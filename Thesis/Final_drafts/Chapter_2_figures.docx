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579D68" w14:textId="77777777" w:rsidR="00B570DF" w:rsidRDefault="00B570DF"/>
    <w:p w14:paraId="543EA56D" w14:textId="77777777" w:rsidR="00B570DF" w:rsidRDefault="00B570DF" w:rsidP="00B570DF">
      <w:pPr>
        <w:spacing w:line="480" w:lineRule="auto"/>
        <w:jc w:val="both"/>
        <w:rPr>
          <w:b/>
        </w:rPr>
      </w:pPr>
      <w:r>
        <w:rPr>
          <w:noProof/>
          <w:lang w:eastAsia="en-US"/>
        </w:rPr>
        <w:drawing>
          <wp:inline distT="0" distB="0" distL="0" distR="0" wp14:anchorId="3DC6329E" wp14:editId="7790AFD0">
            <wp:extent cx="4998720" cy="7109961"/>
            <wp:effectExtent l="25400" t="0" r="5080" b="0"/>
            <wp:docPr id="4" name="Picture 1" descr="::QTrim:BMCBioinformatics 2:FiguresAndTables:Figure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QTrim:BMCBioinformatics 2:FiguresAndTables:Figure1.pd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5483" t="4208" r="1191" b="9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048" cy="7113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D302D" w14:textId="77777777" w:rsidR="00B570DF" w:rsidRDefault="00B570DF" w:rsidP="00B570DF">
      <w:pPr>
        <w:spacing w:line="480" w:lineRule="auto"/>
        <w:jc w:val="both"/>
        <w:rPr>
          <w:b/>
        </w:rPr>
      </w:pPr>
    </w:p>
    <w:p w14:paraId="4C0DDF33" w14:textId="77777777" w:rsidR="00B570DF" w:rsidRDefault="00B570DF" w:rsidP="00B570DF">
      <w:pPr>
        <w:spacing w:line="480" w:lineRule="auto"/>
        <w:jc w:val="both"/>
      </w:pPr>
      <w:r>
        <w:t>Fig 2.1: Systematic work flow of QTrim</w:t>
      </w:r>
    </w:p>
    <w:p w14:paraId="4B3891DA" w14:textId="77777777" w:rsidR="00B570DF" w:rsidRDefault="00B570DF" w:rsidP="00B570DF">
      <w:pPr>
        <w:spacing w:line="480" w:lineRule="auto"/>
        <w:jc w:val="both"/>
      </w:pPr>
      <w:r>
        <w:br w:type="page"/>
      </w:r>
      <w:r>
        <w:rPr>
          <w:noProof/>
          <w:lang w:eastAsia="en-US"/>
        </w:rPr>
        <w:lastRenderedPageBreak/>
        <w:drawing>
          <wp:inline distT="0" distB="0" distL="0" distR="0" wp14:anchorId="04B5A54B" wp14:editId="4792E2EC">
            <wp:extent cx="5269865" cy="4265634"/>
            <wp:effectExtent l="0" t="0" r="0" b="0"/>
            <wp:docPr id="8" name="Picture 12" descr="QTrim_sequential_step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rim_sequential_steps.pdf"/>
                    <pic:cNvPicPr/>
                  </pic:nvPicPr>
                  <pic:blipFill>
                    <a:blip r:embed="rId6"/>
                    <a:srcRect l="19056" t="8416" r="19056" b="572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3F5F" w14:textId="77777777" w:rsidR="00B570DF" w:rsidRDefault="00B570DF" w:rsidP="00B570DF">
      <w:pPr>
        <w:spacing w:line="480" w:lineRule="auto"/>
        <w:jc w:val="both"/>
      </w:pPr>
      <w:commentRangeStart w:id="0"/>
      <w:r>
        <w:t>Fig</w:t>
      </w:r>
      <w:commentRangeEnd w:id="0"/>
      <w:r w:rsidR="000D224B">
        <w:rPr>
          <w:rStyle w:val="CommentReference"/>
        </w:rPr>
        <w:commentReference w:id="0"/>
      </w:r>
      <w:r>
        <w:t xml:space="preserve"> 2.2</w:t>
      </w:r>
      <w:r w:rsidRPr="003041FC">
        <w:t xml:space="preserve">: Sequential steps </w:t>
      </w:r>
      <w:r>
        <w:t>describing the trimming process</w:t>
      </w:r>
      <w:r w:rsidRPr="003041FC">
        <w:t xml:space="preserve"> in QTrim. A) Iterative trimming with mean across sequence</w:t>
      </w:r>
      <w:r>
        <w:t>.</w:t>
      </w:r>
      <w:r w:rsidRPr="003041FC">
        <w:t xml:space="preserve"> B) </w:t>
      </w:r>
      <w:r>
        <w:t>Iterative</w:t>
      </w:r>
      <w:r w:rsidRPr="003041FC">
        <w:t xml:space="preserve"> trimming with mean in window</w:t>
      </w:r>
      <w:r>
        <w:t xml:space="preserve">. </w:t>
      </w:r>
      <w:r w:rsidRPr="003041FC">
        <w:t xml:space="preserve">C) </w:t>
      </w:r>
      <w:r>
        <w:t>I</w:t>
      </w:r>
      <w:r w:rsidRPr="003041FC">
        <w:t xml:space="preserve">terative trimming with mean in last nucleotide. </w:t>
      </w:r>
      <w:r>
        <w:t>At step C, t</w:t>
      </w:r>
      <w:r w:rsidRPr="003041FC">
        <w:t xml:space="preserve">he last nucleotide has </w:t>
      </w:r>
      <w:r>
        <w:t xml:space="preserve">a </w:t>
      </w:r>
      <w:r w:rsidRPr="003041FC">
        <w:t>score</w:t>
      </w:r>
      <w:r>
        <w:t xml:space="preserve"> of</w:t>
      </w:r>
      <w:r w:rsidRPr="003041FC">
        <w:t xml:space="preserve"> 25, which satisfies </w:t>
      </w:r>
      <w:r>
        <w:t xml:space="preserve">the </w:t>
      </w:r>
      <w:r w:rsidRPr="003041FC">
        <w:t>user mean</w:t>
      </w:r>
      <w:r>
        <w:t xml:space="preserve"> and</w:t>
      </w:r>
      <w:r w:rsidRPr="003041FC">
        <w:t xml:space="preserve"> QTrim </w:t>
      </w:r>
      <w:r>
        <w:t xml:space="preserve">therefore </w:t>
      </w:r>
      <w:r w:rsidRPr="003041FC">
        <w:t xml:space="preserve">does no further trimming. The final read length is </w:t>
      </w:r>
      <w:r>
        <w:t xml:space="preserve">also </w:t>
      </w:r>
      <w:r w:rsidRPr="003041FC">
        <w:t xml:space="preserve">greater than </w:t>
      </w:r>
      <w:r>
        <w:t xml:space="preserve">the user-specified </w:t>
      </w:r>
      <w:r w:rsidRPr="003041FC">
        <w:t xml:space="preserve">read length. Therefore, the sequence is </w:t>
      </w:r>
      <w:r>
        <w:t xml:space="preserve">written to an </w:t>
      </w:r>
      <w:r w:rsidRPr="003041FC">
        <w:t>output file.</w:t>
      </w:r>
    </w:p>
    <w:p w14:paraId="3FCBFDEC" w14:textId="77777777" w:rsidR="00B570DF" w:rsidRDefault="00B570DF" w:rsidP="00B570DF">
      <w:pPr>
        <w:spacing w:line="480" w:lineRule="auto"/>
        <w:jc w:val="both"/>
      </w:pPr>
      <w:r>
        <w:br w:type="page"/>
      </w:r>
      <w:r>
        <w:rPr>
          <w:noProof/>
          <w:lang w:eastAsia="en-US"/>
        </w:rPr>
        <w:drawing>
          <wp:inline distT="0" distB="0" distL="0" distR="0" wp14:anchorId="691845CF" wp14:editId="633AFA60">
            <wp:extent cx="5269865" cy="2105495"/>
            <wp:effectExtent l="25400" t="0" r="0" b="0"/>
            <wp:docPr id="10" name="Picture 8" descr="qtrim_mean_quality_score_bef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rim_mean_quality_score_before"/>
                    <pic:cNvPicPr/>
                  </pic:nvPicPr>
                  <pic:blipFill>
                    <a:blip r:embed="rId8"/>
                    <a:srcRect l="6999" r="87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1B7B" w14:textId="77777777" w:rsidR="00B570DF" w:rsidRDefault="00B570DF" w:rsidP="00B570DF">
      <w:pPr>
        <w:spacing w:line="480" w:lineRule="auto"/>
        <w:jc w:val="both"/>
      </w:pPr>
      <w:r>
        <w:t>Fig 2.3: QTrim generated plot showing the distribution of sequence reads by specific mean scores.</w:t>
      </w:r>
    </w:p>
    <w:p w14:paraId="170001DF" w14:textId="77777777" w:rsidR="00B570DF" w:rsidRDefault="00B570DF" w:rsidP="00B570DF">
      <w:pPr>
        <w:spacing w:line="480" w:lineRule="auto"/>
        <w:jc w:val="both"/>
      </w:pPr>
      <w:r>
        <w:rPr>
          <w:noProof/>
          <w:lang w:eastAsia="en-US"/>
        </w:rPr>
        <w:drawing>
          <wp:inline distT="0" distB="0" distL="0" distR="0" wp14:anchorId="68A42F75" wp14:editId="7DBD7BA2">
            <wp:extent cx="5269865" cy="2076391"/>
            <wp:effectExtent l="25400" t="0" r="0" b="0"/>
            <wp:docPr id="11" name="Picture 4" descr="qtrim_readlength_distribution_bef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rim_readlength_distribution_before"/>
                    <pic:cNvPicPr/>
                  </pic:nvPicPr>
                  <pic:blipFill>
                    <a:blip r:embed="rId9"/>
                    <a:srcRect l="6999" r="78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86B9" w14:textId="77777777" w:rsidR="00B570DF" w:rsidRDefault="00B570DF" w:rsidP="00B570DF">
      <w:pPr>
        <w:spacing w:line="480" w:lineRule="auto"/>
        <w:jc w:val="both"/>
      </w:pPr>
      <w:r>
        <w:t>Fig 2.4: QTrim generated plot showing the distribution of sequence reads with read lengths.</w:t>
      </w:r>
    </w:p>
    <w:p w14:paraId="23C168AF" w14:textId="77777777" w:rsidR="00B570DF" w:rsidRDefault="00B570DF" w:rsidP="00B570DF">
      <w:r>
        <w:br w:type="page"/>
      </w:r>
      <w:r w:rsidRPr="0016598E">
        <w:rPr>
          <w:noProof/>
          <w:lang w:eastAsia="en-US"/>
        </w:rPr>
        <w:drawing>
          <wp:inline distT="0" distB="0" distL="0" distR="0" wp14:anchorId="693CF7C6" wp14:editId="62FA65EE">
            <wp:extent cx="6814198" cy="2514600"/>
            <wp:effectExtent l="25400" t="0" r="0" b="0"/>
            <wp:docPr id="13" name="Picture 1" descr="qtrim_quality_score_trend_bef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rim_quality_score_trend_before"/>
                    <pic:cNvPicPr/>
                  </pic:nvPicPr>
                  <pic:blipFill>
                    <a:blip r:embed="rId10"/>
                    <a:srcRect l="7874" t="2625" r="3500"/>
                    <a:stretch>
                      <a:fillRect/>
                    </a:stretch>
                  </pic:blipFill>
                  <pic:spPr>
                    <a:xfrm>
                      <a:off x="0" y="0"/>
                      <a:ext cx="6839922" cy="252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D69E" w14:textId="77777777" w:rsidR="00B570DF" w:rsidRDefault="00B570DF" w:rsidP="00B570DF"/>
    <w:p w14:paraId="390B4B75" w14:textId="77777777" w:rsidR="00B570DF" w:rsidRDefault="00B570DF" w:rsidP="00B570DF"/>
    <w:p w14:paraId="015A9C1A" w14:textId="77777777" w:rsidR="00B570DF" w:rsidRDefault="00B570DF" w:rsidP="00B570DF">
      <w:pPr>
        <w:spacing w:line="480" w:lineRule="auto"/>
        <w:jc w:val="both"/>
      </w:pPr>
      <w:r>
        <w:t>Fig 2.5: QTrim generated box plot showing the average quality score across the sequence reads and the number of sequences contributing to the calculation of the average quality score at every 10</w:t>
      </w:r>
      <w:r w:rsidRPr="00143407">
        <w:rPr>
          <w:vertAlign w:val="superscript"/>
        </w:rPr>
        <w:t>th</w:t>
      </w:r>
      <w:r>
        <w:t xml:space="preserve"> base (Bin size: 10). The green line represents the total number of sequences (represented at the secondary Y axis at the right side) for evaluating the average quality score.</w:t>
      </w:r>
    </w:p>
    <w:p w14:paraId="0C2347B2" w14:textId="77777777" w:rsidR="00B570DF" w:rsidRDefault="00B570DF" w:rsidP="00B570DF">
      <w:r>
        <w:br w:type="page"/>
      </w:r>
    </w:p>
    <w:p w14:paraId="40823E9F" w14:textId="77777777" w:rsidR="00B570DF" w:rsidRDefault="00B570DF" w:rsidP="00B570DF">
      <w:pPr>
        <w:pStyle w:val="ListParagraph"/>
        <w:spacing w:line="480" w:lineRule="auto"/>
        <w:jc w:val="both"/>
        <w:rPr>
          <w:ins w:id="2" w:author="Ram Shrestha" w:date="2013-10-16T22:09:00Z"/>
        </w:rPr>
      </w:pPr>
      <w:ins w:id="3" w:author="Ram Shrestha" w:date="2013-10-16T22:59:00Z">
        <w:r>
          <w:rPr>
            <w:noProof/>
            <w:lang w:eastAsia="en-US"/>
          </w:rPr>
          <w:drawing>
            <wp:inline distT="0" distB="0" distL="0" distR="0" wp14:anchorId="3B255718" wp14:editId="228B0252">
              <wp:extent cx="6141720" cy="2570480"/>
              <wp:effectExtent l="0" t="0" r="5080" b="0"/>
              <wp:docPr id="9" name="Picture 8" descr="readmean_good_poor_data.pd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eadmean_good_poor_data.pdf"/>
                      <pic:cNvPicPr/>
                    </pic:nvPicPr>
                    <pic:blipFill>
                      <a:blip r:embed="rId11"/>
                      <a:srcRect l="5955" t="4208" r="4764" b="7490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39320" cy="25694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A93FA0" w14:textId="77777777" w:rsidR="00B570DF" w:rsidRDefault="00B570DF" w:rsidP="00B570DF">
      <w:pPr>
        <w:pStyle w:val="ListParagraph"/>
        <w:numPr>
          <w:ins w:id="4" w:author="Ram Shrestha" w:date="2013-10-16T22:09:00Z"/>
        </w:numPr>
        <w:spacing w:line="480" w:lineRule="auto"/>
        <w:jc w:val="both"/>
        <w:rPr>
          <w:ins w:id="5" w:author="Ram Shrestha" w:date="2013-10-16T23:10:00Z"/>
        </w:rPr>
      </w:pPr>
      <w:ins w:id="6" w:author="Ram Shrestha" w:date="2013-10-16T22:09:00Z">
        <w:r>
          <w:t xml:space="preserve">Figure </w:t>
        </w:r>
      </w:ins>
      <w:ins w:id="7" w:author="Ram Shrestha" w:date="2013-10-18T10:48:00Z">
        <w:r>
          <w:t>2.6</w:t>
        </w:r>
      </w:ins>
      <w:ins w:id="8" w:author="Ram Shrestha" w:date="2013-10-16T22:09:00Z">
        <w:r>
          <w:t>:</w:t>
        </w:r>
      </w:ins>
      <w:ins w:id="9" w:author="Ram Shrestha" w:date="2013-10-16T22:55:00Z">
        <w:r>
          <w:t xml:space="preserve"> </w:t>
        </w:r>
      </w:ins>
      <w:ins w:id="10" w:author="Ram Shrestha" w:date="2013-10-16T23:14:00Z">
        <w:r>
          <w:t>Distribution of</w:t>
        </w:r>
      </w:ins>
      <w:ins w:id="11" w:author="Ram Shrestha" w:date="2013-10-16T22:56:00Z">
        <w:r>
          <w:t xml:space="preserve"> </w:t>
        </w:r>
      </w:ins>
      <w:ins w:id="12" w:author="Ram Shrestha" w:date="2013-10-16T23:15:00Z">
        <w:r>
          <w:t>test data</w:t>
        </w:r>
      </w:ins>
      <w:ins w:id="13" w:author="Ram Shrestha" w:date="2013-10-16T22:56:00Z">
        <w:r>
          <w:t xml:space="preserve"> sequence reads by mean quality </w:t>
        </w:r>
      </w:ins>
      <w:ins w:id="14" w:author="Ram Shrestha" w:date="2013-10-16T22:16:00Z">
        <w:r>
          <w:t xml:space="preserve"> A)</w:t>
        </w:r>
      </w:ins>
      <w:ins w:id="15" w:author="Ram Shrestha" w:date="2013-10-16T23:01:00Z">
        <w:r>
          <w:t xml:space="preserve"> Large number of sequences </w:t>
        </w:r>
      </w:ins>
      <w:ins w:id="16" w:author="Ram Shrestha" w:date="2013-10-16T23:17:00Z">
        <w:r>
          <w:t xml:space="preserve">in test data A </w:t>
        </w:r>
      </w:ins>
      <w:ins w:id="17" w:author="Ram Shrestha" w:date="2013-10-16T23:01:00Z">
        <w:r>
          <w:t>have higher mean quality score</w:t>
        </w:r>
      </w:ins>
      <w:ins w:id="18" w:author="Ram Shrestha" w:date="2013-10-16T22:18:00Z">
        <w:r>
          <w:t xml:space="preserve"> B) </w:t>
        </w:r>
      </w:ins>
      <w:ins w:id="19" w:author="Ram Shrestha" w:date="2013-10-16T23:02:00Z">
        <w:r>
          <w:t xml:space="preserve">Large number of sequences </w:t>
        </w:r>
      </w:ins>
      <w:ins w:id="20" w:author="Ram Shrestha" w:date="2013-10-16T23:17:00Z">
        <w:r>
          <w:t xml:space="preserve">in test data B </w:t>
        </w:r>
      </w:ins>
      <w:ins w:id="21" w:author="Ram Shrestha" w:date="2013-10-16T23:02:00Z">
        <w:r>
          <w:t>have lower mean quality score</w:t>
        </w:r>
      </w:ins>
    </w:p>
    <w:p w14:paraId="7AFAC7D2" w14:textId="77777777" w:rsidR="00B570DF" w:rsidRDefault="00B570DF" w:rsidP="00B570DF">
      <w:pPr>
        <w:pStyle w:val="ListParagraph"/>
        <w:numPr>
          <w:ins w:id="22" w:author="Ram Shrestha" w:date="2013-10-16T23:10:00Z"/>
        </w:numPr>
        <w:spacing w:line="480" w:lineRule="auto"/>
        <w:jc w:val="both"/>
        <w:rPr>
          <w:ins w:id="23" w:author="Ram Shrestha" w:date="2013-10-16T23:11:00Z"/>
        </w:rPr>
      </w:pPr>
      <w:ins w:id="24" w:author="Ram Shrestha" w:date="2013-10-16T23:10:00Z">
        <w:r>
          <w:rPr>
            <w:noProof/>
            <w:lang w:eastAsia="en-US"/>
          </w:rPr>
          <w:drawing>
            <wp:inline distT="0" distB="0" distL="0" distR="0" wp14:anchorId="49E4CC05" wp14:editId="6973B98D">
              <wp:extent cx="6167120" cy="2271265"/>
              <wp:effectExtent l="0" t="0" r="5080" b="0"/>
              <wp:docPr id="12" name="Picture 11" descr="readlength_good_poor.pd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eadlength_good_poor.pdf"/>
                      <pic:cNvPicPr/>
                    </pic:nvPicPr>
                    <pic:blipFill>
                      <a:blip r:embed="rId12"/>
                      <a:srcRect t="4208" r="1191" b="774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61690" cy="22692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1D0B64F" w14:textId="77777777" w:rsidR="00B570DF" w:rsidRDefault="00B570DF" w:rsidP="00B570DF">
      <w:pPr>
        <w:pStyle w:val="ListParagraph"/>
        <w:numPr>
          <w:ins w:id="25" w:author="Ram Shrestha" w:date="2013-10-16T23:11:00Z"/>
        </w:numPr>
        <w:spacing w:line="480" w:lineRule="auto"/>
        <w:jc w:val="both"/>
      </w:pPr>
      <w:ins w:id="26" w:author="Ram Shrestha" w:date="2013-10-16T23:12:00Z">
        <w:r>
          <w:t xml:space="preserve">Figure </w:t>
        </w:r>
      </w:ins>
      <w:ins w:id="27" w:author="Ram Shrestha" w:date="2013-10-18T10:48:00Z">
        <w:r>
          <w:t>2.7</w:t>
        </w:r>
      </w:ins>
      <w:ins w:id="28" w:author="Ram Shrestha" w:date="2013-10-16T23:12:00Z">
        <w:r>
          <w:t xml:space="preserve">: </w:t>
        </w:r>
      </w:ins>
      <w:ins w:id="29" w:author="Ram Shrestha" w:date="2013-10-16T23:14:00Z">
        <w:r>
          <w:t>Distribution of</w:t>
        </w:r>
      </w:ins>
      <w:ins w:id="30" w:author="Ram Shrestha" w:date="2013-10-16T23:13:00Z">
        <w:r>
          <w:t xml:space="preserve"> </w:t>
        </w:r>
      </w:ins>
      <w:ins w:id="31" w:author="Ram Shrestha" w:date="2013-10-16T23:15:00Z">
        <w:r>
          <w:t>test data</w:t>
        </w:r>
      </w:ins>
      <w:ins w:id="32" w:author="Ram Shrestha" w:date="2013-10-16T23:13:00Z">
        <w:r>
          <w:t xml:space="preserve"> sequence reads by read length. A) </w:t>
        </w:r>
      </w:ins>
      <w:ins w:id="33" w:author="Ram Shrestha" w:date="2013-10-16T23:20:00Z">
        <w:r>
          <w:t xml:space="preserve">Large number of sequences in test data A have close range </w:t>
        </w:r>
      </w:ins>
      <w:ins w:id="34" w:author="Ram Shrestha" w:date="2013-10-16T23:22:00Z">
        <w:r>
          <w:t xml:space="preserve">of read length </w:t>
        </w:r>
      </w:ins>
      <w:ins w:id="35" w:author="Ram Shrestha" w:date="2013-10-16T23:20:00Z">
        <w:r>
          <w:t>from 450 to 550</w:t>
        </w:r>
      </w:ins>
      <w:ins w:id="36" w:author="Ram Shrestha" w:date="2013-10-16T23:23:00Z">
        <w:r>
          <w:t xml:space="preserve"> and the plot very close distribution of sequences by read length</w:t>
        </w:r>
      </w:ins>
      <w:ins w:id="37" w:author="Ram Shrestha" w:date="2013-10-16T23:20:00Z">
        <w:r>
          <w:t xml:space="preserve">. B) Sequence reads in test data B </w:t>
        </w:r>
      </w:ins>
      <w:ins w:id="38" w:author="Ram Shrestha" w:date="2013-10-16T23:22:00Z">
        <w:r>
          <w:t>have wide range of read length and the plot shows wide distribution of sequences by read length</w:t>
        </w:r>
      </w:ins>
    </w:p>
    <w:p w14:paraId="3EEEA148" w14:textId="77777777" w:rsidR="00B570DF" w:rsidRDefault="00B570DF" w:rsidP="00B570DF">
      <w:pPr>
        <w:autoSpaceDE w:val="0"/>
        <w:autoSpaceDN w:val="0"/>
        <w:adjustRightInd w:val="0"/>
        <w:spacing w:line="480" w:lineRule="auto"/>
        <w:jc w:val="both"/>
      </w:pPr>
      <w:r>
        <w:br w:type="page"/>
      </w:r>
      <w:r>
        <w:rPr>
          <w:noProof/>
          <w:lang w:eastAsia="en-US"/>
        </w:rPr>
        <w:drawing>
          <wp:inline distT="0" distB="0" distL="0" distR="0" wp14:anchorId="17A238FB" wp14:editId="4570B818">
            <wp:extent cx="5269865" cy="4847182"/>
            <wp:effectExtent l="25400" t="0" r="0" b="0"/>
            <wp:docPr id="2" name="Picture 10" descr=":Figures_for_thesis:qtrim_result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:Figures_for_thesis:qtrim_results.pd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9528" t="3367" r="14292" b="42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84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AE23EB" w14:textId="77777777" w:rsidR="00B570DF" w:rsidRDefault="00B570DF" w:rsidP="00B570DF">
      <w:pPr>
        <w:autoSpaceDE w:val="0"/>
        <w:autoSpaceDN w:val="0"/>
        <w:adjustRightInd w:val="0"/>
        <w:spacing w:line="480" w:lineRule="auto"/>
        <w:jc w:val="both"/>
      </w:pPr>
      <w:r>
        <w:t>Fig 2.</w:t>
      </w:r>
      <w:ins w:id="39" w:author="Ram Shrestha" w:date="2013-10-18T10:48:00Z">
        <w:r>
          <w:t>8</w:t>
        </w:r>
      </w:ins>
      <w:del w:id="40" w:author="Ram Shrestha" w:date="2013-10-18T10:48:00Z">
        <w:r w:rsidDel="004F0B38">
          <w:delText>7</w:delText>
        </w:r>
      </w:del>
      <w:r>
        <w:t xml:space="preserve">: Comparison of QTrim with other </w:t>
      </w:r>
      <w:del w:id="41" w:author="Ram Shrestha" w:date="2013-10-17T17:34:00Z">
        <w:r w:rsidDel="00AB79A3">
          <w:delText xml:space="preserve">tools </w:delText>
        </w:r>
      </w:del>
      <w:ins w:id="42" w:author="Ram Shrestha" w:date="2013-10-17T17:34:00Z">
        <w:r>
          <w:t xml:space="preserve">methods </w:t>
        </w:r>
      </w:ins>
      <w:r>
        <w:t>taking into account the total number of produced reads and mean read length of produced reads using two datasets.  The good quality data is presented in A and C, and the poor quality data in B and D.  The top panel (A and B) display the results at a mean threshold quality score of 20, whereas the bottom panel shows the results at a mean threshold of 30.</w:t>
      </w:r>
    </w:p>
    <w:p w14:paraId="2AA4DA45" w14:textId="77777777" w:rsidR="00B570DF" w:rsidRDefault="00B570DF" w:rsidP="00B570DF">
      <w:pPr>
        <w:spacing w:line="480" w:lineRule="auto"/>
        <w:jc w:val="both"/>
      </w:pPr>
      <w:r>
        <w:br w:type="page"/>
      </w:r>
      <w:ins w:id="43" w:author="Ram Shrestha" w:date="2013-10-18T10:41:00Z">
        <w:r>
          <w:rPr>
            <w:noProof/>
            <w:lang w:eastAsia="en-US"/>
          </w:rPr>
          <w:drawing>
            <wp:inline distT="0" distB="0" distL="0" distR="0" wp14:anchorId="1053526E" wp14:editId="678DF40A">
              <wp:extent cx="5344838" cy="2971800"/>
              <wp:effectExtent l="0" t="0" r="0" b="0"/>
              <wp:docPr id="1" name="Picture 0" descr="QTrim_paper_fig_tools_speed_compare.pd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QTrim_paper_fig_tools_speed_compare.pdf"/>
                      <pic:cNvPicPr/>
                    </pic:nvPicPr>
                    <pic:blipFill>
                      <a:blip r:embed="rId14"/>
                      <a:srcRect l="9528" t="10100" r="14292" b="656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47330" cy="297318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t xml:space="preserve"> </w:t>
        </w:r>
      </w:ins>
      <w:ins w:id="44" w:author="Ram Shrestha" w:date="2013-10-18T10:43:00Z">
        <w:r>
          <w:t xml:space="preserve">Figure </w:t>
        </w:r>
      </w:ins>
      <w:r>
        <w:t>2.9</w:t>
      </w:r>
      <w:ins w:id="45" w:author="Ram Shrestha" w:date="2013-10-18T10:43:00Z">
        <w:r>
          <w:t xml:space="preserve">: </w:t>
        </w:r>
      </w:ins>
      <w:ins w:id="46" w:author="Ram Shrestha" w:date="2013-10-18T10:47:00Z">
        <w:r>
          <w:t>Speed c</w:t>
        </w:r>
      </w:ins>
      <w:ins w:id="47" w:author="Ram Shrestha" w:date="2013-10-18T10:43:00Z">
        <w:r>
          <w:t xml:space="preserve">omparison of </w:t>
        </w:r>
      </w:ins>
      <w:ins w:id="48" w:author="Ram Shrestha" w:date="2013-10-18T10:44:00Z">
        <w:r>
          <w:t xml:space="preserve">all the tools with </w:t>
        </w:r>
      </w:ins>
      <w:ins w:id="49" w:author="Ram Shrestha" w:date="2013-10-18T10:43:00Z">
        <w:r>
          <w:t>the number of bases trimmed per second</w:t>
        </w:r>
      </w:ins>
      <w:ins w:id="50" w:author="Ram Shrestha" w:date="2013-10-18T10:44:00Z">
        <w:r>
          <w:t>. Geneious and Newbler</w:t>
        </w:r>
      </w:ins>
      <w:ins w:id="51" w:author="Ram Shrestha" w:date="2013-10-18T15:04:00Z">
        <w:r>
          <w:t xml:space="preserve"> v2.6</w:t>
        </w:r>
      </w:ins>
      <w:ins w:id="52" w:author="Ram Shrestha" w:date="2013-10-18T10:44:00Z">
        <w:r>
          <w:t xml:space="preserve"> are </w:t>
        </w:r>
      </w:ins>
      <w:ins w:id="53" w:author="Ram Shrestha" w:date="2013-10-18T10:45:00Z">
        <w:r>
          <w:t xml:space="preserve">graphical tools and their time of execution is done manually with </w:t>
        </w:r>
      </w:ins>
      <w:ins w:id="54" w:author="Ram Shrestha" w:date="2013-10-18T10:46:00Z">
        <w:r>
          <w:t>stopwatch. Other tools are command line and the time is obtained using command line “time” function.</w:t>
        </w:r>
      </w:ins>
    </w:p>
    <w:p w14:paraId="11565220" w14:textId="77777777" w:rsidR="00B570DF" w:rsidRDefault="00B570DF" w:rsidP="00B570DF">
      <w:r>
        <w:br w:type="page"/>
      </w:r>
    </w:p>
    <w:p w14:paraId="37994CEC" w14:textId="77777777" w:rsidR="00B570DF" w:rsidRDefault="00B570DF" w:rsidP="00B570DF">
      <w:pPr>
        <w:spacing w:line="480" w:lineRule="auto"/>
        <w:jc w:val="both"/>
      </w:pPr>
    </w:p>
    <w:p w14:paraId="0F28D586" w14:textId="77777777" w:rsidR="00B570DF" w:rsidRDefault="00B570DF" w:rsidP="00B570DF">
      <w:pPr>
        <w:spacing w:line="480" w:lineRule="auto"/>
        <w:rPr>
          <w:ins w:id="55" w:author="Ram Shrestha" w:date="2013-10-18T11:06:00Z"/>
        </w:rPr>
      </w:pPr>
    </w:p>
    <w:p w14:paraId="2C943CB7" w14:textId="77777777" w:rsidR="00B570DF" w:rsidRDefault="00B570DF" w:rsidP="00B570DF">
      <w:pPr>
        <w:numPr>
          <w:ins w:id="56" w:author="Ram Shrestha" w:date="2013-10-18T11:06:00Z"/>
        </w:numPr>
        <w:spacing w:line="480" w:lineRule="auto"/>
        <w:rPr>
          <w:ins w:id="57" w:author="Ram Shrestha" w:date="2013-10-18T11:06:00Z"/>
        </w:rPr>
      </w:pPr>
      <w:ins w:id="58" w:author="Ram Shrestha" w:date="2013-10-18T11:06:00Z">
        <w:r>
          <w:rPr>
            <w:noProof/>
            <w:lang w:eastAsia="en-US"/>
          </w:rPr>
          <w:drawing>
            <wp:inline distT="0" distB="0" distL="0" distR="0" wp14:anchorId="4BD818AC" wp14:editId="3C374DAF">
              <wp:extent cx="5913120" cy="2214880"/>
              <wp:effectExtent l="25400" t="0" r="5080" b="0"/>
              <wp:docPr id="3" name="Picture 5" descr="QTrim_homepag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QTrim_homepage.png"/>
                      <pic:cNvPicPr/>
                    </pic:nvPicPr>
                    <pic:blipFill>
                      <a:blip r:embed="rId15"/>
                      <a:srcRect t="763" b="2669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03450" cy="22112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DE9F373" w14:textId="77777777" w:rsidR="00B570DF" w:rsidRDefault="00B570DF" w:rsidP="00B570DF">
      <w:pPr>
        <w:spacing w:line="480" w:lineRule="auto"/>
      </w:pPr>
      <w:r>
        <w:t xml:space="preserve">Fig 2.10: Online QTrim home page. Users </w:t>
      </w:r>
      <w:del w:id="59" w:author="Ram Shrestha" w:date="2013-10-16T11:08:00Z">
        <w:r w:rsidDel="0051587C">
          <w:delText xml:space="preserve">might </w:delText>
        </w:r>
      </w:del>
      <w:r>
        <w:t>need to be registered to access and submit sequence file for quality trimming with QTrim.</w:t>
      </w:r>
    </w:p>
    <w:p w14:paraId="232D5ABF" w14:textId="77777777" w:rsidR="00B570DF" w:rsidRDefault="00B570DF" w:rsidP="00B570DF">
      <w:pPr>
        <w:spacing w:line="480" w:lineRule="auto"/>
      </w:pPr>
    </w:p>
    <w:p w14:paraId="1DFF0E4E" w14:textId="77777777" w:rsidR="00B570DF" w:rsidRDefault="00B570DF" w:rsidP="00B570DF">
      <w:pPr>
        <w:numPr>
          <w:ins w:id="60" w:author="Ram Shrestha" w:date="2013-10-18T11:06:00Z"/>
        </w:numPr>
        <w:spacing w:line="480" w:lineRule="auto"/>
      </w:pPr>
      <w:r w:rsidRPr="00EE1D48">
        <w:rPr>
          <w:noProof/>
          <w:lang w:eastAsia="en-US"/>
        </w:rPr>
        <w:drawing>
          <wp:inline distT="0" distB="0" distL="0" distR="0" wp14:anchorId="30AC0C31" wp14:editId="535C7091">
            <wp:extent cx="5913120" cy="2181549"/>
            <wp:effectExtent l="25400" t="0" r="5080" b="0"/>
            <wp:docPr id="5" name="Picture 6" descr="QTrum_job_submmisio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rum_job_submmision_page.png"/>
                    <pic:cNvPicPr/>
                  </pic:nvPicPr>
                  <pic:blipFill>
                    <a:blip r:embed="rId16"/>
                    <a:srcRect l="370" r="739" b="23698"/>
                    <a:stretch>
                      <a:fillRect/>
                    </a:stretch>
                  </pic:blipFill>
                  <pic:spPr>
                    <a:xfrm>
                      <a:off x="0" y="0"/>
                      <a:ext cx="5939030" cy="219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93A9" w14:textId="77777777" w:rsidR="00B570DF" w:rsidRDefault="00B570DF" w:rsidP="00B570DF">
      <w:pPr>
        <w:spacing w:line="480" w:lineRule="auto"/>
        <w:rPr>
          <w:ins w:id="61" w:author="Ram Shrestha" w:date="2013-10-17T18:42:00Z"/>
        </w:rPr>
      </w:pPr>
      <w:r>
        <w:t>Fig 2.11: Online QTrim job submission page. Sequence file can be uploaded and required parameters can be set before running QTrim online.</w:t>
      </w:r>
    </w:p>
    <w:p w14:paraId="6231A59D" w14:textId="77777777" w:rsidR="00B570DF" w:rsidRDefault="00B570DF" w:rsidP="00B570DF">
      <w:pPr>
        <w:spacing w:line="480" w:lineRule="auto"/>
        <w:jc w:val="both"/>
      </w:pPr>
    </w:p>
    <w:p w14:paraId="25AB7578" w14:textId="77777777" w:rsidR="0094387D" w:rsidRDefault="000D224B"/>
    <w:sectPr w:rsidR="0094387D" w:rsidSect="0094387D">
      <w:pgSz w:w="11900" w:h="16840"/>
      <w:pgMar w:top="1440" w:right="1800" w:bottom="1440" w:left="1800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Simon Travers" w:date="2013-11-06T11:24:00Z" w:initials="OU">
    <w:p w14:paraId="1C57506E" w14:textId="77777777" w:rsidR="000D224B" w:rsidRDefault="000D224B">
      <w:pPr>
        <w:pStyle w:val="CommentText"/>
      </w:pPr>
      <w:r>
        <w:rPr>
          <w:rStyle w:val="CommentReference"/>
        </w:rPr>
        <w:annotationRef/>
      </w:r>
      <w:r>
        <w:t>I assume users mean etc are the parameters set by the user?  You need to specify this</w:t>
      </w:r>
      <w:bookmarkStart w:id="1" w:name="_GoBack"/>
      <w:bookmarkEnd w:id="1"/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B570DF"/>
    <w:rsid w:val="000D224B"/>
    <w:rsid w:val="00B570D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69A82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0DF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0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70D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0DF"/>
    <w:rPr>
      <w:rFonts w:ascii="Lucida Grande" w:eastAsiaTheme="minorEastAsia" w:hAnsi="Lucida Grande"/>
      <w:sz w:val="18"/>
      <w:szCs w:val="18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0D224B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224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224B"/>
    <w:rPr>
      <w:rFonts w:eastAsiaTheme="minorEastAsia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224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224B"/>
    <w:rPr>
      <w:rFonts w:eastAsiaTheme="minorEastAsia"/>
      <w:b/>
      <w:bCs/>
      <w:sz w:val="20"/>
      <w:szCs w:val="20"/>
      <w:lang w:eastAsia="ja-JP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emf"/><Relationship Id="rId12" Type="http://schemas.openxmlformats.org/officeDocument/2006/relationships/image" Target="media/image7.emf"/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comments" Target="comments.xm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396</Words>
  <Characters>2261</Characters>
  <Application>Microsoft Macintosh Word</Application>
  <DocSecurity>0</DocSecurity>
  <Lines>18</Lines>
  <Paragraphs>5</Paragraphs>
  <ScaleCrop>false</ScaleCrop>
  <Company>SANBI</Company>
  <LinksUpToDate>false</LinksUpToDate>
  <CharactersWithSpaces>2652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Shrestha</dc:creator>
  <cp:keywords/>
  <cp:lastModifiedBy>Simon Travers</cp:lastModifiedBy>
  <cp:revision>2</cp:revision>
  <dcterms:created xsi:type="dcterms:W3CDTF">2013-11-06T04:57:00Z</dcterms:created>
  <dcterms:modified xsi:type="dcterms:W3CDTF">2013-11-06T09:24:00Z</dcterms:modified>
</cp:coreProperties>
</file>