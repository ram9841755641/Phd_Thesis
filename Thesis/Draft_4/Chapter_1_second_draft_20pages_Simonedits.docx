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DF301" w14:textId="77777777" w:rsidR="00870A43" w:rsidRDefault="00870A43" w:rsidP="00870A43">
      <w:pPr>
        <w:pStyle w:val="Heading1"/>
        <w:spacing w:line="480" w:lineRule="auto"/>
        <w:jc w:val="both"/>
      </w:pPr>
      <w:r>
        <w:t>Literature Review</w:t>
      </w:r>
    </w:p>
    <w:p w14:paraId="0C9042B6" w14:textId="77777777" w:rsidR="00870A43" w:rsidRPr="00394854" w:rsidRDefault="00870A43" w:rsidP="00870A43">
      <w:pPr>
        <w:pStyle w:val="Heading2"/>
        <w:spacing w:line="480" w:lineRule="auto"/>
        <w:jc w:val="both"/>
      </w:pPr>
      <w:r>
        <w:t>CHAPTER 1</w:t>
      </w:r>
    </w:p>
    <w:p w14:paraId="155BEF53" w14:textId="77777777" w:rsidR="00870A43" w:rsidRDefault="00FC09AB" w:rsidP="00870A43">
      <w:pPr>
        <w:pStyle w:val="Heading3"/>
        <w:spacing w:line="480" w:lineRule="auto"/>
        <w:jc w:val="both"/>
      </w:pPr>
      <w:r>
        <w:t xml:space="preserve">1. 1 </w:t>
      </w:r>
      <w:r w:rsidR="00B21026">
        <w:t>Overview of HIV/AIDS</w:t>
      </w:r>
    </w:p>
    <w:p w14:paraId="02F90744" w14:textId="77777777" w:rsidR="00870A43" w:rsidRDefault="00870A43" w:rsidP="00870A43">
      <w:pPr>
        <w:spacing w:line="480" w:lineRule="auto"/>
        <w:jc w:val="both"/>
      </w:pPr>
    </w:p>
    <w:p w14:paraId="26987374" w14:textId="77777777"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275531">
        <w:fldChar w:fldCharType="begin"/>
      </w:r>
      <w:r w:rsidR="00471A00">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275531">
        <w:fldChar w:fldCharType="separate"/>
      </w:r>
      <w:r w:rsidR="002B7491">
        <w:rPr>
          <w:noProof/>
        </w:rPr>
        <w:t>(Quinn, 1996)</w:t>
      </w:r>
      <w:r w:rsidR="00275531">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4E563E">
        <w:t>were</w:t>
      </w:r>
      <w:r w:rsidR="009E23C0">
        <w:t xml:space="preserve"> living with</w:t>
      </w:r>
      <w:r w:rsidR="00870A43">
        <w:t xml:space="preserve"> </w:t>
      </w:r>
      <w:r>
        <w:t>HIV</w:t>
      </w:r>
      <w:r w:rsidR="00870A43">
        <w:t xml:space="preserve"> by the end of 2011</w:t>
      </w:r>
      <w:r w:rsidR="00E93859">
        <w:t xml:space="preserve"> (WHO factsheet Number 360 (</w:t>
      </w:r>
      <w:hyperlink r:id="rId8" w:history="1">
        <w:r w:rsidR="00E93859" w:rsidRPr="006B532F">
          <w:rPr>
            <w:rStyle w:val="Hyperlink"/>
          </w:rPr>
          <w:t>http://www.who.int/mediacentre/factsheets/fs360/en/</w:t>
        </w:r>
      </w:hyperlink>
      <w:r w:rsidR="00E93859">
        <w:t>))</w:t>
      </w:r>
      <w:r w:rsidR="004E563E">
        <w:t xml:space="preserve"> and that</w:t>
      </w:r>
      <w:r w:rsidR="005F7FC6">
        <w:t xml:space="preserve"> over 95% of them are living in </w:t>
      </w:r>
      <w:r w:rsidR="004A04DD">
        <w:t>low and middle in come countries</w:t>
      </w:r>
      <w:r w:rsidR="00E93859">
        <w:t xml:space="preserve"> </w:t>
      </w:r>
      <w:r w:rsidR="00275531">
        <w:fldChar w:fldCharType="begin"/>
      </w:r>
      <w:r w:rsidR="00471A00">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75531">
        <w:fldChar w:fldCharType="separate"/>
      </w:r>
      <w:r w:rsidR="002B7491">
        <w:rPr>
          <w:noProof/>
        </w:rPr>
        <w:t>(Esparza and Bhamarapravati, 2000)</w:t>
      </w:r>
      <w:r w:rsidR="00275531">
        <w:fldChar w:fldCharType="end"/>
      </w:r>
      <w:r w:rsidR="004A04DD">
        <w:t>.</w:t>
      </w:r>
      <w:r w:rsidR="00870A43">
        <w:t xml:space="preserve"> </w:t>
      </w:r>
      <w:r w:rsidR="00642DDC">
        <w:t>There is a significant variation in HIV prevalence among the coun</w:t>
      </w:r>
      <w:r w:rsidR="00301416">
        <w:t>tries around the globe (Figure 1.1</w:t>
      </w:r>
      <w:r w:rsidR="00642DDC">
        <w:t xml:space="preserve">). </w:t>
      </w:r>
      <w:r w:rsidR="004E563E">
        <w:t xml:space="preserve">The </w:t>
      </w:r>
      <w:r w:rsidR="00642DDC">
        <w:t>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275531">
        <w:fldChar w:fldCharType="begin"/>
      </w:r>
      <w:r w:rsidR="00471A00">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275531">
        <w:fldChar w:fldCharType="separate"/>
      </w:r>
      <w:r w:rsidR="002B7491">
        <w:rPr>
          <w:noProof/>
        </w:rPr>
        <w:t>(UNAIDS)</w:t>
      </w:r>
      <w:r w:rsidR="00275531">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275531">
        <w:fldChar w:fldCharType="begin"/>
      </w:r>
      <w:r w:rsidR="00471A00">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275531">
        <w:fldChar w:fldCharType="separate"/>
      </w:r>
      <w:r w:rsidR="002B7491">
        <w:rPr>
          <w:noProof/>
        </w:rPr>
        <w:t>(UNAIDS)</w:t>
      </w:r>
      <w:r w:rsidR="00275531">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275531">
        <w:fldChar w:fldCharType="begin"/>
      </w:r>
      <w:r w:rsidR="00471A00">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75531">
        <w:fldChar w:fldCharType="separate"/>
      </w:r>
      <w:r w:rsidR="002B7491">
        <w:rPr>
          <w:noProof/>
        </w:rPr>
        <w:t>(Esparza and Bhamarapravati)</w:t>
      </w:r>
      <w:r w:rsidR="00275531">
        <w:fldChar w:fldCharType="end"/>
      </w:r>
      <w:r w:rsidR="00870A43">
        <w:t xml:space="preserve">. The next </w:t>
      </w:r>
      <w:r w:rsidR="00870A43">
        <w:lastRenderedPageBreak/>
        <w:t xml:space="preserve">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275531">
        <w:fldChar w:fldCharType="begin"/>
      </w:r>
      <w:r w:rsidR="00471A00">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75531">
        <w:fldChar w:fldCharType="separate"/>
      </w:r>
      <w:r w:rsidR="002B7491">
        <w:rPr>
          <w:noProof/>
        </w:rPr>
        <w:t>(Esparza and Bhamarapravati)</w:t>
      </w:r>
      <w:r w:rsidR="00275531">
        <w:fldChar w:fldCharType="end"/>
      </w:r>
      <w:r w:rsidR="0088680E">
        <w:t>.</w:t>
      </w:r>
    </w:p>
    <w:p w14:paraId="4191E204" w14:textId="77777777" w:rsidR="00870A43" w:rsidRDefault="00076491" w:rsidP="00870A43">
      <w:pPr>
        <w:keepNext/>
        <w:spacing w:line="480" w:lineRule="auto"/>
        <w:ind w:left="-1418"/>
        <w:jc w:val="center"/>
      </w:pPr>
      <w:r>
        <w:rPr>
          <w:noProof/>
          <w:lang w:eastAsia="en-US"/>
        </w:rPr>
        <mc:AlternateContent>
          <mc:Choice Requires="wps">
            <w:drawing>
              <wp:anchor distT="0" distB="0" distL="114300" distR="114300" simplePos="0" relativeHeight="251660288" behindDoc="0" locked="0" layoutInCell="1" allowOverlap="1" wp14:anchorId="7C4F1829" wp14:editId="015EEAAA">
                <wp:simplePos x="0" y="0"/>
                <wp:positionH relativeFrom="column">
                  <wp:posOffset>5029200</wp:posOffset>
                </wp:positionH>
                <wp:positionV relativeFrom="paragraph">
                  <wp:posOffset>457200</wp:posOffset>
                </wp:positionV>
                <wp:extent cx="685800" cy="7015480"/>
                <wp:effectExtent l="0" t="0" r="0" b="0"/>
                <wp:wrapTight wrapText="bothSides">
                  <wp:wrapPolygon edited="0">
                    <wp:start x="0" y="0"/>
                    <wp:lineTo x="21600" y="0"/>
                    <wp:lineTo x="21600" y="21600"/>
                    <wp:lineTo x="0" y="2160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701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0E2C2" w14:textId="77777777" w:rsidR="00071440" w:rsidRDefault="00071440" w:rsidP="00870A43">
                            <w:r>
                              <w:t>Figure 1.1: Distribution of HIV prevalence in adults around the world.</w:t>
                            </w:r>
                          </w:p>
                          <w:p w14:paraId="1B4812C2" w14:textId="77777777" w:rsidR="00071440" w:rsidRDefault="00071440" w:rsidP="00870A43">
                            <w:pPr>
                              <w:numPr>
                                <w:ins w:id="0" w:author="Ram Shrestha" w:date="2013-07-06T23:11:00Z"/>
                              </w:numPr>
                            </w:pPr>
                            <w:r>
                              <w:t xml:space="preserve"> Source: http://www.unadis.org/en/dataanalysis/datatools/aidsinfo/</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96pt;margin-top:36pt;width:54pt;height:55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" filled="f" stroked="f">
                <v:textbox style="layout-flow:vertical;mso-layout-flow-alt:bottom-to-top" inset=",7.2pt,,7.2pt">
                  <w:txbxContent>
                    <w:p w14:paraId="7340E2C2" w14:textId="77777777" w:rsidR="001568BE" w:rsidRDefault="001568BE" w:rsidP="00870A43">
                      <w:r>
                        <w:t>Figure 1.1: Distribution of HIV prevalence in adults around the world.</w:t>
                      </w:r>
                    </w:p>
                    <w:p w14:paraId="1B4812C2" w14:textId="77777777" w:rsidR="001568BE" w:rsidRDefault="001568BE" w:rsidP="00870A43">
                      <w:pPr>
                        <w:numPr>
                          <w:ins w:id="1" w:author="Ram Shrestha" w:date="2013-07-06T23:11:00Z"/>
                        </w:numPr>
                      </w:pPr>
                      <w:r>
                        <w:t xml:space="preserve"> Source: http://www.unadis.org/en/dataanalysis/datatools/aidsinfo/</w:t>
                      </w:r>
                    </w:p>
                  </w:txbxContent>
                </v:textbox>
                <w10:wrap type="tight"/>
              </v:shape>
            </w:pict>
          </mc:Fallback>
        </mc:AlternateContent>
      </w:r>
      <w:r w:rsidR="00870A43" w:rsidRPr="00D93B78">
        <w:rPr>
          <w:noProof/>
          <w:lang w:eastAsia="en-US"/>
        </w:rPr>
        <w:drawing>
          <wp:inline distT="0" distB="0" distL="0" distR="0" wp14:anchorId="315D2259" wp14:editId="5CFB78B6">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9"/>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14:paraId="149878C4" w14:textId="77777777" w:rsidR="00870A43" w:rsidRDefault="00870A43" w:rsidP="00870A43">
      <w:pPr>
        <w:pStyle w:val="Caption"/>
        <w:jc w:val="center"/>
      </w:pPr>
    </w:p>
    <w:p w14:paraId="385DAB5B" w14:textId="77777777" w:rsidR="00870A43" w:rsidRDefault="00870A43" w:rsidP="00870A43">
      <w:r>
        <w:br w:type="page"/>
      </w:r>
      <w:r w:rsidR="00C63D92">
        <w:rPr>
          <w:noProof/>
          <w:lang w:eastAsia="en-US"/>
        </w:rPr>
        <w:drawing>
          <wp:inline distT="0" distB="0" distL="0" distR="0" wp14:anchorId="3652D54B" wp14:editId="22CD6116">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pic:blipFill>
                    <a:blip r:embed="rId10"/>
                    <a:srcRect l="10421" t="15211" r="9264" b="12527"/>
                    <a:stretch>
                      <a:fillRect/>
                    </a:stretch>
                  </pic:blipFill>
                  <pic:spPr>
                    <a:xfrm>
                      <a:off x="0" y="0"/>
                      <a:ext cx="5295405" cy="6622428"/>
                    </a:xfrm>
                    <a:prstGeom prst="rect">
                      <a:avLst/>
                    </a:prstGeom>
                  </pic:spPr>
                </pic:pic>
              </a:graphicData>
            </a:graphic>
          </wp:inline>
        </w:drawing>
      </w:r>
    </w:p>
    <w:p w14:paraId="7C8385B7" w14:textId="77777777" w:rsidR="00870A43" w:rsidRDefault="00870A43" w:rsidP="00870A43"/>
    <w:p w14:paraId="5CADBE81" w14:textId="77777777" w:rsidR="00870A43" w:rsidRDefault="00870A43" w:rsidP="00870A43"/>
    <w:p w14:paraId="107252FA" w14:textId="77777777"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275531">
        <w:fldChar w:fldCharType="begin"/>
      </w:r>
      <w:r w:rsidR="00471A00">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275531">
        <w:fldChar w:fldCharType="separate"/>
      </w:r>
      <w:r w:rsidR="002B7491">
        <w:rPr>
          <w:noProof/>
        </w:rPr>
        <w:t>(Zaidi et al.)</w:t>
      </w:r>
      <w:r w:rsidR="00275531">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14:paraId="0CE5FAD1" w14:textId="77777777"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14:paraId="6DD3EE07" w14:textId="77777777"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14:paraId="765F7508" w14:textId="77777777"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(Corbitt et al., 1990; Nahmias et al., 1986)</w:t>
      </w:r>
      <w:r w:rsidR="00275531">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(Zhu et al., 1998)</w:t>
      </w:r>
      <w:r w:rsidR="00275531">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(Friedman-Kien, 1981; Friedman-Kien et al., 1981)</w:t>
      </w:r>
      <w:r w:rsidR="00275531">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(Gottlieb et al., 1981)</w:t>
      </w:r>
      <w:r w:rsidR="00275531">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(Francis et al., 1983; Gallo et al., 1983)</w:t>
      </w:r>
      <w:r w:rsidR="00275531">
        <w:rPr>
          <w:rFonts w:ascii="Times New Roman" w:hAnsi="Times New Roman" w:cs="Helvetica"/>
          <w:color w:val="1A1818"/>
          <w:szCs w:val="21"/>
        </w:rPr>
        <w:fldChar w:fldCharType="end"/>
      </w:r>
      <w:r>
        <w:rPr>
          <w:rFonts w:ascii="Times New Roman" w:hAnsi="Times New Roman" w:cs="Helvetica"/>
          <w:color w:val="1A1818"/>
          <w:szCs w:val="21"/>
        </w:rPr>
        <w:t xml:space="preserve">, when Luc Montagnier’s group at “Institut Pasteur” in Paris isolated the virus, which was initially named Human T-cell Leucamia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(Nahmias et al., 1986)</w:t>
      </w:r>
      <w:r w:rsidR="00275531">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(Levy et al., 1984)</w:t>
      </w:r>
      <w:r w:rsidR="00275531">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r w:rsidR="00176639">
        <w:rPr>
          <w:rFonts w:ascii="Times New Roman" w:hAnsi="Times New Roman" w:cs="Helvetica"/>
          <w:color w:val="1A1818"/>
          <w:szCs w:val="21"/>
        </w:rPr>
        <w:t xml:space="preserve">lentivirus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(Baltimore, 1971)</w:t>
      </w:r>
      <w:r w:rsidR="00275531">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(Rogers et al., 1987; Wofsy et al., 1986)</w:t>
      </w:r>
      <w:r w:rsidR="00275531">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(Gallo et al., 1983; Ziegler et al., 1985)</w:t>
      </w:r>
      <w:r w:rsidR="00275531">
        <w:rPr>
          <w:rFonts w:ascii="Times New Roman" w:hAnsi="Times New Roman" w:cs="Helvetica"/>
          <w:color w:val="1A1818"/>
          <w:szCs w:val="21"/>
        </w:rPr>
        <w:fldChar w:fldCharType="end"/>
      </w:r>
      <w:r>
        <w:rPr>
          <w:rFonts w:ascii="Times New Roman" w:hAnsi="Times New Roman" w:cs="Helvetica"/>
          <w:color w:val="1A1818"/>
          <w:szCs w:val="21"/>
        </w:rPr>
        <w:t xml:space="preserve">. </w:t>
      </w:r>
    </w:p>
    <w:p w14:paraId="4719A2BA" w14:textId="77777777"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(Ratner et al., 1985)</w:t>
      </w:r>
      <w:r w:rsidR="00275531">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(Wain-Hobson et al., 1985)</w:t>
      </w:r>
      <w:r w:rsidR="00275531">
        <w:rPr>
          <w:rFonts w:ascii="Times New Roman" w:hAnsi="Times New Roman" w:cs="Helvetica"/>
          <w:color w:val="1A1818"/>
          <w:szCs w:val="21"/>
        </w:rPr>
        <w:fldChar w:fldCharType="end"/>
      </w:r>
      <w:r w:rsidR="00EC1293">
        <w:rPr>
          <w:rFonts w:ascii="Times New Roman" w:hAnsi="Times New Roman" w:cs="Helvetica"/>
          <w:color w:val="1A1818"/>
          <w:szCs w:val="21"/>
        </w:rPr>
        <w:t>.</w:t>
      </w:r>
    </w:p>
    <w:p w14:paraId="3D8485EC" w14:textId="77777777" w:rsidR="00870A43" w:rsidRDefault="00FC09AB" w:rsidP="00870A43">
      <w:pPr>
        <w:pStyle w:val="Heading2"/>
      </w:pPr>
      <w:r>
        <w:t xml:space="preserve">1.3 </w:t>
      </w:r>
      <w:r w:rsidR="007707EF">
        <w:t xml:space="preserve">Origin </w:t>
      </w:r>
      <w:r w:rsidR="002733C7">
        <w:t xml:space="preserve">and evolution </w:t>
      </w:r>
      <w:r w:rsidR="00870A43">
        <w:t>of HIV</w:t>
      </w:r>
    </w:p>
    <w:p w14:paraId="20128C19" w14:textId="77777777" w:rsidR="00870A43" w:rsidRPr="007A227B" w:rsidRDefault="00870A43" w:rsidP="00870A43"/>
    <w:p w14:paraId="02955B00" w14:textId="77777777"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 xml:space="preserve">non-human primates that were then </w:t>
      </w:r>
      <w:r w:rsidR="004E563E">
        <w:rPr>
          <w:rFonts w:ascii="Times New Roman" w:hAnsi="Times New Roman" w:cs="Helvetica"/>
          <w:color w:val="1A1818"/>
          <w:szCs w:val="21"/>
        </w:rPr>
        <w:t>known</w:t>
      </w:r>
      <w:r w:rsidRPr="00F60A85">
        <w:rPr>
          <w:rFonts w:ascii="Times New Roman" w:hAnsi="Times New Roman" w:cs="Helvetica"/>
          <w:color w:val="1A1818"/>
          <w:szCs w:val="21"/>
        </w:rPr>
        <w:t xml:space="preserve"> as Simian Immunodeficiency Virus (SIV)</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1994)</w:t>
      </w:r>
      <w:r w:rsidR="00275531">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w:t>
      </w:r>
      <w:r w:rsidR="004E563E">
        <w:rPr>
          <w:rFonts w:ascii="Times New Roman" w:hAnsi="Times New Roman" w:cs="Helvetica"/>
          <w:color w:val="1A1818"/>
          <w:szCs w:val="21"/>
        </w:rPr>
        <w:t>with</w:t>
      </w:r>
      <w:r w:rsidRPr="00F60A85">
        <w:rPr>
          <w:rFonts w:ascii="Times New Roman" w:hAnsi="Times New Roman" w:cs="Helvetica"/>
          <w:color w:val="1A1818"/>
          <w:szCs w:val="21"/>
        </w:rPr>
        <w:t xml:space="preserve"> some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(Apetrei et al., 2004)</w:t>
      </w:r>
      <w:r w:rsidR="00275531">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(Bailes et al., 2002)</w:t>
      </w:r>
      <w:r w:rsidR="00275531">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1999)</w:t>
      </w:r>
      <w:r w:rsidR="00275531">
        <w:rPr>
          <w:rFonts w:ascii="Times New Roman" w:hAnsi="Times New Roman" w:cs="Helvetica"/>
          <w:color w:val="1A1818"/>
          <w:szCs w:val="21"/>
        </w:rPr>
        <w:fldChar w:fldCharType="end"/>
      </w:r>
      <w:r w:rsidRPr="00F60A85">
        <w:rPr>
          <w:rFonts w:ascii="Times New Roman" w:hAnsi="Times New Roman" w:cs="Helvetica"/>
          <w:color w:val="1A1818"/>
          <w:szCs w:val="21"/>
        </w:rPr>
        <w:t>.</w:t>
      </w:r>
    </w:p>
    <w:p w14:paraId="36D0C027" w14:textId="77777777"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1999)</w:t>
      </w:r>
      <w:r w:rsidR="00275531">
        <w:rPr>
          <w:rFonts w:ascii="Times New Roman" w:hAnsi="Times New Roman" w:cs="Helvetica"/>
          <w:color w:val="1A1818"/>
          <w:szCs w:val="21"/>
        </w:rPr>
        <w:fldChar w:fldCharType="end"/>
      </w:r>
      <w:r w:rsidR="007D5403">
        <w:rPr>
          <w:rFonts w:ascii="Times New Roman" w:hAnsi="Times New Roman" w:cs="Helvetica"/>
          <w:color w:val="1A1818"/>
          <w:szCs w:val="21"/>
        </w:rPr>
        <w:t xml:space="preserve">. Each group </w:t>
      </w:r>
      <w:r w:rsidR="005F121D">
        <w:rPr>
          <w:rFonts w:ascii="Times New Roman" w:hAnsi="Times New Roman" w:cs="Helvetica"/>
          <w:color w:val="1A1818"/>
          <w:szCs w:val="21"/>
        </w:rPr>
        <w:t>resulted from</w:t>
      </w:r>
      <w:r w:rsidR="007D5403">
        <w:rPr>
          <w:rFonts w:ascii="Times New Roman" w:hAnsi="Times New Roman" w:cs="Helvetica"/>
          <w:color w:val="1A1818"/>
          <w:szCs w:val="21"/>
        </w:rPr>
        <w:t xml:space="preserve"> an independent cross species transmission from different African non-human primates to human</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(Sharp and Hahn, 2010)</w:t>
      </w:r>
      <w:r w:rsidR="00275531">
        <w:rPr>
          <w:rFonts w:ascii="Times New Roman" w:hAnsi="Times New Roman" w:cs="Helvetica"/>
          <w:color w:val="1A1818"/>
          <w:szCs w:val="21"/>
        </w:rPr>
        <w:fldChar w:fldCharType="end"/>
      </w:r>
      <w:r w:rsidR="005F121D">
        <w:rPr>
          <w:rFonts w:ascii="Times New Roman" w:hAnsi="Times New Roman" w:cs="Helvetica"/>
          <w:color w:val="1A1818"/>
          <w:szCs w:val="21"/>
        </w:rPr>
        <w:t>. HIV-2 is d</w:t>
      </w:r>
      <w:r w:rsidRPr="00F60A85">
        <w:rPr>
          <w:rFonts w:ascii="Times New Roman" w:hAnsi="Times New Roman" w:cs="Helvetica"/>
          <w:color w:val="1A1818"/>
          <w:szCs w:val="21"/>
        </w:rPr>
        <w:t>iscovered in 1</w:t>
      </w:r>
      <w:r w:rsidR="005F121D">
        <w:rPr>
          <w:rFonts w:ascii="Times New Roman" w:hAnsi="Times New Roman" w:cs="Helvetica"/>
          <w:color w:val="1A1818"/>
          <w:szCs w:val="21"/>
        </w:rPr>
        <w:t>986.</w:t>
      </w:r>
      <w:r w:rsidR="00F47710">
        <w:rPr>
          <w:rFonts w:ascii="Times New Roman" w:hAnsi="Times New Roman" w:cs="Helvetica"/>
          <w:color w:val="1A1818"/>
          <w:szCs w:val="21"/>
        </w:rPr>
        <w:t xml:space="preserve"> </w:t>
      </w:r>
      <w:r w:rsidR="005F121D">
        <w:rPr>
          <w:rFonts w:ascii="Times New Roman" w:hAnsi="Times New Roman" w:cs="Helvetica"/>
          <w:color w:val="1A1818"/>
          <w:szCs w:val="21"/>
        </w:rPr>
        <w:t>This group</w:t>
      </w:r>
      <w:r w:rsidR="00F47710">
        <w:rPr>
          <w:rFonts w:ascii="Times New Roman" w:hAnsi="Times New Roman" w:cs="Helvetica"/>
          <w:color w:val="1A1818"/>
          <w:szCs w:val="21"/>
        </w:rPr>
        <w:t xml:space="preserve"> is transmitted from s</w:t>
      </w:r>
      <w:r w:rsidRPr="00F60A85">
        <w:rPr>
          <w:rFonts w:ascii="Times New Roman" w:hAnsi="Times New Roman" w:cs="Helvetica"/>
          <w:color w:val="1A1818"/>
          <w:szCs w:val="21"/>
        </w:rPr>
        <w:t xml:space="preserve">ooty mangabey monkeys </w:t>
      </w:r>
      <w:r w:rsidRPr="00F60A85">
        <w:rPr>
          <w:rFonts w:ascii="Times New Roman" w:hAnsi="Times New Roman"/>
        </w:rPr>
        <w:t>(</w:t>
      </w:r>
      <w:r w:rsidRPr="00F60A85">
        <w:rPr>
          <w:rStyle w:val="Emphasis"/>
          <w:rFonts w:ascii="Times New Roman" w:hAnsi="Times New Roman"/>
        </w:rPr>
        <w:t>Cercocebus atys</w:t>
      </w:r>
      <w:r w:rsidRPr="00F60A85">
        <w:rPr>
          <w:rFonts w:ascii="Times New Roman" w:hAnsi="Times New Roman"/>
        </w:rPr>
        <w:t>)</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75531">
        <w:rPr>
          <w:rFonts w:ascii="Times New Roman" w:hAnsi="Times New Roman"/>
        </w:rPr>
        <w:fldChar w:fldCharType="separate"/>
      </w:r>
      <w:r w:rsidR="002B7491">
        <w:rPr>
          <w:rFonts w:ascii="Times New Roman" w:hAnsi="Times New Roman"/>
          <w:noProof/>
        </w:rPr>
        <w:t>(Hirsch et al., 1989)</w:t>
      </w:r>
      <w:r w:rsidR="00275531">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275531">
        <w:rPr>
          <w:rFonts w:ascii="Times New Roman" w:hAnsi="Times New Roman" w:cs="Helvetica"/>
          <w:color w:val="1A1818"/>
          <w:szCs w:val="21"/>
        </w:rPr>
        <w:fldChar w:fldCharType="begin"/>
      </w:r>
      <w:r w:rsidR="00471A00">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275531">
        <w:rPr>
          <w:rFonts w:ascii="Times New Roman" w:hAnsi="Times New Roman" w:cs="Helvetica"/>
          <w:color w:val="1A1818"/>
          <w:szCs w:val="21"/>
        </w:rPr>
        <w:fldChar w:fldCharType="separate"/>
      </w:r>
      <w:r w:rsidR="002B7491">
        <w:rPr>
          <w:rFonts w:ascii="Times New Roman" w:hAnsi="Times New Roman" w:cs="Helvetica"/>
          <w:noProof/>
          <w:color w:val="1A1818"/>
          <w:szCs w:val="21"/>
        </w:rPr>
        <w:t>(Santiago et al., 2005)</w:t>
      </w:r>
      <w:r w:rsidR="00275531">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Sooty mangabey monkeys are naturally infected by a strain of SIV</w:t>
      </w:r>
      <w:r w:rsidR="006F695E">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75531">
        <w:rPr>
          <w:rFonts w:ascii="Times New Roman" w:hAnsi="Times New Roman"/>
        </w:rPr>
        <w:fldChar w:fldCharType="separate"/>
      </w:r>
      <w:r w:rsidR="002B7491">
        <w:rPr>
          <w:rFonts w:ascii="Times New Roman" w:hAnsi="Times New Roman"/>
          <w:noProof/>
        </w:rPr>
        <w:t>(Hirsch et al., 1989)</w:t>
      </w:r>
      <w:r w:rsidR="00275531">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SIVsmm strain</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75531">
        <w:rPr>
          <w:rFonts w:ascii="Times New Roman" w:hAnsi="Times New Roman"/>
        </w:rPr>
        <w:fldChar w:fldCharType="separate"/>
      </w:r>
      <w:r w:rsidR="002B7491">
        <w:rPr>
          <w:rFonts w:ascii="Times New Roman" w:hAnsi="Times New Roman"/>
          <w:noProof/>
        </w:rPr>
        <w:t>(Hirsch et al., 1989)</w:t>
      </w:r>
      <w:r w:rsidR="00275531">
        <w:rPr>
          <w:rFonts w:ascii="Times New Roman" w:hAnsi="Times New Roman"/>
        </w:rPr>
        <w:fldChar w:fldCharType="end"/>
      </w:r>
      <w:r w:rsidR="0061555E">
        <w:rPr>
          <w:rFonts w:ascii="Times New Roman" w:hAnsi="Times New Roman"/>
        </w:rPr>
        <w:t xml:space="preserve"> </w:t>
      </w:r>
      <w:r>
        <w:rPr>
          <w:rFonts w:ascii="Times New Roman" w:hAnsi="Times New Roman"/>
        </w:rPr>
        <w:t>that are non-pathogentic to its host monkeys</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275531">
        <w:rPr>
          <w:rFonts w:ascii="Times New Roman" w:hAnsi="Times New Roman"/>
        </w:rPr>
        <w:fldChar w:fldCharType="separate"/>
      </w:r>
      <w:r w:rsidR="002B7491">
        <w:rPr>
          <w:rFonts w:ascii="Times New Roman" w:hAnsi="Times New Roman"/>
          <w:noProof/>
        </w:rPr>
        <w:t>(Gao et al., 1992)</w:t>
      </w:r>
      <w:r w:rsidR="00275531">
        <w:rPr>
          <w:rFonts w:ascii="Times New Roman" w:hAnsi="Times New Roman"/>
        </w:rPr>
        <w:fldChar w:fldCharType="end"/>
      </w:r>
      <w:r w:rsidRPr="00F60A85">
        <w:rPr>
          <w:rFonts w:ascii="Times New Roman" w:hAnsi="Times New Roman"/>
        </w:rPr>
        <w:t xml:space="preserve">. </w:t>
      </w:r>
      <w:r>
        <w:rPr>
          <w:rFonts w:ascii="Times New Roman" w:hAnsi="Times New Roman"/>
        </w:rPr>
        <w:t xml:space="preserve">SIVsmm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mangabey monkeys to human</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275531">
        <w:rPr>
          <w:rFonts w:ascii="Times New Roman" w:hAnsi="Times New Roman"/>
        </w:rPr>
        <w:fldChar w:fldCharType="separate"/>
      </w:r>
      <w:r w:rsidR="002B7491">
        <w:rPr>
          <w:rFonts w:ascii="Times New Roman" w:hAnsi="Times New Roman"/>
          <w:noProof/>
        </w:rPr>
        <w:t>(Hahn et al., 2000)</w:t>
      </w:r>
      <w:r w:rsidR="00275531">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275531">
        <w:rPr>
          <w:rFonts w:ascii="Times New Roman" w:hAnsi="Times New Roman"/>
        </w:rPr>
        <w:fldChar w:fldCharType="separate"/>
      </w:r>
      <w:r w:rsidR="002B7491">
        <w:rPr>
          <w:rFonts w:ascii="Times New Roman" w:hAnsi="Times New Roman"/>
          <w:noProof/>
        </w:rPr>
        <w:t>(Gürtler, 2004)</w:t>
      </w:r>
      <w:r w:rsidR="00275531">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275531">
        <w:rPr>
          <w:rFonts w:ascii="Times New Roman" w:hAnsi="Times New Roman"/>
        </w:rPr>
        <w:fldChar w:fldCharType="separate"/>
      </w:r>
      <w:r w:rsidR="002B7491">
        <w:rPr>
          <w:rFonts w:ascii="Times New Roman" w:hAnsi="Times New Roman"/>
          <w:noProof/>
        </w:rPr>
        <w:t>(Damond et al., 2004)</w:t>
      </w:r>
      <w:r w:rsidR="00275531">
        <w:rPr>
          <w:rFonts w:ascii="Times New Roman" w:hAnsi="Times New Roman"/>
        </w:rPr>
        <w:fldChar w:fldCharType="end"/>
      </w:r>
      <w:r w:rsidRPr="00F60A85">
        <w:rPr>
          <w:rFonts w:ascii="Times New Roman" w:hAnsi="Times New Roman"/>
        </w:rPr>
        <w:t>.</w:t>
      </w:r>
    </w:p>
    <w:p w14:paraId="01687802" w14:textId="77777777"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troglodytes (Ptt)</w:t>
      </w:r>
      <w:r>
        <w:rPr>
          <w:rFonts w:ascii="Times New Roman" w:hAnsi="Times New Roman"/>
        </w:rPr>
        <w:t>) to human</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275531">
        <w:rPr>
          <w:rFonts w:ascii="Times New Roman" w:hAnsi="Times New Roman"/>
        </w:rPr>
        <w:fldChar w:fldCharType="separate"/>
      </w:r>
      <w:r w:rsidR="002B7491">
        <w:rPr>
          <w:rFonts w:ascii="Times New Roman" w:hAnsi="Times New Roman"/>
          <w:noProof/>
        </w:rPr>
        <w:t>(Huet et al., 1990; Peeters et al., 1989)</w:t>
      </w:r>
      <w:r w:rsidR="00275531">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275531">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(Hahn et al., 2000; Keele et al., 2006)</w:t>
      </w:r>
      <w:r w:rsidR="00275531">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275531">
        <w:rPr>
          <w:rFonts w:ascii="Times New Roman" w:hAnsi="Times New Roman"/>
        </w:rPr>
        <w:fldChar w:fldCharType="separate"/>
      </w:r>
      <w:r w:rsidR="002B7491">
        <w:rPr>
          <w:rFonts w:ascii="Times New Roman" w:hAnsi="Times New Roman"/>
          <w:noProof/>
        </w:rPr>
        <w:t>(Plantier et al., 2009)</w:t>
      </w:r>
      <w:r w:rsidR="00275531">
        <w:rPr>
          <w:rFonts w:ascii="Times New Roman" w:hAnsi="Times New Roman"/>
        </w:rPr>
        <w:fldChar w:fldCharType="end"/>
      </w:r>
      <w:r w:rsidR="00277C0B">
        <w:rPr>
          <w:rFonts w:ascii="Times New Roman" w:hAnsi="Times New Roman"/>
        </w:rPr>
        <w:t>.</w:t>
      </w:r>
    </w:p>
    <w:p w14:paraId="1FD0950F" w14:textId="77777777"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275531">
        <w:rPr>
          <w:rFonts w:ascii="Times New Roman" w:hAnsi="Times New Roman"/>
        </w:rPr>
        <w:fldChar w:fldCharType="begin"/>
      </w:r>
      <w:r w:rsidR="00471A00">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75531">
        <w:rPr>
          <w:rFonts w:ascii="Times New Roman" w:hAnsi="Times New Roman"/>
        </w:rPr>
        <w:fldChar w:fldCharType="separate"/>
      </w:r>
      <w:r w:rsidR="002B7491">
        <w:rPr>
          <w:rFonts w:ascii="Times New Roman" w:hAnsi="Times New Roman"/>
          <w:noProof/>
        </w:rPr>
        <w:t>(Sharp and Hahn, 2010)</w:t>
      </w:r>
      <w:r w:rsidR="00275531">
        <w:rPr>
          <w:rFonts w:ascii="Times New Roman" w:hAnsi="Times New Roman"/>
        </w:rPr>
        <w:fldChar w:fldCharType="end"/>
      </w:r>
      <w:r w:rsidR="00B179B1">
        <w:rPr>
          <w:rFonts w:ascii="Times New Roman" w:hAnsi="Times New Roman"/>
        </w:rPr>
        <w:t>)</w:t>
      </w:r>
      <w:r>
        <w:rPr>
          <w:rFonts w:ascii="Times New Roman" w:hAnsi="Times New Roman"/>
        </w:rPr>
        <w:t>. Its epicenter is thought to be Kinshasha of present day Democratic Republic of Congo</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75531">
        <w:rPr>
          <w:rFonts w:ascii="Times New Roman" w:hAnsi="Times New Roman"/>
        </w:rPr>
        <w:fldChar w:fldCharType="separate"/>
      </w:r>
      <w:r w:rsidR="002B7491">
        <w:rPr>
          <w:rFonts w:ascii="Times New Roman" w:hAnsi="Times New Roman"/>
          <w:noProof/>
        </w:rPr>
        <w:t>(Sharp and Hahn; Sharp and Hahn, 2010)</w:t>
      </w:r>
      <w:r w:rsidR="00275531">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275531">
        <w:rPr>
          <w:rFonts w:ascii="Times New Roman" w:hAnsi="Times New Roman"/>
        </w:rPr>
        <w:fldChar w:fldCharType="separate"/>
      </w:r>
      <w:r w:rsidR="002B7491">
        <w:rPr>
          <w:rFonts w:ascii="Times New Roman" w:hAnsi="Times New Roman"/>
          <w:noProof/>
        </w:rPr>
        <w:t>(Salemi et al., 2001)</w:t>
      </w:r>
      <w:r w:rsidR="00275531">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w:t>
      </w:r>
      <w:r w:rsidR="005F121D">
        <w:rPr>
          <w:rFonts w:ascii="Times New Roman" w:hAnsi="Times New Roman"/>
        </w:rPr>
        <w:t>the origin of it’s most recent common ancestor</w:t>
      </w:r>
      <w:r>
        <w:rPr>
          <w:rFonts w:ascii="Times New Roman" w:hAnsi="Times New Roman"/>
        </w:rPr>
        <w:t xml:space="preserve">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275531">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(Korber et al., 2000)</w:t>
      </w:r>
      <w:r w:rsidR="00275531">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275531">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(Worobey et al., 2008)</w:t>
      </w:r>
      <w:r w:rsidR="00275531">
        <w:rPr>
          <w:rFonts w:ascii="Times New Roman" w:hAnsi="Times New Roman"/>
        </w:rPr>
        <w:fldChar w:fldCharType="end"/>
      </w:r>
      <w:r>
        <w:rPr>
          <w:rFonts w:ascii="Times New Roman" w:hAnsi="Times New Roman"/>
        </w:rPr>
        <w:t>.</w:t>
      </w:r>
    </w:p>
    <w:p w14:paraId="1FF319FF" w14:textId="77777777"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75531">
        <w:rPr>
          <w:rFonts w:ascii="Times New Roman" w:hAnsi="Times New Roman"/>
        </w:rPr>
        <w:fldChar w:fldCharType="separate"/>
      </w:r>
      <w:r w:rsidR="002B7491">
        <w:rPr>
          <w:rFonts w:ascii="Times New Roman" w:hAnsi="Times New Roman"/>
          <w:noProof/>
        </w:rPr>
        <w:t>(Gao et al., 1999)</w:t>
      </w:r>
      <w:r w:rsidR="00275531">
        <w:rPr>
          <w:rFonts w:ascii="Times New Roman" w:hAnsi="Times New Roman"/>
        </w:rPr>
        <w:fldChar w:fldCharType="end"/>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275531">
        <w:rPr>
          <w:rFonts w:ascii="Times New Roman" w:hAnsi="Times New Roman"/>
        </w:rPr>
        <w:fldChar w:fldCharType="separate"/>
      </w:r>
      <w:r w:rsidR="002B7491">
        <w:rPr>
          <w:rFonts w:ascii="Times New Roman" w:hAnsi="Times New Roman"/>
          <w:noProof/>
        </w:rPr>
        <w:t>(Ariën et al., 2005)</w:t>
      </w:r>
      <w:r w:rsidR="00275531">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275531">
        <w:rPr>
          <w:rFonts w:ascii="Times New Roman" w:hAnsi="Times New Roman"/>
        </w:rPr>
        <w:fldChar w:fldCharType="begin"/>
      </w:r>
      <w:r w:rsidR="00471A00">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275531">
        <w:rPr>
          <w:rFonts w:ascii="Times New Roman" w:hAnsi="Times New Roman"/>
        </w:rPr>
        <w:fldChar w:fldCharType="separate"/>
      </w:r>
      <w:r w:rsidR="002B7491">
        <w:rPr>
          <w:rFonts w:ascii="Times New Roman" w:hAnsi="Times New Roman"/>
          <w:noProof/>
        </w:rPr>
        <w:t>(Ariën et al., 2005)</w:t>
      </w:r>
      <w:r w:rsidR="00275531">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275531">
        <w:rPr>
          <w:rFonts w:ascii="Times New Roman" w:hAnsi="Times New Roman"/>
        </w:rPr>
        <w:fldChar w:fldCharType="separate"/>
      </w:r>
      <w:r w:rsidR="002B7491">
        <w:rPr>
          <w:rFonts w:ascii="Times New Roman" w:hAnsi="Times New Roman"/>
          <w:noProof/>
        </w:rPr>
        <w:t>(Gürtler, 2004; VANDEN HAESEVELDE et al., 1996)</w:t>
      </w:r>
      <w:r w:rsidR="00275531">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275531">
        <w:rPr>
          <w:rFonts w:ascii="Times New Roman" w:hAnsi="Times New Roman"/>
        </w:rPr>
        <w:fldChar w:fldCharType="separate"/>
      </w:r>
      <w:r w:rsidR="002B7491">
        <w:rPr>
          <w:rFonts w:ascii="Times New Roman" w:hAnsi="Times New Roman"/>
          <w:noProof/>
        </w:rPr>
        <w:t>(Lemey et al., 2004a)</w:t>
      </w:r>
      <w:r w:rsidR="00275531">
        <w:rPr>
          <w:rFonts w:ascii="Times New Roman" w:hAnsi="Times New Roman"/>
        </w:rPr>
        <w:fldChar w:fldCharType="end"/>
      </w:r>
      <w:r w:rsidR="00FF2475">
        <w:rPr>
          <w:rFonts w:ascii="Times New Roman" w:hAnsi="Times New Roman"/>
        </w:rPr>
        <w:t>.</w:t>
      </w:r>
      <w:r>
        <w:rPr>
          <w:rFonts w:ascii="Times New Roman" w:hAnsi="Times New Roman"/>
        </w:rPr>
        <w:t xml:space="preserve"> </w:t>
      </w:r>
      <w:r w:rsidR="005F121D">
        <w:rPr>
          <w:rFonts w:ascii="Times New Roman" w:hAnsi="Times New Roman"/>
        </w:rPr>
        <w:t>The date of origin of the introduction of g</w:t>
      </w:r>
      <w:r>
        <w:rPr>
          <w:rFonts w:ascii="Times New Roman" w:hAnsi="Times New Roman"/>
        </w:rPr>
        <w:t>roup N into human population</w:t>
      </w:r>
      <w:r w:rsidR="005F121D">
        <w:rPr>
          <w:rFonts w:ascii="Times New Roman" w:hAnsi="Times New Roman"/>
        </w:rPr>
        <w:t xml:space="preserve"> has been estimated to be</w:t>
      </w:r>
      <w:r>
        <w:rPr>
          <w:rFonts w:ascii="Times New Roman" w:hAnsi="Times New Roman"/>
        </w:rPr>
        <w:t xml:space="preserve"> in 1960s</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275531">
        <w:rPr>
          <w:rFonts w:ascii="Times New Roman" w:hAnsi="Times New Roman"/>
        </w:rPr>
        <w:fldChar w:fldCharType="separate"/>
      </w:r>
      <w:r w:rsidR="002B7491">
        <w:rPr>
          <w:rFonts w:ascii="Times New Roman" w:hAnsi="Times New Roman"/>
          <w:noProof/>
        </w:rPr>
        <w:t>(Simon et al., 1998a)</w:t>
      </w:r>
      <w:r w:rsidR="00275531">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275531">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(Corbet et al., 2000; Gao et al., 1999)</w:t>
      </w:r>
      <w:r w:rsidR="00275531">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275531">
        <w:rPr>
          <w:rFonts w:ascii="Times New Roman" w:hAnsi="Times New Roman"/>
        </w:rPr>
        <w:fldChar w:fldCharType="begin"/>
      </w:r>
      <w:r w:rsidR="00471A00">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275531">
        <w:rPr>
          <w:rFonts w:ascii="Times New Roman" w:hAnsi="Times New Roman"/>
        </w:rPr>
        <w:fldChar w:fldCharType="separate"/>
      </w:r>
      <w:r w:rsidR="002B7491">
        <w:rPr>
          <w:rFonts w:ascii="Times New Roman" w:hAnsi="Times New Roman"/>
          <w:noProof/>
        </w:rPr>
        <w:t>(Simon et al., 1998a)</w:t>
      </w:r>
      <w:r w:rsidR="00275531">
        <w:rPr>
          <w:rFonts w:ascii="Times New Roman" w:hAnsi="Times New Roman"/>
        </w:rPr>
        <w:fldChar w:fldCharType="end"/>
      </w:r>
      <w:r w:rsidR="000A456A">
        <w:rPr>
          <w:rFonts w:ascii="Times New Roman" w:hAnsi="Times New Roman"/>
        </w:rPr>
        <w:t>.</w:t>
      </w:r>
    </w:p>
    <w:p w14:paraId="4C391DCC" w14:textId="77777777"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275531">
        <w:rPr>
          <w:rFonts w:ascii="Times New Roman" w:hAnsi="Times New Roman"/>
        </w:rPr>
        <w:fldChar w:fldCharType="separate"/>
      </w:r>
      <w:r w:rsidR="002B7491">
        <w:rPr>
          <w:rFonts w:ascii="Times New Roman" w:hAnsi="Times New Roman"/>
          <w:noProof/>
        </w:rPr>
        <w:t>(Plantier et al., 2009)</w:t>
      </w:r>
      <w:r w:rsidR="00275531">
        <w:rPr>
          <w:rFonts w:ascii="Times New Roman" w:hAnsi="Times New Roman"/>
        </w:rPr>
        <w:fldChar w:fldCharType="end"/>
      </w:r>
      <w:r>
        <w:rPr>
          <w:rFonts w:ascii="Times New Roman" w:hAnsi="Times New Roman"/>
        </w:rPr>
        <w:t xml:space="preserve">. </w:t>
      </w:r>
      <w:r w:rsidR="005F121D">
        <w:rPr>
          <w:rFonts w:ascii="Times New Roman" w:hAnsi="Times New Roman"/>
        </w:rPr>
        <w:t xml:space="preserve">A study of </w:t>
      </w:r>
      <w:r w:rsidR="00553FBE">
        <w:rPr>
          <w:rFonts w:ascii="Times New Roman" w:hAnsi="Times New Roman"/>
        </w:rPr>
        <w:t>HIV infected people</w:t>
      </w:r>
      <w:r w:rsidR="005F121D">
        <w:rPr>
          <w:rFonts w:ascii="Times New Roman" w:hAnsi="Times New Roman"/>
        </w:rPr>
        <w:t xml:space="preserve"> in </w:t>
      </w:r>
      <w:r w:rsidR="00553FBE">
        <w:rPr>
          <w:rFonts w:ascii="Times New Roman" w:hAnsi="Times New Roman"/>
        </w:rPr>
        <w:t>Cameroon</w:t>
      </w:r>
      <w:r w:rsidR="005F121D">
        <w:rPr>
          <w:rFonts w:ascii="Times New Roman" w:hAnsi="Times New Roman"/>
        </w:rPr>
        <w:t xml:space="preserve"> </w:t>
      </w:r>
      <w:r w:rsidR="00553FBE">
        <w:rPr>
          <w:rFonts w:ascii="Times New Roman" w:hAnsi="Times New Roman"/>
        </w:rPr>
        <w:t xml:space="preserve">shows its low prevalence of 0.06% </w:t>
      </w:r>
      <w:r w:rsidR="00275531">
        <w:rPr>
          <w:rFonts w:ascii="Times New Roman" w:hAnsi="Times New Roman"/>
        </w:rPr>
        <w:fldChar w:fldCharType="begin"/>
      </w:r>
      <w:r w:rsidR="00471A00">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75531">
        <w:rPr>
          <w:rFonts w:ascii="Times New Roman" w:hAnsi="Times New Roman"/>
        </w:rPr>
        <w:fldChar w:fldCharType="separate"/>
      </w:r>
      <w:r w:rsidR="002B7491">
        <w:rPr>
          <w:rFonts w:ascii="Times New Roman" w:hAnsi="Times New Roman"/>
          <w:noProof/>
        </w:rPr>
        <w:t>(Vallari et al., 2011)</w:t>
      </w:r>
      <w:r w:rsidR="00275531">
        <w:rPr>
          <w:rFonts w:ascii="Times New Roman" w:hAnsi="Times New Roman"/>
        </w:rPr>
        <w:fldChar w:fldCharType="end"/>
      </w:r>
      <w:r w:rsidR="00553FBE">
        <w:rPr>
          <w:rFonts w:ascii="Times New Roman" w:hAnsi="Times New Roman"/>
        </w:rPr>
        <w:t xml:space="preserve">. Although HIV group P is discovery only in Cameroon and confined there, it </w:t>
      </w:r>
      <w:r>
        <w:rPr>
          <w:rFonts w:ascii="Times New Roman" w:hAnsi="Times New Roman"/>
        </w:rPr>
        <w:t>can still be pandemic as it can adapt in human</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75531">
        <w:rPr>
          <w:rFonts w:ascii="Times New Roman" w:hAnsi="Times New Roman"/>
        </w:rPr>
        <w:fldChar w:fldCharType="separate"/>
      </w:r>
      <w:r w:rsidR="002B7491">
        <w:rPr>
          <w:rFonts w:ascii="Times New Roman" w:hAnsi="Times New Roman"/>
          <w:noProof/>
        </w:rPr>
        <w:t>(Vallari et al., 2011)</w:t>
      </w:r>
      <w:r w:rsidR="00275531">
        <w:rPr>
          <w:rFonts w:ascii="Times New Roman" w:hAnsi="Times New Roman"/>
        </w:rPr>
        <w:fldChar w:fldCharType="end"/>
      </w:r>
      <w:r>
        <w:rPr>
          <w:rFonts w:ascii="Times New Roman" w:hAnsi="Times New Roman"/>
        </w:rPr>
        <w:t>.</w:t>
      </w:r>
    </w:p>
    <w:p w14:paraId="4638E83F" w14:textId="77777777"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14:paraId="1032A5D6" w14:textId="77777777" w:rsidR="00870A43" w:rsidRPr="00CA4422" w:rsidRDefault="00B97C70" w:rsidP="00CA4422">
      <w:pPr>
        <w:spacing w:line="480" w:lineRule="auto"/>
        <w:rPr>
          <w:b/>
        </w:rPr>
      </w:pPr>
      <w:r>
        <w:rPr>
          <w:b/>
        </w:rPr>
        <w:t xml:space="preserve">1.4.1 </w:t>
      </w:r>
      <w:r w:rsidR="00CA4422" w:rsidRPr="00CA4422">
        <w:rPr>
          <w:b/>
        </w:rPr>
        <w:t>HIV-1 subtypes</w:t>
      </w:r>
    </w:p>
    <w:p w14:paraId="0210BA45" w14:textId="77777777"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75531">
        <w:rPr>
          <w:rFonts w:ascii="Times New Roman" w:hAnsi="Times New Roman"/>
        </w:rPr>
        <w:fldChar w:fldCharType="separate"/>
      </w:r>
      <w:r w:rsidR="002B7491">
        <w:rPr>
          <w:rFonts w:ascii="Times New Roman" w:hAnsi="Times New Roman"/>
          <w:noProof/>
        </w:rPr>
        <w:t>(Robertson et al., 2000b)</w:t>
      </w:r>
      <w:r w:rsidR="00275531">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75531">
        <w:rPr>
          <w:rFonts w:ascii="Times New Roman" w:hAnsi="Times New Roman"/>
        </w:rPr>
        <w:fldChar w:fldCharType="separate"/>
      </w:r>
      <w:r w:rsidR="002B7491">
        <w:rPr>
          <w:rFonts w:ascii="Times New Roman" w:hAnsi="Times New Roman"/>
          <w:noProof/>
        </w:rPr>
        <w:t>(Robertson et al., 2000b)</w:t>
      </w:r>
      <w:r w:rsidR="00275531">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75531">
        <w:rPr>
          <w:rFonts w:ascii="Times New Roman" w:hAnsi="Times New Roman"/>
        </w:rPr>
        <w:fldChar w:fldCharType="separate"/>
      </w:r>
      <w:r w:rsidR="002B7491">
        <w:rPr>
          <w:rFonts w:ascii="Times New Roman" w:hAnsi="Times New Roman"/>
          <w:noProof/>
        </w:rPr>
        <w:t>(Robertson et al., 2000a)</w:t>
      </w:r>
      <w:r w:rsidR="00275531">
        <w:rPr>
          <w:rFonts w:ascii="Times New Roman" w:hAnsi="Times New Roman"/>
        </w:rPr>
        <w:fldChar w:fldCharType="end"/>
      </w:r>
      <w:r w:rsidR="00BF098A">
        <w:rPr>
          <w:rFonts w:ascii="Times New Roman" w:hAnsi="Times New Roman"/>
        </w:rPr>
        <w:t>.</w:t>
      </w:r>
    </w:p>
    <w:p w14:paraId="56C68D08" w14:textId="77777777"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14:anchorId="3C123D5E" wp14:editId="22C917B7">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70500" cy="6867193"/>
                    </a:xfrm>
                    <a:prstGeom prst="rect">
                      <a:avLst/>
                    </a:prstGeom>
                    <a:noFill/>
                    <a:ln w="9525">
                      <a:noFill/>
                      <a:miter lim="800000"/>
                      <a:headEnd/>
                      <a:tailEnd/>
                    </a:ln>
                  </pic:spPr>
                </pic:pic>
              </a:graphicData>
            </a:graphic>
          </wp:inline>
        </w:drawing>
      </w:r>
    </w:p>
    <w:p w14:paraId="1A1D4CF2" w14:textId="77777777" w:rsidR="00CE351F" w:rsidRDefault="00BF098A" w:rsidP="00BF098A">
      <w:pPr>
        <w:spacing w:line="480" w:lineRule="auto"/>
        <w:jc w:val="both"/>
      </w:pPr>
      <w:r>
        <w:t>Figure 1.3</w:t>
      </w:r>
      <w:r w:rsidRPr="00F64029">
        <w:t>: Phylogenetic tree showing HIV-1 group M diversification to subtypes A-D, F-H, J and K, inferred from nucleotide sequence alignments of gag, pol and env genes.</w:t>
      </w:r>
      <w:r>
        <w:t xml:space="preserve"> Source: Robertson et al 2000 </w:t>
      </w:r>
      <w:r w:rsidR="00275531">
        <w:fldChar w:fldCharType="begin"/>
      </w:r>
      <w:r w:rsidR="00471A00">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75531">
        <w:fldChar w:fldCharType="separate"/>
      </w:r>
      <w:r w:rsidR="002B7491">
        <w:rPr>
          <w:noProof/>
        </w:rPr>
        <w:t>(Robertson et al., 2000a)</w:t>
      </w:r>
      <w:r w:rsidR="00275531">
        <w:fldChar w:fldCharType="end"/>
      </w:r>
    </w:p>
    <w:p w14:paraId="711D8CA5" w14:textId="77777777" w:rsidR="00CE351F" w:rsidRDefault="00CE351F" w:rsidP="00CE351F">
      <w:pPr>
        <w:spacing w:line="480" w:lineRule="auto"/>
        <w:rPr>
          <w:rFonts w:ascii="Times New Roman" w:hAnsi="Times New Roman"/>
        </w:rPr>
      </w:pPr>
    </w:p>
    <w:p w14:paraId="15A980A4" w14:textId="77777777" w:rsidR="00BF098A" w:rsidRDefault="00BF098A" w:rsidP="00BF098A">
      <w:pPr>
        <w:spacing w:line="480" w:lineRule="auto"/>
        <w:jc w:val="both"/>
      </w:pPr>
    </w:p>
    <w:p w14:paraId="22B8E03B" w14:textId="77777777"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75531">
        <w:rPr>
          <w:rFonts w:ascii="Times New Roman" w:hAnsi="Times New Roman"/>
        </w:rPr>
        <w:fldChar w:fldCharType="separate"/>
      </w:r>
      <w:r w:rsidR="002B7491">
        <w:rPr>
          <w:rFonts w:ascii="Times New Roman" w:hAnsi="Times New Roman"/>
          <w:noProof/>
        </w:rPr>
        <w:t>(Robertson et al., 2000b)</w:t>
      </w:r>
      <w:r w:rsidR="00275531">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275531">
        <w:rPr>
          <w:rFonts w:ascii="Times New Roman" w:hAnsi="Times New Roman"/>
        </w:rPr>
        <w:fldChar w:fldCharType="begin"/>
      </w:r>
      <w:r w:rsidR="00471A00">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75531">
        <w:rPr>
          <w:rFonts w:ascii="Times New Roman" w:hAnsi="Times New Roman"/>
        </w:rPr>
        <w:fldChar w:fldCharType="separate"/>
      </w:r>
      <w:r w:rsidR="002B7491">
        <w:rPr>
          <w:rFonts w:ascii="Times New Roman" w:hAnsi="Times New Roman"/>
          <w:noProof/>
        </w:rPr>
        <w:t>(McCutchan, 2006)</w:t>
      </w:r>
      <w:r w:rsidR="00275531">
        <w:rPr>
          <w:rFonts w:ascii="Times New Roman" w:hAnsi="Times New Roman"/>
        </w:rPr>
        <w:fldChar w:fldCharType="end"/>
      </w:r>
      <w:r w:rsidR="00333579">
        <w:rPr>
          <w:rFonts w:ascii="Times New Roman" w:hAnsi="Times New Roman"/>
        </w:rPr>
        <w:t xml:space="preserve">). </w:t>
      </w:r>
      <w:r w:rsidR="00995197">
        <w:rPr>
          <w:rFonts w:ascii="Times New Roman" w:hAnsi="Times New Roman"/>
        </w:rPr>
        <w:t xml:space="preserve">The range of amino acid variation at gene level within a subtype and between subtypes differs from 15%– 20% and 25% - 35% respectively </w:t>
      </w:r>
      <w:r w:rsidR="00275531">
        <w:rPr>
          <w:rFonts w:ascii="Times New Roman" w:hAnsi="Times New Roman"/>
        </w:rPr>
        <w:fldChar w:fldCharType="begin"/>
      </w:r>
      <w:r w:rsidR="00471A00">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275531">
        <w:rPr>
          <w:rFonts w:ascii="Times New Roman" w:hAnsi="Times New Roman"/>
        </w:rPr>
        <w:fldChar w:fldCharType="separate"/>
      </w:r>
      <w:r w:rsidR="002B7491">
        <w:rPr>
          <w:rFonts w:ascii="Times New Roman" w:hAnsi="Times New Roman"/>
          <w:noProof/>
        </w:rPr>
        <w:t>(Korber et al., 2001)</w:t>
      </w:r>
      <w:r w:rsidR="00275531">
        <w:rPr>
          <w:rFonts w:ascii="Times New Roman" w:hAnsi="Times New Roman"/>
        </w:rPr>
        <w:fldChar w:fldCharType="end"/>
      </w:r>
      <w:r w:rsidR="00995197">
        <w:rPr>
          <w:rFonts w:ascii="Times New Roman" w:hAnsi="Times New Roman"/>
        </w:rPr>
        <w:t xml:space="preserve">. </w:t>
      </w:r>
      <w:r w:rsidR="00333579">
        <w:rPr>
          <w:rFonts w:ascii="Times New Roman" w:hAnsi="Times New Roman"/>
        </w:rPr>
        <w:t>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275531">
        <w:rPr>
          <w:rFonts w:ascii="Times New Roman" w:hAnsi="Times New Roman"/>
        </w:rPr>
        <w:fldChar w:fldCharType="begin"/>
      </w:r>
      <w:r w:rsidR="00471A00">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275531">
        <w:rPr>
          <w:rFonts w:ascii="Times New Roman" w:hAnsi="Times New Roman"/>
        </w:rPr>
        <w:fldChar w:fldCharType="separate"/>
      </w:r>
      <w:r w:rsidR="002B7491">
        <w:rPr>
          <w:rFonts w:ascii="Times New Roman" w:hAnsi="Times New Roman"/>
          <w:noProof/>
        </w:rPr>
        <w:t>(Hemelaar et al., 2006)</w:t>
      </w:r>
      <w:r w:rsidR="00275531">
        <w:rPr>
          <w:rFonts w:ascii="Times New Roman" w:hAnsi="Times New Roman"/>
        </w:rPr>
        <w:fldChar w:fldCharType="end"/>
      </w:r>
      <w:r w:rsidR="0015069C">
        <w:rPr>
          <w:rFonts w:ascii="Times New Roman" w:hAnsi="Times New Roman"/>
        </w:rPr>
        <w:t>. Subtypes F, H, J and K</w:t>
      </w:r>
      <w:r w:rsidR="00553FBE">
        <w:rPr>
          <w:rFonts w:ascii="Times New Roman" w:hAnsi="Times New Roman"/>
        </w:rPr>
        <w:t xml:space="preserve"> infections are rare and collectively account</w:t>
      </w:r>
      <w:r w:rsidR="0015069C">
        <w:rPr>
          <w:rFonts w:ascii="Times New Roman" w:hAnsi="Times New Roman"/>
        </w:rPr>
        <w:t xml:space="preserve"> for only 0.94% infections </w:t>
      </w:r>
      <w:r w:rsidR="00275531">
        <w:rPr>
          <w:rFonts w:ascii="Times New Roman" w:hAnsi="Times New Roman"/>
        </w:rPr>
        <w:fldChar w:fldCharType="begin"/>
      </w:r>
      <w:r w:rsidR="00471A00">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275531">
        <w:rPr>
          <w:rFonts w:ascii="Times New Roman" w:hAnsi="Times New Roman"/>
        </w:rPr>
        <w:fldChar w:fldCharType="separate"/>
      </w:r>
      <w:r w:rsidR="002B7491">
        <w:rPr>
          <w:rFonts w:ascii="Times New Roman" w:hAnsi="Times New Roman"/>
          <w:noProof/>
        </w:rPr>
        <w:t>(Hemelaar et al., 2006)</w:t>
      </w:r>
      <w:r w:rsidR="00275531">
        <w:rPr>
          <w:rFonts w:ascii="Times New Roman" w:hAnsi="Times New Roman"/>
        </w:rPr>
        <w:fldChar w:fldCharType="end"/>
      </w:r>
      <w:r w:rsidR="0015069C">
        <w:rPr>
          <w:rFonts w:ascii="Times New Roman" w:hAnsi="Times New Roman"/>
        </w:rPr>
        <w:t xml:space="preserve">. </w:t>
      </w:r>
    </w:p>
    <w:p w14:paraId="297F0A4E" w14:textId="77777777"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995197">
        <w:rPr>
          <w:rFonts w:ascii="Times New Roman" w:hAnsi="Times New Roman"/>
        </w:rPr>
        <w:t>can be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275531">
        <w:rPr>
          <w:rFonts w:ascii="Times New Roman" w:hAnsi="Times New Roman"/>
        </w:rPr>
        <w:fldChar w:fldCharType="separate"/>
      </w:r>
      <w:r w:rsidR="002B7491">
        <w:rPr>
          <w:rFonts w:ascii="Times New Roman" w:hAnsi="Times New Roman"/>
          <w:noProof/>
        </w:rPr>
        <w:t>(Gao et al., 2001)</w:t>
      </w:r>
      <w:r w:rsidR="00275531">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75531">
        <w:rPr>
          <w:rFonts w:ascii="Times New Roman" w:hAnsi="Times New Roman"/>
        </w:rPr>
        <w:fldChar w:fldCharType="separate"/>
      </w:r>
      <w:r w:rsidR="002B7491">
        <w:rPr>
          <w:rFonts w:ascii="Times New Roman" w:hAnsi="Times New Roman"/>
          <w:noProof/>
        </w:rPr>
        <w:t>(Robertson et al., 2000b)</w:t>
      </w:r>
      <w:r w:rsidR="00275531">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275531">
        <w:rPr>
          <w:rFonts w:ascii="Times New Roman" w:hAnsi="Times New Roman"/>
        </w:rPr>
        <w:fldChar w:fldCharType="separate"/>
      </w:r>
      <w:r w:rsidR="002B7491">
        <w:rPr>
          <w:rFonts w:ascii="Times New Roman" w:hAnsi="Times New Roman"/>
          <w:noProof/>
        </w:rPr>
        <w:t>(Gao et al., 2001)</w:t>
      </w:r>
      <w:r w:rsidR="00275531">
        <w:rPr>
          <w:rFonts w:ascii="Times New Roman" w:hAnsi="Times New Roman"/>
        </w:rPr>
        <w:fldChar w:fldCharType="end"/>
      </w:r>
      <w:r>
        <w:rPr>
          <w:rFonts w:ascii="Times New Roman" w:hAnsi="Times New Roman"/>
        </w:rPr>
        <w:t>. Subtype A has sub-subtypes A1 and A2 (A3 and A4 are mentioned by Taylor et al 2008</w:t>
      </w:r>
      <w:r w:rsidR="00275531">
        <w:rPr>
          <w:rFonts w:ascii="Times New Roman" w:hAnsi="Times New Roman"/>
        </w:rPr>
        <w:fldChar w:fldCharType="begin"/>
      </w:r>
      <w:r w:rsidR="00471A00">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75531">
        <w:rPr>
          <w:rFonts w:ascii="Times New Roman" w:hAnsi="Times New Roman"/>
        </w:rPr>
        <w:fldChar w:fldCharType="separate"/>
      </w:r>
      <w:r w:rsidR="002B7491">
        <w:rPr>
          <w:rFonts w:ascii="Times New Roman" w:hAnsi="Times New Roman"/>
          <w:noProof/>
        </w:rPr>
        <w:t>(Taylor et al., 2008)</w:t>
      </w:r>
      <w:r w:rsidR="00275531">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75531">
        <w:rPr>
          <w:rFonts w:ascii="Times New Roman" w:hAnsi="Times New Roman"/>
        </w:rPr>
        <w:fldChar w:fldCharType="separate"/>
      </w:r>
      <w:r w:rsidR="002B7491">
        <w:rPr>
          <w:rFonts w:ascii="Times New Roman" w:hAnsi="Times New Roman"/>
          <w:noProof/>
        </w:rPr>
        <w:t>(Taylor et al., 2008)</w:t>
      </w:r>
      <w:r w:rsidR="00275531">
        <w:rPr>
          <w:rFonts w:ascii="Times New Roman" w:hAnsi="Times New Roman"/>
        </w:rPr>
        <w:fldChar w:fldCharType="end"/>
      </w:r>
      <w:r>
        <w:rPr>
          <w:rFonts w:ascii="Times New Roman" w:hAnsi="Times New Roman"/>
        </w:rPr>
        <w:t xml:space="preserve">. </w:t>
      </w:r>
    </w:p>
    <w:p w14:paraId="09BB2822" w14:textId="77777777"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275531">
        <w:rPr>
          <w:rFonts w:ascii="Times New Roman" w:hAnsi="Times New Roman"/>
        </w:rPr>
        <w:fldChar w:fldCharType="separate"/>
      </w:r>
      <w:r w:rsidR="002B7491">
        <w:rPr>
          <w:rFonts w:ascii="Times New Roman" w:hAnsi="Times New Roman"/>
          <w:noProof/>
        </w:rPr>
        <w:t>(Ayouba et al., 2000)</w:t>
      </w:r>
      <w:r w:rsidR="00275531">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275531">
        <w:rPr>
          <w:rFonts w:ascii="Times New Roman" w:hAnsi="Times New Roman"/>
        </w:rPr>
        <w:fldChar w:fldCharType="separate"/>
      </w:r>
      <w:r w:rsidR="002B7491">
        <w:rPr>
          <w:rFonts w:ascii="Times New Roman" w:hAnsi="Times New Roman"/>
          <w:noProof/>
        </w:rPr>
        <w:t>(Lemey et al., 2004b)</w:t>
      </w:r>
      <w:r w:rsidR="00275531">
        <w:rPr>
          <w:rFonts w:ascii="Times New Roman" w:hAnsi="Times New Roman"/>
        </w:rPr>
        <w:fldChar w:fldCharType="end"/>
      </w:r>
      <w:r>
        <w:rPr>
          <w:rFonts w:ascii="Times New Roman" w:hAnsi="Times New Roman"/>
        </w:rPr>
        <w:t xml:space="preserve"> and P </w:t>
      </w:r>
      <w:r w:rsidR="00275531">
        <w:rPr>
          <w:rFonts w:ascii="Times New Roman" w:hAnsi="Times New Roman"/>
        </w:rPr>
        <w:fldChar w:fldCharType="begin"/>
      </w:r>
      <w:r w:rsidR="00471A00">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75531">
        <w:rPr>
          <w:rFonts w:ascii="Times New Roman" w:hAnsi="Times New Roman"/>
        </w:rPr>
        <w:fldChar w:fldCharType="separate"/>
      </w:r>
      <w:r w:rsidR="002B7491">
        <w:rPr>
          <w:rFonts w:ascii="Times New Roman" w:hAnsi="Times New Roman"/>
          <w:noProof/>
        </w:rPr>
        <w:t>(Vallari et al., 2011)</w:t>
      </w:r>
      <w:r w:rsidR="00275531">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275531">
        <w:rPr>
          <w:rFonts w:ascii="Times New Roman" w:hAnsi="Times New Roman"/>
        </w:rPr>
        <w:fldChar w:fldCharType="separate"/>
      </w:r>
      <w:r w:rsidR="002B7491">
        <w:rPr>
          <w:rFonts w:ascii="Times New Roman" w:hAnsi="Times New Roman"/>
          <w:noProof/>
        </w:rPr>
        <w:t>(Roques et al., 2002)</w:t>
      </w:r>
      <w:r w:rsidR="00275531">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14:paraId="6BFF5300" w14:textId="77777777"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14:paraId="3D201F1C" w14:textId="77777777"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275531">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(Artenstein et al., 1995; Tovanabutra et al., 2002; Wasi et al., 1995)</w:t>
      </w:r>
      <w:r w:rsidR="00275531">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275531">
        <w:rPr>
          <w:rFonts w:ascii="Times New Roman" w:hAnsi="Times New Roman"/>
        </w:rPr>
        <w:fldChar w:fldCharType="begin"/>
      </w:r>
      <w:r w:rsidR="00471A00">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75531">
        <w:rPr>
          <w:rFonts w:ascii="Times New Roman" w:hAnsi="Times New Roman"/>
        </w:rPr>
        <w:fldChar w:fldCharType="separate"/>
      </w:r>
      <w:r w:rsidR="002B7491">
        <w:rPr>
          <w:rFonts w:ascii="Times New Roman" w:hAnsi="Times New Roman"/>
          <w:noProof/>
        </w:rPr>
        <w:t>(McCutchan, 2006)</w:t>
      </w:r>
      <w:r w:rsidR="00275531">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14:paraId="1456559C" w14:textId="77777777" w:rsidR="008E750A" w:rsidRDefault="008E750A" w:rsidP="004C5917">
      <w:pPr>
        <w:pStyle w:val="Heading3"/>
      </w:pPr>
    </w:p>
    <w:p w14:paraId="4F1EEC61" w14:textId="77777777" w:rsidR="008E750A" w:rsidRDefault="00076491" w:rsidP="004C5917">
      <w:pPr>
        <w:pStyle w:val="Heading3"/>
      </w:pPr>
      <w:r>
        <w:rPr>
          <w:noProof/>
          <w:lang w:eastAsia="en-US"/>
        </w:rPr>
        <mc:AlternateContent>
          <mc:Choice Requires="wps">
            <w:drawing>
              <wp:anchor distT="0" distB="0" distL="114300" distR="114300" simplePos="0" relativeHeight="251662336" behindDoc="0" locked="0" layoutInCell="1" allowOverlap="1" wp14:anchorId="179F95C9" wp14:editId="6041EC60">
                <wp:simplePos x="0" y="0"/>
                <wp:positionH relativeFrom="column">
                  <wp:posOffset>5486400</wp:posOffset>
                </wp:positionH>
                <wp:positionV relativeFrom="paragraph">
                  <wp:posOffset>129540</wp:posOffset>
                </wp:positionV>
                <wp:extent cx="685800" cy="8289925"/>
                <wp:effectExtent l="0" t="0" r="0" b="5080"/>
                <wp:wrapTight wrapText="bothSides">
                  <wp:wrapPolygon edited="0">
                    <wp:start x="0" y="0"/>
                    <wp:lineTo x="21600" y="0"/>
                    <wp:lineTo x="21600" y="21600"/>
                    <wp:lineTo x="0" y="21600"/>
                    <wp:lineTo x="0" y="0"/>
                  </wp:wrapPolygon>
                </wp:wrapTight>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28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5D931" w14:textId="77777777" w:rsidR="00071440" w:rsidRDefault="00071440">
                            <w:r>
                              <w:t xml:space="preserve">Figure 1.4: HIV diversity around the globe, its level of prevalence in the area and number of genome sequenced. Source: McCutchan 2006 </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6in;margin-top:10.2pt;width:54pt;height:6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" filled="f" stroked="f">
                <v:textbox style="layout-flow:vertical;mso-layout-flow-alt:bottom-to-top" inset=",7.2pt,,7.2pt">
                  <w:txbxContent>
                    <w:p w14:paraId="3B25D931" w14:textId="77777777" w:rsidR="001568BE" w:rsidRDefault="001568BE">
                      <w:r>
                        <w:t xml:space="preserve">Figure 1.4: HIV diversity around the globe, its level of prevalence in the area and number of genome sequenced. Source: </w:t>
                      </w:r>
                      <w:proofErr w:type="spellStart"/>
                      <w:r>
                        <w:t>McCutchan</w:t>
                      </w:r>
                      <w:proofErr w:type="spellEnd"/>
                      <w:r>
                        <w:t xml:space="preserve"> 2006 </w:t>
                      </w:r>
                    </w:p>
                  </w:txbxContent>
                </v:textbox>
                <w10:wrap type="tight"/>
              </v:shape>
            </w:pict>
          </mc:Fallback>
        </mc:AlternateContent>
      </w:r>
      <w:r w:rsidR="00CE351F">
        <w:rPr>
          <w:noProof/>
          <w:lang w:eastAsia="en-US"/>
        </w:rPr>
        <w:drawing>
          <wp:inline distT="0" distB="0" distL="0" distR="0" wp14:anchorId="5C160D18" wp14:editId="550132FA">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0500" cy="8284016"/>
                    </a:xfrm>
                    <a:prstGeom prst="rect">
                      <a:avLst/>
                    </a:prstGeom>
                    <a:noFill/>
                    <a:ln w="9525">
                      <a:noFill/>
                      <a:miter lim="800000"/>
                      <a:headEnd/>
                      <a:tailEnd/>
                    </a:ln>
                  </pic:spPr>
                </pic:pic>
              </a:graphicData>
            </a:graphic>
          </wp:inline>
        </w:drawing>
      </w:r>
    </w:p>
    <w:p w14:paraId="705F339B" w14:textId="77777777" w:rsidR="000E7005" w:rsidRDefault="000E7005" w:rsidP="000E7005">
      <w:pPr>
        <w:spacing w:line="480" w:lineRule="auto"/>
        <w:jc w:val="both"/>
      </w:pPr>
    </w:p>
    <w:p w14:paraId="0F4BB081" w14:textId="77777777"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14:anchorId="2A0D71D2" wp14:editId="60D44653">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3"/>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14:paraId="65BF0D9E" w14:textId="77777777"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Letvin 2006 </w:t>
      </w:r>
      <w:r w:rsidR="00275531">
        <w:rPr>
          <w:rFonts w:ascii="Times New Roman" w:hAnsi="Times New Roman"/>
        </w:rPr>
        <w:fldChar w:fldCharType="begin"/>
      </w:r>
      <w:r w:rsidR="00471A00">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275531">
        <w:rPr>
          <w:rFonts w:ascii="Times New Roman" w:hAnsi="Times New Roman"/>
        </w:rPr>
        <w:fldChar w:fldCharType="separate"/>
      </w:r>
      <w:r w:rsidR="002B7491">
        <w:rPr>
          <w:rFonts w:ascii="Times New Roman" w:hAnsi="Times New Roman"/>
          <w:noProof/>
        </w:rPr>
        <w:t>(Letvin, 2006)</w:t>
      </w:r>
      <w:r w:rsidR="00275531">
        <w:rPr>
          <w:rFonts w:ascii="Times New Roman" w:hAnsi="Times New Roman"/>
        </w:rPr>
        <w:fldChar w:fldCharType="end"/>
      </w:r>
    </w:p>
    <w:p w14:paraId="6D7A4E8C" w14:textId="77777777" w:rsidR="00CE351F" w:rsidRDefault="00CE351F" w:rsidP="00BF098A">
      <w:pPr>
        <w:spacing w:before="2" w:after="2" w:line="480" w:lineRule="auto"/>
        <w:jc w:val="both"/>
        <w:rPr>
          <w:rFonts w:ascii="Times New Roman" w:hAnsi="Times New Roman"/>
        </w:rPr>
      </w:pPr>
    </w:p>
    <w:p w14:paraId="08243D22" w14:textId="77777777"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r w:rsidR="00BF098A">
        <w:rPr>
          <w:rFonts w:ascii="Times New Roman" w:hAnsi="Times New Roman"/>
        </w:rPr>
        <w:t xml:space="preserve">recombinant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“cpx”) respectively (reviewed in </w:t>
      </w:r>
      <w:r w:rsidR="00275531">
        <w:rPr>
          <w:rFonts w:ascii="Times New Roman" w:hAnsi="Times New Roman"/>
        </w:rPr>
        <w:fldChar w:fldCharType="begin"/>
      </w:r>
      <w:r w:rsidR="00471A00">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75531">
        <w:rPr>
          <w:rFonts w:ascii="Times New Roman" w:hAnsi="Times New Roman"/>
        </w:rPr>
        <w:fldChar w:fldCharType="separate"/>
      </w:r>
      <w:r w:rsidR="002B7491">
        <w:rPr>
          <w:rFonts w:ascii="Times New Roman" w:hAnsi="Times New Roman"/>
          <w:noProof/>
        </w:rPr>
        <w:t>(McCutchan, 2006)</w:t>
      </w:r>
      <w:r w:rsidR="00275531">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275531">
        <w:rPr>
          <w:rFonts w:ascii="Times New Roman" w:hAnsi="Times New Roman"/>
        </w:rPr>
        <w:fldChar w:fldCharType="begin"/>
      </w:r>
      <w:r w:rsidR="00471A00">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75531">
        <w:rPr>
          <w:rFonts w:ascii="Times New Roman" w:hAnsi="Times New Roman"/>
        </w:rPr>
        <w:fldChar w:fldCharType="separate"/>
      </w:r>
      <w:r w:rsidR="002B7491">
        <w:rPr>
          <w:rFonts w:ascii="Times New Roman" w:hAnsi="Times New Roman"/>
          <w:noProof/>
        </w:rPr>
        <w:t>(Robertson et al., 2000a)</w:t>
      </w:r>
      <w:r w:rsidR="00275531">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275531">
        <w:rPr>
          <w:rFonts w:ascii="Times New Roman" w:hAnsi="Times New Roman"/>
        </w:rPr>
        <w:fldChar w:fldCharType="begin"/>
      </w:r>
      <w:r w:rsidR="00471A00">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75531">
        <w:rPr>
          <w:rFonts w:ascii="Times New Roman" w:hAnsi="Times New Roman"/>
        </w:rPr>
        <w:fldChar w:fldCharType="separate"/>
      </w:r>
      <w:r w:rsidR="002B7491">
        <w:rPr>
          <w:rFonts w:ascii="Times New Roman" w:hAnsi="Times New Roman"/>
          <w:noProof/>
        </w:rPr>
        <w:t>(McCutchan, 2006)</w:t>
      </w:r>
      <w:r w:rsidR="00275531">
        <w:rPr>
          <w:rFonts w:ascii="Times New Roman" w:hAnsi="Times New Roman"/>
        </w:rPr>
        <w:fldChar w:fldCharType="end"/>
      </w:r>
      <w:r w:rsidR="00BF098A">
        <w:rPr>
          <w:rFonts w:ascii="Times New Roman" w:hAnsi="Times New Roman"/>
        </w:rPr>
        <w:t>). There are 55 CRFs listed in Los Alamos National Laboratory database for HIV sequences (</w:t>
      </w:r>
      <w:hyperlink r:id="rId14"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275531">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(Archer et al., 2008; McCutchan et al., 2002; Salminen et al., 1995; Zhang et al., 2010)</w:t>
      </w:r>
      <w:r w:rsidR="00275531">
        <w:rPr>
          <w:rFonts w:ascii="Times New Roman" w:hAnsi="Times New Roman"/>
        </w:rPr>
        <w:fldChar w:fldCharType="end"/>
      </w:r>
      <w:r w:rsidR="00BF098A">
        <w:rPr>
          <w:rFonts w:ascii="Times New Roman" w:hAnsi="Times New Roman"/>
        </w:rPr>
        <w:t xml:space="preserve"> from different strains of the virus are listed in </w:t>
      </w:r>
      <w:hyperlink r:id="rId15"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each appeared in a publication.  CRFs account for at least 20% of all the HIV infections</w:t>
      </w:r>
      <w:r w:rsidR="00BD25F3">
        <w:rPr>
          <w:rFonts w:ascii="Times New Roman" w:hAnsi="Times New Roman"/>
        </w:rPr>
        <w:t xml:space="preserve"> </w:t>
      </w:r>
      <w:r w:rsidR="00275531">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(Robertson et al., 2000a; Robertson et al., 1995; Sharp et al., 1995)</w:t>
      </w:r>
      <w:r w:rsidR="00275531">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275531">
        <w:rPr>
          <w:rFonts w:ascii="Times New Roman" w:hAnsi="Times New Roman"/>
        </w:rPr>
        <w:fldChar w:fldCharType="begin"/>
      </w:r>
      <w:r w:rsidR="00471A00">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275531">
        <w:rPr>
          <w:rFonts w:ascii="Times New Roman" w:hAnsi="Times New Roman"/>
        </w:rPr>
        <w:fldChar w:fldCharType="separate"/>
      </w:r>
      <w:r w:rsidR="002B7491">
        <w:rPr>
          <w:rFonts w:ascii="Times New Roman" w:hAnsi="Times New Roman"/>
          <w:noProof/>
        </w:rPr>
        <w:t>(McCutchan, 2000)</w:t>
      </w:r>
      <w:r w:rsidR="00275531">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275531">
        <w:rPr>
          <w:rFonts w:ascii="Times New Roman" w:hAnsi="Times New Roman"/>
        </w:rPr>
        <w:fldChar w:fldCharType="begin"/>
      </w:r>
      <w:r w:rsidR="00471A00">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75531">
        <w:rPr>
          <w:rFonts w:ascii="Times New Roman" w:hAnsi="Times New Roman"/>
        </w:rPr>
        <w:fldChar w:fldCharType="separate"/>
      </w:r>
      <w:r w:rsidR="002B7491">
        <w:rPr>
          <w:rFonts w:ascii="Times New Roman" w:hAnsi="Times New Roman"/>
          <w:noProof/>
        </w:rPr>
        <w:t>(Taylor et al., 2008)</w:t>
      </w:r>
      <w:r w:rsidR="00275531">
        <w:rPr>
          <w:rFonts w:ascii="Times New Roman" w:hAnsi="Times New Roman"/>
        </w:rPr>
        <w:fldChar w:fldCharType="end"/>
      </w:r>
      <w:r w:rsidR="00BF098A">
        <w:rPr>
          <w:rFonts w:ascii="Times New Roman" w:hAnsi="Times New Roman"/>
        </w:rPr>
        <w:t>.</w:t>
      </w:r>
    </w:p>
    <w:p w14:paraId="714A06F5" w14:textId="77777777"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14:paraId="3FF9DB64" w14:textId="77777777"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275531">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(Fischer et al.; Keele et al., 2008)</w:t>
      </w:r>
      <w:r w:rsidR="00275531">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275531">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(Long et al., 2000; Ping et al., 2000)</w:t>
      </w:r>
      <w:r w:rsidR="00275531">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275531">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(Delwart et al., 2002; Haase)</w:t>
      </w:r>
      <w:r w:rsidR="00275531">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275531">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471A00">
        <w:rPr>
          <w:rFonts w:ascii="Times New Roman" w:hAnsi="Times New Roman"/>
        </w:rPr>
        <w:instrText xml:space="preserve"> ADDIN EN.CITE </w:instrText>
      </w:r>
      <w:r w:rsidR="00275531">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471A00">
        <w:rPr>
          <w:rFonts w:ascii="Times New Roman" w:hAnsi="Times New Roman"/>
        </w:rPr>
        <w:instrText xml:space="preserve"> ADDIN EN.CITE.DATA </w:instrText>
      </w:r>
      <w:r w:rsidR="00275531">
        <w:rPr>
          <w:rFonts w:ascii="Times New Roman" w:hAnsi="Times New Roman"/>
        </w:rPr>
      </w:r>
      <w:r w:rsidR="00275531">
        <w:rPr>
          <w:rFonts w:ascii="Times New Roman" w:hAnsi="Times New Roman"/>
        </w:rPr>
        <w:fldChar w:fldCharType="end"/>
      </w:r>
      <w:r w:rsidR="00275531">
        <w:rPr>
          <w:rFonts w:ascii="Times New Roman" w:hAnsi="Times New Roman"/>
        </w:rPr>
      </w:r>
      <w:r w:rsidR="00275531">
        <w:rPr>
          <w:rFonts w:ascii="Times New Roman" w:hAnsi="Times New Roman"/>
        </w:rPr>
        <w:fldChar w:fldCharType="separate"/>
      </w:r>
      <w:r w:rsidR="002B7491">
        <w:rPr>
          <w:rFonts w:ascii="Times New Roman" w:hAnsi="Times New Roman"/>
          <w:noProof/>
        </w:rPr>
        <w:t>(Long et al., 2000)</w:t>
      </w:r>
      <w:r w:rsidR="00275531">
        <w:rPr>
          <w:rFonts w:ascii="Times New Roman" w:hAnsi="Times New Roman"/>
        </w:rPr>
        <w:fldChar w:fldCharType="end"/>
      </w:r>
      <w:r>
        <w:rPr>
          <w:rFonts w:ascii="Times New Roman" w:hAnsi="Times New Roman"/>
        </w:rPr>
        <w:t xml:space="preserve">. This heterogeneous viral population consisting </w:t>
      </w:r>
      <w:r w:rsidR="00995197">
        <w:rPr>
          <w:rFonts w:ascii="Times New Roman" w:hAnsi="Times New Roman"/>
        </w:rPr>
        <w:t xml:space="preserve">of a </w:t>
      </w:r>
      <w:r>
        <w:rPr>
          <w:rFonts w:ascii="Times New Roman" w:hAnsi="Times New Roman"/>
        </w:rPr>
        <w:t>swarm of highly similar but genetically non-identical HIV virus</w:t>
      </w:r>
      <w:r w:rsidR="00995197">
        <w:rPr>
          <w:rFonts w:ascii="Times New Roman" w:hAnsi="Times New Roman"/>
        </w:rPr>
        <w:t>es</w:t>
      </w:r>
      <w:r>
        <w:rPr>
          <w:rFonts w:ascii="Times New Roman" w:hAnsi="Times New Roman"/>
        </w:rPr>
        <w:t xml:space="preserve"> is called </w:t>
      </w:r>
      <w:r w:rsidR="00995197">
        <w:rPr>
          <w:rFonts w:ascii="Times New Roman" w:hAnsi="Times New Roman"/>
        </w:rPr>
        <w:t xml:space="preserve">the </w:t>
      </w:r>
      <w:r>
        <w:rPr>
          <w:rFonts w:ascii="Times New Roman" w:hAnsi="Times New Roman"/>
        </w:rPr>
        <w:t xml:space="preserve">HIV quasispecies (reviewed in </w:t>
      </w:r>
      <w:r w:rsidR="00275531">
        <w:rPr>
          <w:rFonts w:ascii="Times New Roman" w:hAnsi="Times New Roman"/>
        </w:rPr>
        <w:fldChar w:fldCharType="begin"/>
      </w:r>
      <w:r w:rsidR="00471A00">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75531">
        <w:rPr>
          <w:rFonts w:ascii="Times New Roman" w:hAnsi="Times New Roman"/>
        </w:rPr>
        <w:fldChar w:fldCharType="separate"/>
      </w:r>
      <w:r w:rsidR="002B7491">
        <w:rPr>
          <w:rFonts w:ascii="Times New Roman" w:hAnsi="Times New Roman"/>
          <w:noProof/>
        </w:rPr>
        <w:t>(McCutchan, 2006)</w:t>
      </w:r>
      <w:r w:rsidR="00275531">
        <w:rPr>
          <w:rFonts w:ascii="Times New Roman" w:hAnsi="Times New Roman"/>
        </w:rPr>
        <w:fldChar w:fldCharType="end"/>
      </w:r>
      <w:r>
        <w:rPr>
          <w:rFonts w:ascii="Times New Roman" w:hAnsi="Times New Roman"/>
        </w:rPr>
        <w:t xml:space="preserve">). It is observed that the diversity </w:t>
      </w:r>
      <w:r w:rsidR="00995197">
        <w:rPr>
          <w:rFonts w:ascii="Times New Roman" w:hAnsi="Times New Roman"/>
        </w:rPr>
        <w:t>at a gene (</w:t>
      </w:r>
      <w:r w:rsidR="00995197" w:rsidRPr="00995197">
        <w:rPr>
          <w:rFonts w:ascii="Times New Roman" w:hAnsi="Times New Roman"/>
          <w:i/>
        </w:rPr>
        <w:t>env</w:t>
      </w:r>
      <w:r w:rsidR="00995197">
        <w:rPr>
          <w:rFonts w:ascii="Times New Roman" w:hAnsi="Times New Roman"/>
        </w:rPr>
        <w:t xml:space="preserve">) </w:t>
      </w:r>
      <w:r>
        <w:rPr>
          <w:rFonts w:ascii="Times New Roman" w:hAnsi="Times New Roman"/>
        </w:rPr>
        <w:t>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275531">
        <w:rPr>
          <w:rFonts w:ascii="Times New Roman" w:hAnsi="Times New Roman"/>
        </w:rPr>
        <w:fldChar w:fldCharType="begin"/>
      </w:r>
      <w:r w:rsidR="00471A00">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275531">
        <w:rPr>
          <w:rFonts w:ascii="Times New Roman" w:hAnsi="Times New Roman"/>
        </w:rPr>
        <w:fldChar w:fldCharType="separate"/>
      </w:r>
      <w:r w:rsidR="002B7491">
        <w:rPr>
          <w:rFonts w:ascii="Times New Roman" w:hAnsi="Times New Roman"/>
          <w:noProof/>
        </w:rPr>
        <w:t>(Fouchier et al., 1992)</w:t>
      </w:r>
      <w:r w:rsidR="00275531">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 xml:space="preserve">viral </w:t>
      </w:r>
      <w:r w:rsidR="00995197">
        <w:rPr>
          <w:rFonts w:ascii="Times New Roman" w:hAnsi="Times New Roman"/>
        </w:rPr>
        <w:t>quasispecies are high</w:t>
      </w:r>
      <w:r>
        <w:rPr>
          <w:rFonts w:ascii="Times New Roman" w:hAnsi="Times New Roman"/>
        </w:rPr>
        <w:t xml:space="preserve"> replication rate and</w:t>
      </w:r>
      <w:r>
        <w:t xml:space="preserve"> turnover </w:t>
      </w:r>
      <w:r w:rsidR="00275531">
        <w:fldChar w:fldCharType="begin"/>
      </w:r>
      <w:r w:rsidR="00471A00">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275531">
        <w:fldChar w:fldCharType="separate"/>
      </w:r>
      <w:r w:rsidR="0091692B">
        <w:rPr>
          <w:noProof/>
        </w:rPr>
        <w:t>(Ho et al., 1995b)</w:t>
      </w:r>
      <w:r w:rsidR="00275531">
        <w:fldChar w:fldCharType="end"/>
      </w:r>
      <w:r>
        <w:t xml:space="preserve">, viral </w:t>
      </w:r>
      <w:r w:rsidRPr="00CC4010">
        <w:t>genome</w:t>
      </w:r>
      <w:r>
        <w:t xml:space="preserve"> recombination</w:t>
      </w:r>
      <w:r w:rsidR="00EB4E4C">
        <w:t xml:space="preserve"> </w:t>
      </w:r>
      <w:r w:rsidR="00275531">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471A00">
        <w:instrText xml:space="preserve"> ADDIN EN.CITE </w:instrText>
      </w:r>
      <w:r w:rsidR="00275531">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471A00">
        <w:instrText xml:space="preserve"> ADDIN EN.CITE.DATA </w:instrText>
      </w:r>
      <w:r w:rsidR="00275531">
        <w:fldChar w:fldCharType="end"/>
      </w:r>
      <w:r w:rsidR="00275531">
        <w:fldChar w:fldCharType="separate"/>
      </w:r>
      <w:r w:rsidR="002B7491">
        <w:rPr>
          <w:noProof/>
        </w:rPr>
        <w:t>(Fang et al., 2004; Gu et al., 1995; Lole et al., 1999)</w:t>
      </w:r>
      <w:r w:rsidR="00275531">
        <w:fldChar w:fldCharType="end"/>
      </w:r>
      <w:r>
        <w:t>, higher mutation rate by erroneous reverse transcriptase</w:t>
      </w:r>
      <w:r w:rsidR="00386505">
        <w:t xml:space="preserve"> </w:t>
      </w:r>
      <w:r w:rsidR="00275531">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471A00">
        <w:instrText xml:space="preserve"> ADDIN EN.CITE </w:instrText>
      </w:r>
      <w:r w:rsidR="00275531">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471A00">
        <w:instrText xml:space="preserve"> ADDIN EN.CITE.DATA </w:instrText>
      </w:r>
      <w:r w:rsidR="00275531">
        <w:fldChar w:fldCharType="end"/>
      </w:r>
      <w:r w:rsidR="00275531">
        <w:fldChar w:fldCharType="separate"/>
      </w:r>
      <w:r w:rsidR="002B7491">
        <w:rPr>
          <w:noProof/>
        </w:rPr>
        <w:t>(Bebenek et al., 1989; Roberts et al., 1988)</w:t>
      </w:r>
      <w:r w:rsidR="00275531">
        <w:fldChar w:fldCharType="end"/>
      </w:r>
      <w:r>
        <w:t>, and host immune selection</w:t>
      </w:r>
      <w:r w:rsidR="00386505">
        <w:t xml:space="preserve"> </w:t>
      </w:r>
      <w:r w:rsidR="00275531">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471A00">
        <w:instrText xml:space="preserve"> ADDIN EN.CITE </w:instrText>
      </w:r>
      <w:r w:rsidR="00275531">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471A00">
        <w:instrText xml:space="preserve"> ADDIN EN.CITE.DATA </w:instrText>
      </w:r>
      <w:r w:rsidR="00275531">
        <w:fldChar w:fldCharType="end"/>
      </w:r>
      <w:r w:rsidR="00275531">
        <w:fldChar w:fldCharType="separate"/>
      </w:r>
      <w:r w:rsidR="002B7491">
        <w:rPr>
          <w:noProof/>
        </w:rPr>
        <w:t>(Borrow et al., 1997; Price et al., 1997)</w:t>
      </w:r>
      <w:r w:rsidR="00275531">
        <w:fldChar w:fldCharType="end"/>
      </w:r>
      <w:r>
        <w:t xml:space="preserve">. On the whole, HIV replication (discussed in section 1.6) is the overall source of genetic heterogeneity in the viral population (reviewed in </w:t>
      </w:r>
      <w:r w:rsidR="00275531">
        <w:fldChar w:fldCharType="begin"/>
      </w:r>
      <w:r w:rsidR="00471A00">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275531">
        <w:fldChar w:fldCharType="separate"/>
      </w:r>
      <w:r w:rsidR="002B7491">
        <w:rPr>
          <w:noProof/>
        </w:rPr>
        <w:t>(Smyth et al.)</w:t>
      </w:r>
      <w:r w:rsidR="00275531">
        <w:fldChar w:fldCharType="end"/>
      </w:r>
      <w:r>
        <w:t>).</w:t>
      </w:r>
    </w:p>
    <w:p w14:paraId="6F6264DD" w14:textId="77777777"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275531">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471A00">
        <w:instrText xml:space="preserve"> ADDIN EN.CITE </w:instrText>
      </w:r>
      <w:r w:rsidR="00275531">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471A00">
        <w:instrText xml:space="preserve"> ADDIN EN.CITE.DATA </w:instrText>
      </w:r>
      <w:r w:rsidR="00275531">
        <w:fldChar w:fldCharType="end"/>
      </w:r>
      <w:r w:rsidR="00275531">
        <w:fldChar w:fldCharType="separate"/>
      </w:r>
      <w:r w:rsidR="002B7491">
        <w:rPr>
          <w:noProof/>
        </w:rPr>
        <w:t>(Fang et al., 2004; Neher and Leitner)</w:t>
      </w:r>
      <w:r w:rsidR="00275531">
        <w:fldChar w:fldCharType="end"/>
      </w:r>
      <w:r>
        <w:t>. Two genomes from different viral strains</w:t>
      </w:r>
      <w:r w:rsidR="0078515B">
        <w:t xml:space="preserve"> from same subtype or different subtypes</w:t>
      </w:r>
      <w:r>
        <w:t xml:space="preserve"> can be co-packed into single virion during replication </w:t>
      </w:r>
      <w:r w:rsidR="00275531">
        <w:fldChar w:fldCharType="begin"/>
      </w:r>
      <w:r w:rsidR="00471A00">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275531">
        <w:fldChar w:fldCharType="separate"/>
      </w:r>
      <w:r w:rsidR="002B7491">
        <w:rPr>
          <w:noProof/>
        </w:rPr>
        <w:t>(Stuhlmann and Berg, 1992)</w:t>
      </w:r>
      <w:r w:rsidR="00275531">
        <w:fldChar w:fldCharType="end"/>
      </w:r>
      <w:r>
        <w:t>. In the subsequent HIV replication, the ability of reverse transcriptase to switch between the two template genomes produces a</w:t>
      </w:r>
      <w:r w:rsidR="001673B5">
        <w:t>n</w:t>
      </w:r>
      <w:r>
        <w:t xml:space="preserve"> </w:t>
      </w:r>
      <w:r w:rsidR="0078515B">
        <w:t xml:space="preserve">intra subtype or inter-subtype </w:t>
      </w:r>
      <w:r>
        <w:t xml:space="preserve">recombined </w:t>
      </w:r>
      <w:r w:rsidR="001673B5">
        <w:t>viruses at the end of the replication cycle</w:t>
      </w:r>
      <w:r w:rsidR="009A6ABA">
        <w:t xml:space="preserve"> </w:t>
      </w:r>
      <w:r w:rsidR="00275531">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471A00">
        <w:instrText xml:space="preserve"> ADDIN EN.CITE </w:instrText>
      </w:r>
      <w:r w:rsidR="00275531">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471A00">
        <w:instrText xml:space="preserve"> ADDIN EN.CITE.DATA </w:instrText>
      </w:r>
      <w:r w:rsidR="00275531">
        <w:fldChar w:fldCharType="end"/>
      </w:r>
      <w:r w:rsidR="00275531">
        <w:fldChar w:fldCharType="separate"/>
      </w:r>
      <w:r w:rsidR="002B7491">
        <w:rPr>
          <w:noProof/>
        </w:rPr>
        <w:t>(Ben-Artzi et al., 1996; Kostrikis et al., 2002)</w:t>
      </w:r>
      <w:r w:rsidR="00275531">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275531">
        <w:fldChar w:fldCharType="begin"/>
      </w:r>
      <w:r w:rsidR="00471A00">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275531">
        <w:fldChar w:fldCharType="separate"/>
      </w:r>
      <w:r w:rsidR="002B7491">
        <w:rPr>
          <w:noProof/>
        </w:rPr>
        <w:t>(Smyth et al.)</w:t>
      </w:r>
      <w:r w:rsidR="00275531">
        <w:fldChar w:fldCharType="end"/>
      </w:r>
      <w:r>
        <w:t xml:space="preserve">). Successful transmission of </w:t>
      </w:r>
      <w:r w:rsidR="0078515B">
        <w:t>the recombinant forms</w:t>
      </w:r>
      <w:r>
        <w:t xml:space="preserve"> with high viral fitness to three or more people and circulates in human population establishes Circulating Recombinant Forms (CRFs) (reviewed in </w:t>
      </w:r>
      <w:r w:rsidR="00275531">
        <w:fldChar w:fldCharType="begin"/>
      </w:r>
      <w:r w:rsidR="00471A00">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275531">
        <w:fldChar w:fldCharType="separate"/>
      </w:r>
      <w:r w:rsidR="002B7491">
        <w:rPr>
          <w:noProof/>
        </w:rPr>
        <w:t>(Perrin et al., 2003)</w:t>
      </w:r>
      <w:r w:rsidR="00275531">
        <w:fldChar w:fldCharType="end"/>
      </w:r>
      <w:r>
        <w:t>)</w:t>
      </w:r>
      <w:r w:rsidR="0078515B">
        <w:t>, as discussed in section 1.4.2</w:t>
      </w:r>
      <w:r>
        <w:t>.</w:t>
      </w:r>
    </w:p>
    <w:p w14:paraId="2CC474D0" w14:textId="77777777" w:rsidR="00BF098A" w:rsidRPr="00BF098A" w:rsidRDefault="00BF098A" w:rsidP="00BF098A"/>
    <w:p w14:paraId="07C2133A" w14:textId="77777777" w:rsidR="004C5917" w:rsidRDefault="00FC09AB" w:rsidP="004C5917">
      <w:pPr>
        <w:pStyle w:val="Heading3"/>
      </w:pPr>
      <w:r>
        <w:t xml:space="preserve">1.5 </w:t>
      </w:r>
      <w:r w:rsidR="00870A43">
        <w:t>HIV genome and proteins – structures and functions</w:t>
      </w:r>
    </w:p>
    <w:p w14:paraId="3B684C5F" w14:textId="77777777" w:rsidR="00870A43" w:rsidRPr="004C5917" w:rsidRDefault="00870A43" w:rsidP="004C5917"/>
    <w:p w14:paraId="2B46AA1C" w14:textId="77777777" w:rsidR="00870A43" w:rsidRDefault="00870A43" w:rsidP="00870A43">
      <w:pPr>
        <w:spacing w:line="480" w:lineRule="auto"/>
        <w:jc w:val="both"/>
      </w:pPr>
      <w:r>
        <w:t>HIV has nine genes and produces 15 protei</w:t>
      </w:r>
      <w:r w:rsidR="000B6F5B">
        <w:t>ns</w:t>
      </w:r>
      <w:r w:rsidR="00A20492">
        <w:t xml:space="preserve"> </w:t>
      </w:r>
      <w:r w:rsidR="00275531">
        <w:fldChar w:fldCharType="begin"/>
      </w:r>
      <w:r w:rsidR="00471A00">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75531">
        <w:fldChar w:fldCharType="separate"/>
      </w:r>
      <w:r w:rsidR="002B7491">
        <w:rPr>
          <w:noProof/>
        </w:rPr>
        <w:t>(Frankel and Young, 1998)</w:t>
      </w:r>
      <w:r w:rsidR="00275531">
        <w:fldChar w:fldCharType="end"/>
      </w:r>
      <w:r w:rsidR="0018032B">
        <w:t xml:space="preserve">. </w:t>
      </w:r>
      <w:r>
        <w:t xml:space="preserve">The genes are broadly </w:t>
      </w:r>
      <w:r w:rsidR="000C6C8D">
        <w:t>grouped</w:t>
      </w:r>
      <w:r>
        <w:t xml:space="preserve"> as accessory (vif, vpr, vpu and nef), structural (</w:t>
      </w:r>
      <w:r w:rsidRPr="0018032B">
        <w:rPr>
          <w:i/>
        </w:rPr>
        <w:t>pol</w:t>
      </w:r>
      <w:r>
        <w:t xml:space="preserve">, </w:t>
      </w:r>
      <w:r w:rsidRPr="0018032B">
        <w:rPr>
          <w:i/>
        </w:rPr>
        <w:t>gag</w:t>
      </w:r>
      <w:r>
        <w:t xml:space="preserve"> and </w:t>
      </w:r>
      <w:r w:rsidRPr="0018032B">
        <w:rPr>
          <w:i/>
        </w:rPr>
        <w:t>env</w:t>
      </w:r>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275531">
        <w:fldChar w:fldCharType="begin"/>
      </w:r>
      <w:r w:rsidR="00471A00">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75531">
        <w:fldChar w:fldCharType="separate"/>
      </w:r>
      <w:r w:rsidR="002B7491">
        <w:rPr>
          <w:noProof/>
        </w:rPr>
        <w:t>(Frankel and Young, 1998)</w:t>
      </w:r>
      <w:r w:rsidR="00275531">
        <w:fldChar w:fldCharType="end"/>
      </w:r>
      <w:r>
        <w:t>.</w:t>
      </w:r>
    </w:p>
    <w:p w14:paraId="50F8C698" w14:textId="77777777" w:rsidR="00870A43" w:rsidRPr="00465E5B" w:rsidRDefault="00FC09AB" w:rsidP="00870A43">
      <w:pPr>
        <w:spacing w:line="480" w:lineRule="auto"/>
        <w:rPr>
          <w:b/>
        </w:rPr>
      </w:pPr>
      <w:r>
        <w:rPr>
          <w:b/>
        </w:rPr>
        <w:t xml:space="preserve">1.5.1 </w:t>
      </w:r>
      <w:r w:rsidR="00870A43" w:rsidRPr="00465E5B">
        <w:rPr>
          <w:b/>
        </w:rPr>
        <w:t>Accessory genes:</w:t>
      </w:r>
    </w:p>
    <w:p w14:paraId="72E78790" w14:textId="77777777" w:rsidR="00486744" w:rsidRDefault="00DF4E78" w:rsidP="00486744">
      <w:pPr>
        <w:spacing w:line="480" w:lineRule="auto"/>
        <w:jc w:val="both"/>
      </w:pPr>
      <w:r>
        <w:t>Vif</w:t>
      </w:r>
      <w:r w:rsidR="00870A43">
        <w:t xml:space="preserve"> promotes the viral infectivity to the host, but has no role in viral production</w:t>
      </w:r>
      <w:r w:rsidR="000B49AA">
        <w:t xml:space="preserve"> </w:t>
      </w:r>
      <w:r w:rsidR="00275531">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471A00">
        <w:instrText xml:space="preserve"> ADDIN EN.CITE </w:instrText>
      </w:r>
      <w:r w:rsidR="00275531">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471A00">
        <w:instrText xml:space="preserve"> ADDIN EN.CITE.DATA </w:instrText>
      </w:r>
      <w:r w:rsidR="00275531">
        <w:fldChar w:fldCharType="end"/>
      </w:r>
      <w:r w:rsidR="00275531">
        <w:fldChar w:fldCharType="separate"/>
      </w:r>
      <w:r w:rsidR="002B7491">
        <w:rPr>
          <w:noProof/>
        </w:rPr>
        <w:t>(Jager et al.)</w:t>
      </w:r>
      <w:r w:rsidR="00275531">
        <w:fldChar w:fldCharType="end"/>
      </w:r>
      <w:r w:rsidR="00870A43">
        <w:t>.</w:t>
      </w:r>
      <w:r w:rsidR="000B6F5B">
        <w:t xml:space="preserve"> </w:t>
      </w:r>
      <w:r w:rsidR="00486744">
        <w:t>Vif is produced in the late stage of viral production</w:t>
      </w:r>
      <w:r w:rsidR="00A20492">
        <w:t xml:space="preserve"> </w:t>
      </w:r>
      <w:r w:rsidR="00275531">
        <w:fldChar w:fldCharType="begin"/>
      </w:r>
      <w:r w:rsidR="00471A00">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275531">
        <w:fldChar w:fldCharType="separate"/>
      </w:r>
      <w:r w:rsidR="002B7491">
        <w:rPr>
          <w:noProof/>
        </w:rPr>
        <w:t>(Sheehy et al., 2002; von Schwedler et al., 1993)</w:t>
      </w:r>
      <w:r w:rsidR="00275531">
        <w:fldChar w:fldCharType="end"/>
      </w:r>
      <w:r w:rsidR="00486744">
        <w:t xml:space="preserve"> to suppress the innate antiviral </w:t>
      </w:r>
      <w:r w:rsidR="00EC78BD">
        <w:t>immunity of host</w:t>
      </w:r>
      <w:r w:rsidR="00A20492">
        <w:t xml:space="preserve"> </w:t>
      </w:r>
      <w:r w:rsidR="00275531">
        <w:fldChar w:fldCharType="begin"/>
      </w:r>
      <w:r w:rsidR="00471A00">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275531">
        <w:fldChar w:fldCharType="separate"/>
      </w:r>
      <w:r w:rsidR="002B7491">
        <w:rPr>
          <w:noProof/>
        </w:rPr>
        <w:t>(Madani and Kabat, 1998; Simon et al., 1998b)</w:t>
      </w:r>
      <w:r w:rsidR="00275531">
        <w:fldChar w:fldCharType="end"/>
      </w:r>
      <w:r>
        <w:t xml:space="preserve">. It is observed that vif is expressed only when the virus infects </w:t>
      </w:r>
      <w:r w:rsidR="0043495E">
        <w:t xml:space="preserve">immune cells that express cytidine deaminase </w:t>
      </w:r>
      <w:r>
        <w:t>APOBEC3G</w:t>
      </w:r>
      <w:r w:rsidR="00A20492">
        <w:t xml:space="preserve"> </w:t>
      </w:r>
      <w:r w:rsidR="00275531">
        <w:fldChar w:fldCharType="begin"/>
      </w:r>
      <w:r w:rsidR="00471A00">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275531">
        <w:fldChar w:fldCharType="separate"/>
      </w:r>
      <w:r w:rsidR="002B7491">
        <w:rPr>
          <w:noProof/>
        </w:rPr>
        <w:t>(Navarro and Landau, 2004)</w:t>
      </w:r>
      <w:r w:rsidR="00275531">
        <w:fldChar w:fldCharType="end"/>
      </w:r>
      <w:r w:rsidR="0043495E">
        <w:t>. The reason is that</w:t>
      </w:r>
      <w:r>
        <w:t xml:space="preserve"> </w:t>
      </w:r>
      <w:r w:rsidR="00486744">
        <w:t xml:space="preserve">Vif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275531">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471A00">
        <w:instrText xml:space="preserve"> ADDIN EN.CITE </w:instrText>
      </w:r>
      <w:r w:rsidR="00275531">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471A00">
        <w:instrText xml:space="preserve"> ADDIN EN.CITE.DATA </w:instrText>
      </w:r>
      <w:r w:rsidR="00275531">
        <w:fldChar w:fldCharType="end"/>
      </w:r>
      <w:r w:rsidR="00275531">
        <w:fldChar w:fldCharType="separate"/>
      </w:r>
      <w:r w:rsidR="002B7491">
        <w:rPr>
          <w:noProof/>
        </w:rPr>
        <w:t>(Conticello et al., 2003; Mangeat et al., 2003; Mariani et al., 2003; Marin et al., 2003; Mehle et al., 2004; Schafer et al., 2004; Sheehy et al., 2003; Simon et al., 2005; Stopak et al., 2003; Wiegand et al., 2004; Zhang et al., 2003)</w:t>
      </w:r>
      <w:r w:rsidR="00275531">
        <w:fldChar w:fldCharType="end"/>
      </w:r>
      <w:r>
        <w:t xml:space="preserve">. </w:t>
      </w:r>
    </w:p>
    <w:p w14:paraId="3748910E" w14:textId="77777777" w:rsidR="00486744" w:rsidRDefault="00610AFC" w:rsidP="00486744">
      <w:pPr>
        <w:spacing w:line="480" w:lineRule="auto"/>
        <w:jc w:val="both"/>
      </w:pPr>
      <w:r>
        <w:t>Vpr</w:t>
      </w:r>
      <w:r w:rsidR="00486744">
        <w:t xml:space="preserve"> protein is packed </w:t>
      </w:r>
      <w:r w:rsidR="0043495E">
        <w:t>in to</w:t>
      </w:r>
      <w:r w:rsidR="00486744">
        <w:t xml:space="preserve"> nascent virions during budding out</w:t>
      </w:r>
      <w:r w:rsidR="00A20492">
        <w:t xml:space="preserve"> </w:t>
      </w:r>
      <w:r w:rsidR="00275531">
        <w:fldChar w:fldCharType="begin"/>
      </w:r>
      <w:r w:rsidR="00471A00">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275531">
        <w:fldChar w:fldCharType="separate"/>
      </w:r>
      <w:r w:rsidR="002B7491">
        <w:rPr>
          <w:noProof/>
        </w:rPr>
        <w:t>(Connor et al., 1995)</w:t>
      </w:r>
      <w:r w:rsidR="00275531">
        <w:fldChar w:fldCharType="end"/>
      </w:r>
      <w:r w:rsidR="00486744">
        <w:t xml:space="preserve">. Vpr is essential for viral core to </w:t>
      </w:r>
      <w:r w:rsidR="00255657">
        <w:t>enter and</w:t>
      </w:r>
      <w:r w:rsidR="007E7778">
        <w:t xml:space="preserve"> localize in </w:t>
      </w:r>
      <w:r w:rsidR="00486744">
        <w:t>the host cell nucleus after infecting the cell</w:t>
      </w:r>
      <w:r w:rsidR="00A20492">
        <w:t xml:space="preserve"> </w:t>
      </w:r>
      <w:r w:rsidR="00275531">
        <w:fldChar w:fldCharType="begin"/>
      </w:r>
      <w:r w:rsidR="00471A00">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275531">
        <w:fldChar w:fldCharType="separate"/>
      </w:r>
      <w:r w:rsidR="002B7491">
        <w:rPr>
          <w:noProof/>
        </w:rPr>
        <w:t>(Cohen et al., 1996)</w:t>
      </w:r>
      <w:r w:rsidR="00275531">
        <w:fldChar w:fldCharType="end"/>
      </w:r>
      <w:r w:rsidR="00486744">
        <w:t>. Vpr arrests the cell cycle during the transfer from G2 to M phase</w:t>
      </w:r>
      <w:r w:rsidR="00DA3C33">
        <w:t xml:space="preserve"> </w:t>
      </w:r>
      <w:r w:rsidR="00275531">
        <w:fldChar w:fldCharType="begin"/>
      </w:r>
      <w:r w:rsidR="00471A00">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275531">
        <w:fldChar w:fldCharType="separate"/>
      </w:r>
      <w:r w:rsidR="002B7491">
        <w:rPr>
          <w:noProof/>
        </w:rPr>
        <w:t>(Jowett et al., 1995; Rogel et al., 1995)</w:t>
      </w:r>
      <w:r w:rsidR="00275531">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275531">
        <w:fldChar w:fldCharType="begin"/>
      </w:r>
      <w:r w:rsidR="00471A00">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275531">
        <w:fldChar w:fldCharType="separate"/>
      </w:r>
      <w:r w:rsidR="002B7491">
        <w:rPr>
          <w:noProof/>
        </w:rPr>
        <w:t>(He et al., 1995)</w:t>
      </w:r>
      <w:r w:rsidR="00275531">
        <w:fldChar w:fldCharType="end"/>
      </w:r>
      <w:r w:rsidR="00486744">
        <w:t>. Vpr is also important for efficient viral replication in monocyte or macrophage cells, but T-cells</w:t>
      </w:r>
      <w:r w:rsidR="00A20492">
        <w:t xml:space="preserve"> </w:t>
      </w:r>
      <w:r w:rsidR="00275531">
        <w:fldChar w:fldCharType="begin"/>
      </w:r>
      <w:r w:rsidR="00471A00">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275531">
        <w:fldChar w:fldCharType="separate"/>
      </w:r>
      <w:r w:rsidR="002B7491">
        <w:rPr>
          <w:noProof/>
        </w:rPr>
        <w:t>(Connor et al., 1995)</w:t>
      </w:r>
      <w:r w:rsidR="00275531">
        <w:fldChar w:fldCharType="end"/>
      </w:r>
      <w:r w:rsidR="00486744">
        <w:t>.</w:t>
      </w:r>
    </w:p>
    <w:p w14:paraId="75F195BB" w14:textId="77777777" w:rsidR="00C62F5F" w:rsidRDefault="00610AFC" w:rsidP="00C62F5F">
      <w:pPr>
        <w:spacing w:line="480" w:lineRule="auto"/>
        <w:jc w:val="both"/>
      </w:pPr>
      <w:r>
        <w:t>Vpu</w:t>
      </w:r>
      <w:r w:rsidR="00C62F5F">
        <w:t xml:space="preserve"> is </w:t>
      </w:r>
      <w:r>
        <w:t>a protein unique</w:t>
      </w:r>
      <w:r w:rsidR="00C62F5F">
        <w:t xml:space="preserve"> to HIV-1</w:t>
      </w:r>
      <w:r w:rsidR="004A303C">
        <w:t xml:space="preserve"> </w:t>
      </w:r>
      <w:r w:rsidR="00275531">
        <w:fldChar w:fldCharType="begin"/>
      </w:r>
      <w:r w:rsidR="00471A00">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275531">
        <w:fldChar w:fldCharType="separate"/>
      </w:r>
      <w:r w:rsidR="002B7491">
        <w:rPr>
          <w:noProof/>
        </w:rPr>
        <w:t>(Cohen et al., 1988)</w:t>
      </w:r>
      <w:r w:rsidR="00275531">
        <w:fldChar w:fldCharType="end"/>
      </w:r>
      <w:r w:rsidR="00C62F5F">
        <w:t xml:space="preserve"> and is 16 </w:t>
      </w:r>
      <w:r w:rsidR="003E50F3">
        <w:t>kilo Dalton</w:t>
      </w:r>
      <w:r w:rsidR="00635274">
        <w:t>, 81 amino acids long</w:t>
      </w:r>
      <w:r w:rsidR="004A303C">
        <w:t xml:space="preserve"> </w:t>
      </w:r>
      <w:r w:rsidR="00275531">
        <w:fldChar w:fldCharType="begin"/>
      </w:r>
      <w:r w:rsidR="00471A00">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275531">
        <w:fldChar w:fldCharType="separate"/>
      </w:r>
      <w:r w:rsidR="002B7491">
        <w:rPr>
          <w:noProof/>
        </w:rPr>
        <w:t>(Strebel et al., 1988)</w:t>
      </w:r>
      <w:r w:rsidR="00275531">
        <w:fldChar w:fldCharType="end"/>
      </w:r>
      <w:r w:rsidR="00DA3C33">
        <w:t>.</w:t>
      </w:r>
      <w:r w:rsidR="001345A0">
        <w:t xml:space="preserve"> </w:t>
      </w:r>
      <w:r w:rsidR="00893E68">
        <w:t>Biological functions of vpu protein include degradation of CD4 in endoplasmic reticulum</w:t>
      </w:r>
      <w:r w:rsidR="00A20492">
        <w:t xml:space="preserve"> </w:t>
      </w:r>
      <w:r w:rsidR="00275531">
        <w:fldChar w:fldCharType="begin"/>
      </w:r>
      <w:r w:rsidR="00471A00">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275531">
        <w:fldChar w:fldCharType="separate"/>
      </w:r>
      <w:r w:rsidR="002B7491">
        <w:rPr>
          <w:noProof/>
        </w:rPr>
        <w:t>(Willey et al., 1992)</w:t>
      </w:r>
      <w:r w:rsidR="00275531">
        <w:fldChar w:fldCharType="end"/>
      </w:r>
      <w:r w:rsidR="00893E68">
        <w:t xml:space="preserve">, </w:t>
      </w:r>
      <w:r w:rsidR="00C62F5F">
        <w:t xml:space="preserve">interference of host immune cell MHC class II antigen presentation on the cell surface allowing the virus for host immune escape </w:t>
      </w:r>
      <w:r w:rsidR="00275531">
        <w:fldChar w:fldCharType="begin"/>
      </w:r>
      <w:r w:rsidR="00471A00">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275531">
        <w:fldChar w:fldCharType="separate"/>
      </w:r>
      <w:r w:rsidR="002B7491">
        <w:rPr>
          <w:noProof/>
        </w:rPr>
        <w:t>(Hussain et al., 2008; Nomaguchi et al., 2008)</w:t>
      </w:r>
      <w:r w:rsidR="00275531">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275531">
        <w:fldChar w:fldCharType="begin"/>
      </w:r>
      <w:r w:rsidR="00471A00">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275531">
        <w:fldChar w:fldCharType="separate"/>
      </w:r>
      <w:r w:rsidR="002B7491">
        <w:rPr>
          <w:noProof/>
        </w:rPr>
        <w:t>(Klimkait et al., 1990)</w:t>
      </w:r>
      <w:r w:rsidR="00275531">
        <w:fldChar w:fldCharType="end"/>
      </w:r>
      <w:r w:rsidR="00C62F5F">
        <w:t>.</w:t>
      </w:r>
    </w:p>
    <w:p w14:paraId="500A2A5B" w14:textId="77777777" w:rsidR="00870A43" w:rsidRDefault="00C62F5F" w:rsidP="0018032B">
      <w:pPr>
        <w:spacing w:line="480" w:lineRule="auto"/>
        <w:jc w:val="both"/>
      </w:pPr>
      <w:r>
        <w:t>Nef has no role in viral infectivity but plays a role during the biogenesis of viral particles</w:t>
      </w:r>
      <w:r w:rsidR="004A303C">
        <w:t xml:space="preserve"> </w:t>
      </w:r>
      <w:r w:rsidR="00275531">
        <w:fldChar w:fldCharType="begin"/>
      </w:r>
      <w:r w:rsidR="00471A00">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275531">
        <w:fldChar w:fldCharType="separate"/>
      </w:r>
      <w:r w:rsidR="002B7491">
        <w:rPr>
          <w:noProof/>
        </w:rPr>
        <w:t>(Laguette et al., 2009)</w:t>
      </w:r>
      <w:r w:rsidR="00275531">
        <w:fldChar w:fldCharType="end"/>
      </w:r>
      <w:r w:rsidR="004A303C">
        <w:t xml:space="preserve"> </w:t>
      </w:r>
      <w:r>
        <w:t>and virulence</w:t>
      </w:r>
      <w:r w:rsidR="00BE18E4">
        <w:t xml:space="preserve"> </w:t>
      </w:r>
      <w:r w:rsidR="00275531">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471A00">
        <w:instrText xml:space="preserve"> ADDIN EN.CITE </w:instrText>
      </w:r>
      <w:r w:rsidR="00275531">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471A00">
        <w:instrText xml:space="preserve"> ADDIN EN.CITE.DATA </w:instrText>
      </w:r>
      <w:r w:rsidR="00275531">
        <w:fldChar w:fldCharType="end"/>
      </w:r>
      <w:r w:rsidR="00275531">
        <w:fldChar w:fldCharType="separate"/>
      </w:r>
      <w:r w:rsidR="002B7491">
        <w:rPr>
          <w:noProof/>
        </w:rPr>
        <w:t>(Lenassi et al.; Simmons et al., 2001)</w:t>
      </w:r>
      <w:r w:rsidR="00275531">
        <w:fldChar w:fldCharType="end"/>
      </w:r>
      <w:r w:rsidR="004A303C">
        <w:t>. Nef down regulates</w:t>
      </w:r>
      <w:r>
        <w:t xml:space="preserve"> the production of major h</w:t>
      </w:r>
      <w:r w:rsidR="004A303C">
        <w:t>istocompatibility complex type I (MHC type I</w:t>
      </w:r>
      <w:r>
        <w:t>) in the host cell</w:t>
      </w:r>
      <w:r w:rsidR="00381D71">
        <w:t xml:space="preserve"> </w:t>
      </w:r>
      <w:r w:rsidR="00275531">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471A00">
        <w:instrText xml:space="preserve"> ADDIN EN.CITE </w:instrText>
      </w:r>
      <w:r w:rsidR="00275531">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471A00">
        <w:instrText xml:space="preserve"> ADDIN EN.CITE.DATA </w:instrText>
      </w:r>
      <w:r w:rsidR="00275531">
        <w:fldChar w:fldCharType="end"/>
      </w:r>
      <w:r w:rsidR="00275531">
        <w:fldChar w:fldCharType="separate"/>
      </w:r>
      <w:r w:rsidR="002B7491">
        <w:rPr>
          <w:noProof/>
        </w:rPr>
        <w:t>(Blagoveshchenskaya et al., 2002; Greenberg et al., 1998; Lewis et al., 2012)</w:t>
      </w:r>
      <w:r w:rsidR="00275531">
        <w:fldChar w:fldCharType="end"/>
      </w:r>
      <w:r>
        <w:t>. This impairs the function of cytotoxic T lymphocyte cells to clear the infected cells</w:t>
      </w:r>
      <w:r w:rsidR="00381D71">
        <w:t xml:space="preserve"> </w:t>
      </w:r>
      <w:r w:rsidR="00275531">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471A00">
        <w:instrText xml:space="preserve"> ADDIN EN.CITE </w:instrText>
      </w:r>
      <w:r w:rsidR="00275531">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471A00">
        <w:instrText xml:space="preserve"> ADDIN EN.CITE.DATA </w:instrText>
      </w:r>
      <w:r w:rsidR="00275531">
        <w:fldChar w:fldCharType="end"/>
      </w:r>
      <w:r w:rsidR="00275531">
        <w:fldChar w:fldCharType="separate"/>
      </w:r>
      <w:r w:rsidR="002B7491">
        <w:rPr>
          <w:noProof/>
        </w:rPr>
        <w:t>(Adnan et al., 2006; Baur et al., 1994; Collins et al., 1998; Couillin et al., 1994; Sawai et al., 1994)</w:t>
      </w:r>
      <w:r w:rsidR="00275531">
        <w:fldChar w:fldCharType="end"/>
      </w:r>
      <w:r>
        <w:t>. Nef also down regulates CD4 on host cell surface</w:t>
      </w:r>
      <w:r w:rsidR="00CA27C0">
        <w:t xml:space="preserve"> </w:t>
      </w:r>
      <w:r w:rsidR="00275531">
        <w:fldChar w:fldCharType="begin"/>
      </w:r>
      <w:r w:rsidR="00471A00">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275531">
        <w:fldChar w:fldCharType="separate"/>
      </w:r>
      <w:r w:rsidR="002B7491">
        <w:rPr>
          <w:noProof/>
        </w:rPr>
        <w:t>(Garcia and Miller, 1991; Lama et al., 1999)</w:t>
      </w:r>
      <w:r w:rsidR="00275531">
        <w:fldChar w:fldCharType="end"/>
      </w:r>
      <w:r>
        <w:t xml:space="preserve"> and modulates cellular activation to evade host immune system </w:t>
      </w:r>
      <w:r w:rsidR="00275531">
        <w:fldChar w:fldCharType="begin"/>
      </w:r>
      <w:r w:rsidR="00471A00">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275531">
        <w:fldChar w:fldCharType="separate"/>
      </w:r>
      <w:r w:rsidR="002B7491">
        <w:rPr>
          <w:noProof/>
        </w:rPr>
        <w:t>(Baur et al., 1994; Sawai et al., 1994)</w:t>
      </w:r>
      <w:r w:rsidR="00275531">
        <w:fldChar w:fldCharType="end"/>
      </w:r>
      <w:r>
        <w:t>.</w:t>
      </w:r>
    </w:p>
    <w:p w14:paraId="3107D5FA" w14:textId="77777777"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14:paraId="14A8A766" w14:textId="77777777"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kilodalton</w:t>
      </w:r>
      <w:r w:rsidR="00DF51A5">
        <w:t xml:space="preserve"> </w:t>
      </w:r>
      <w:r w:rsidR="00275531">
        <w:fldChar w:fldCharType="begin"/>
      </w:r>
      <w:r w:rsidR="00471A00">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275531">
        <w:fldChar w:fldCharType="separate"/>
      </w:r>
      <w:r w:rsidR="002B7491">
        <w:rPr>
          <w:noProof/>
        </w:rPr>
        <w:t>(Briggs et al., 2004)</w:t>
      </w:r>
      <w:r w:rsidR="00275531">
        <w:fldChar w:fldCharType="end"/>
      </w:r>
      <w:r w:rsidR="0008554B">
        <w:t xml:space="preserve">. </w:t>
      </w:r>
      <w:r>
        <w:t xml:space="preserve">The Gag precursor has all the building blocks to form a fully infectious virion, even in the absence of other viral products </w:t>
      </w:r>
      <w:r w:rsidR="00275531">
        <w:fldChar w:fldCharType="begin"/>
      </w:r>
      <w:r w:rsidR="00471A00">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275531">
        <w:fldChar w:fldCharType="separate"/>
      </w:r>
      <w:r w:rsidR="002B7491">
        <w:rPr>
          <w:noProof/>
        </w:rPr>
        <w:t>(Wang and Barklis, 1993)</w:t>
      </w:r>
      <w:r w:rsidR="00275531">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r w:rsidR="001C4697">
        <w:t>nucleocapsid and p6 (Figure 1.6</w:t>
      </w:r>
      <w:r>
        <w:t>)</w:t>
      </w:r>
      <w:r w:rsidR="001C4697">
        <w:t xml:space="preserve"> </w:t>
      </w:r>
      <w:r w:rsidR="00275531">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471A00">
        <w:instrText xml:space="preserve"> ADDIN EN.CITE </w:instrText>
      </w:r>
      <w:r w:rsidR="00275531">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471A00">
        <w:instrText xml:space="preserve"> ADDIN EN.CITE.DATA </w:instrText>
      </w:r>
      <w:r w:rsidR="00275531">
        <w:fldChar w:fldCharType="end"/>
      </w:r>
      <w:r w:rsidR="00275531">
        <w:fldChar w:fldCharType="separate"/>
      </w:r>
      <w:r w:rsidR="002B7491">
        <w:rPr>
          <w:noProof/>
        </w:rPr>
        <w:t>(Wiegers et al., 1998)</w:t>
      </w:r>
      <w:r w:rsidR="00275531">
        <w:fldChar w:fldCharType="end"/>
      </w:r>
      <w:r>
        <w:t>. The cleavage takes place in the nascent virus after budding out from host cell</w:t>
      </w:r>
      <w:r w:rsidR="003B2053">
        <w:t xml:space="preserve"> </w:t>
      </w:r>
      <w:r w:rsidR="00275531">
        <w:fldChar w:fldCharType="begin"/>
      </w:r>
      <w:r w:rsidR="00471A00">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275531">
        <w:fldChar w:fldCharType="separate"/>
      </w:r>
      <w:r w:rsidR="002B7491">
        <w:rPr>
          <w:noProof/>
        </w:rPr>
        <w:t>(Göttlinger et al., 1989)</w:t>
      </w:r>
      <w:r w:rsidR="00275531">
        <w:fldChar w:fldCharType="end"/>
      </w:r>
      <w:r>
        <w:t>. The matrix protein is at the N-terminal and p6 at the C-terminal of gag precursor</w:t>
      </w:r>
      <w:r w:rsidR="001C4697">
        <w:t xml:space="preserve"> </w:t>
      </w:r>
      <w:r w:rsidR="00275531">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471A00">
        <w:instrText xml:space="preserve"> ADDIN EN.CITE </w:instrText>
      </w:r>
      <w:r w:rsidR="00275531">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471A00">
        <w:instrText xml:space="preserve"> ADDIN EN.CITE.DATA </w:instrText>
      </w:r>
      <w:r w:rsidR="00275531">
        <w:fldChar w:fldCharType="end"/>
      </w:r>
      <w:r w:rsidR="00275531">
        <w:fldChar w:fldCharType="separate"/>
      </w:r>
      <w:r w:rsidR="002B7491">
        <w:rPr>
          <w:noProof/>
        </w:rPr>
        <w:t>(Borsetti et al., 1998; Wiegers et al., 1998)</w:t>
      </w:r>
      <w:r w:rsidR="00275531">
        <w:fldChar w:fldCharType="end"/>
      </w:r>
      <w:r w:rsidR="009A29EB">
        <w:t>.</w:t>
      </w:r>
    </w:p>
    <w:p w14:paraId="252AA3C9" w14:textId="77777777" w:rsidR="00C62F5F" w:rsidRDefault="00C26D35" w:rsidP="00C62F5F">
      <w:pPr>
        <w:spacing w:line="480" w:lineRule="auto"/>
        <w:jc w:val="both"/>
      </w:pPr>
      <w:r>
        <w:t>All gag proteins play role at “post assembly and post processing stages in viral infectivity”</w:t>
      </w:r>
      <w:r w:rsidR="00EA58AD">
        <w:t xml:space="preserve"> </w:t>
      </w:r>
      <w:r w:rsidR="00275531">
        <w:fldChar w:fldCharType="begin"/>
      </w:r>
      <w:r w:rsidR="00471A00">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275531">
        <w:fldChar w:fldCharType="separate"/>
      </w:r>
      <w:r w:rsidR="002B7491">
        <w:rPr>
          <w:noProof/>
        </w:rPr>
        <w:t>(Wang and Barklis, 1993)</w:t>
      </w:r>
      <w:r w:rsidR="00275531">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275531">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471A00">
        <w:instrText xml:space="preserve"> ADDIN EN.CITE </w:instrText>
      </w:r>
      <w:r w:rsidR="00275531">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471A00">
        <w:instrText xml:space="preserve"> ADDIN EN.CITE.DATA </w:instrText>
      </w:r>
      <w:r w:rsidR="00275531">
        <w:fldChar w:fldCharType="end"/>
      </w:r>
      <w:r w:rsidR="00275531">
        <w:fldChar w:fldCharType="separate"/>
      </w:r>
      <w:r w:rsidR="002B7491">
        <w:rPr>
          <w:noProof/>
        </w:rPr>
        <w:t>(Dawson and Yu, 1998; Gheysen et al., 1989; Wang and Barklis, 1993; Zhang et al., 1998)</w:t>
      </w:r>
      <w:r w:rsidR="00275531">
        <w:fldChar w:fldCharType="end"/>
      </w:r>
      <w:r w:rsidR="00C62F5F">
        <w:t>. The highly basic region in matrix mediates electrostatic association with phospholipids in plasma membrane during assembly</w:t>
      </w:r>
      <w:r w:rsidR="001C4697">
        <w:t xml:space="preserve"> </w:t>
      </w:r>
      <w:r w:rsidR="00275531">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471A00">
        <w:instrText xml:space="preserve"> ADDIN EN.CITE </w:instrText>
      </w:r>
      <w:r w:rsidR="00275531">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471A00">
        <w:instrText xml:space="preserve"> ADDIN EN.CITE.DATA </w:instrText>
      </w:r>
      <w:r w:rsidR="00275531">
        <w:fldChar w:fldCharType="end"/>
      </w:r>
      <w:r w:rsidR="00275531">
        <w:fldChar w:fldCharType="separate"/>
      </w:r>
      <w:r w:rsidR="002B7491">
        <w:rPr>
          <w:noProof/>
        </w:rPr>
        <w:t>(Chukkapalli et al.; Zhou and Resh, 1996)</w:t>
      </w:r>
      <w:r w:rsidR="00275531">
        <w:fldChar w:fldCharType="end"/>
      </w:r>
      <w:r w:rsidR="00C62F5F">
        <w:t xml:space="preserve">. The capsid is a curved and closed shell consisting 250 hexamers and 12 pentamers </w:t>
      </w:r>
      <w:r w:rsidR="009C58A9">
        <w:t xml:space="preserve">(reviewed in </w:t>
      </w:r>
      <w:r w:rsidR="00275531">
        <w:fldChar w:fldCharType="begin"/>
      </w:r>
      <w:r w:rsidR="00471A00">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275531">
        <w:fldChar w:fldCharType="separate"/>
      </w:r>
      <w:r w:rsidR="002B7491">
        <w:rPr>
          <w:noProof/>
        </w:rPr>
        <w:t>(Briggs and Krausslich)</w:t>
      </w:r>
      <w:r w:rsidR="00275531">
        <w:fldChar w:fldCharType="end"/>
      </w:r>
      <w:r w:rsidR="009C58A9">
        <w:t>).</w:t>
      </w:r>
      <w:r w:rsidR="00C62F5F">
        <w:t xml:space="preserve"> </w:t>
      </w:r>
      <w:r w:rsidR="00145105">
        <w:t xml:space="preserve">Capsid packs viral proteins, </w:t>
      </w:r>
      <w:r w:rsidR="00C62F5F">
        <w:t xml:space="preserve">nucleocapsid </w:t>
      </w:r>
      <w:r w:rsidR="00145105">
        <w:t xml:space="preserve">and viral genome </w:t>
      </w:r>
      <w:r w:rsidR="00E97F03">
        <w:t xml:space="preserve">during assembly </w:t>
      </w:r>
      <w:r w:rsidR="00C62F5F">
        <w:t>to pass on to new HIV particles</w:t>
      </w:r>
      <w:r w:rsidR="009C58A9">
        <w:t xml:space="preserve"> </w:t>
      </w:r>
      <w:r w:rsidR="00275531">
        <w:fldChar w:fldCharType="begin"/>
      </w:r>
      <w:r w:rsidR="00471A00">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275531">
        <w:fldChar w:fldCharType="separate"/>
      </w:r>
      <w:r w:rsidR="002B7491">
        <w:rPr>
          <w:noProof/>
        </w:rPr>
        <w:t>(Ganser-Pornillos et al., 2004)</w:t>
      </w:r>
      <w:r w:rsidR="00275531">
        <w:fldChar w:fldCharType="end"/>
      </w:r>
      <w:r w:rsidR="00C62F5F">
        <w:t>.  Nucleocapsid plays role in efficient viral assembly by making pr55–pr55 inter</w:t>
      </w:r>
      <w:r w:rsidR="00470381">
        <w:t>-</w:t>
      </w:r>
      <w:r w:rsidR="00C62F5F">
        <w:t>protein contacts</w:t>
      </w:r>
      <w:r w:rsidR="00FB1BFA">
        <w:t xml:space="preserve"> </w:t>
      </w:r>
      <w:r w:rsidR="00275531">
        <w:fldChar w:fldCharType="begin"/>
      </w:r>
      <w:r w:rsidR="00471A00">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275531">
        <w:fldChar w:fldCharType="separate"/>
      </w:r>
      <w:r w:rsidR="002B7491">
        <w:rPr>
          <w:noProof/>
        </w:rPr>
        <w:t>(Dawson and Yu, 1998; Zhang et al., 1998)</w:t>
      </w:r>
      <w:r w:rsidR="00275531">
        <w:fldChar w:fldCharType="end"/>
      </w:r>
      <w:r w:rsidR="00C62F5F">
        <w:t xml:space="preserve"> </w:t>
      </w:r>
      <w:r w:rsidR="00E97F03">
        <w:t xml:space="preserve"> and localization of viral proteins </w:t>
      </w:r>
      <w:r w:rsidR="00275531">
        <w:fldChar w:fldCharType="begin"/>
      </w:r>
      <w:r w:rsidR="00471A00">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275531">
        <w:fldChar w:fldCharType="separate"/>
      </w:r>
      <w:r w:rsidR="002B7491">
        <w:rPr>
          <w:noProof/>
        </w:rPr>
        <w:t>(Larsen et al., 2008)</w:t>
      </w:r>
      <w:r w:rsidR="00275531">
        <w:fldChar w:fldCharType="end"/>
      </w:r>
      <w:r w:rsidR="00C62F5F">
        <w:t>. P6 protein plays role in detaching and releasing the newly formed HIV particles</w:t>
      </w:r>
      <w:r w:rsidR="009C58A9">
        <w:t xml:space="preserve"> </w:t>
      </w:r>
      <w:r w:rsidR="00275531">
        <w:fldChar w:fldCharType="begin"/>
      </w:r>
      <w:r w:rsidR="00471A00">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275531">
        <w:fldChar w:fldCharType="separate"/>
      </w:r>
      <w:r w:rsidR="002B7491">
        <w:rPr>
          <w:noProof/>
        </w:rPr>
        <w:t>(Demirov et al., 2002)</w:t>
      </w:r>
      <w:r w:rsidR="00275531">
        <w:fldChar w:fldCharType="end"/>
      </w:r>
      <w:r w:rsidR="00C62F5F">
        <w:t>.</w:t>
      </w:r>
    </w:p>
    <w:p w14:paraId="6FDA248B" w14:textId="77777777" w:rsidR="00870A43" w:rsidRDefault="003E50F3" w:rsidP="00870A43">
      <w:pPr>
        <w:spacing w:line="480" w:lineRule="auto"/>
        <w:jc w:val="both"/>
      </w:pPr>
      <w:r>
        <w:t xml:space="preserve">The </w:t>
      </w:r>
      <w:r w:rsidRPr="00C55F53">
        <w:rPr>
          <w:i/>
        </w:rPr>
        <w:t>pol</w:t>
      </w:r>
      <w:r>
        <w:t xml:space="preserve"> polyprotein is produced by translational frame shift </w:t>
      </w:r>
      <w:r w:rsidR="00275531">
        <w:fldChar w:fldCharType="begin"/>
      </w:r>
      <w:r w:rsidR="00471A00">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275531">
        <w:fldChar w:fldCharType="separate"/>
      </w:r>
      <w:r w:rsidR="002B7491">
        <w:rPr>
          <w:noProof/>
        </w:rPr>
        <w:t>(Karacostas et al., 1993)</w:t>
      </w:r>
      <w:r w:rsidR="00275531">
        <w:fldChar w:fldCharType="end"/>
      </w:r>
      <w:r>
        <w:t xml:space="preserve"> (Figure 1.5), such that, as much as 241 nucleotides at 5’ region of the gene overlaps with 3’ region of </w:t>
      </w:r>
      <w:r w:rsidRPr="00C55F53">
        <w:rPr>
          <w:i/>
        </w:rPr>
        <w:t>gag</w:t>
      </w:r>
      <w:r>
        <w:t xml:space="preserve"> gene </w:t>
      </w:r>
      <w:r w:rsidR="00275531">
        <w:fldChar w:fldCharType="begin"/>
      </w:r>
      <w:r w:rsidR="00471A00">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275531">
        <w:fldChar w:fldCharType="separate"/>
      </w:r>
      <w:r w:rsidR="002B7491">
        <w:rPr>
          <w:noProof/>
        </w:rPr>
        <w:t>(Jacks et al., 1988; Ratner et al., 1985)</w:t>
      </w:r>
      <w:r w:rsidR="00275531">
        <w:fldChar w:fldCharType="end"/>
      </w:r>
      <w:r>
        <w:t xml:space="preserve">. The proteolytic cleavage of </w:t>
      </w:r>
      <w:r w:rsidRPr="00C55F53">
        <w:rPr>
          <w:i/>
        </w:rPr>
        <w:t>pol</w:t>
      </w:r>
      <w:r>
        <w:t xml:space="preserve"> precursor produces essential viral replication enzymes – protease (PR), reverse transcriptase (RT) and integrase (IN). The protease enzyme cleaves the </w:t>
      </w:r>
      <w:r w:rsidRPr="007974AA">
        <w:rPr>
          <w:i/>
        </w:rPr>
        <w:t>gag</w:t>
      </w:r>
      <w:r>
        <w:t xml:space="preserve"> and </w:t>
      </w:r>
      <w:r w:rsidRPr="007974AA">
        <w:rPr>
          <w:i/>
        </w:rPr>
        <w:t>pol</w:t>
      </w:r>
      <w:r>
        <w:t xml:space="preserve"> polyprotein to form the viral structure proteins and functional enzymes respectively </w:t>
      </w:r>
      <w:r w:rsidR="00275531">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471A00">
        <w:instrText xml:space="preserve"> ADDIN EN.CITE </w:instrText>
      </w:r>
      <w:r w:rsidR="00275531">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471A00">
        <w:instrText xml:space="preserve"> ADDIN EN.CITE.DATA </w:instrText>
      </w:r>
      <w:r w:rsidR="00275531">
        <w:fldChar w:fldCharType="end"/>
      </w:r>
      <w:r w:rsidR="00275531">
        <w:fldChar w:fldCharType="separate"/>
      </w:r>
      <w:r w:rsidR="002B7491">
        <w:rPr>
          <w:noProof/>
        </w:rPr>
        <w:t>(Darke et al., 1988b; ERICKSON-VIITANEN et al., 1989; Nutt et al., 1988)</w:t>
      </w:r>
      <w:r w:rsidR="00275531">
        <w:fldChar w:fldCharType="end"/>
      </w:r>
      <w:r>
        <w:t xml:space="preserve">. The reverse transcriptase enzyme </w:t>
      </w:r>
      <w:r w:rsidR="001673B5">
        <w:t xml:space="preserve">reverse transcribes </w:t>
      </w:r>
      <w:r>
        <w:t xml:space="preserve">the viral RNA </w:t>
      </w:r>
      <w:r w:rsidR="001673B5">
        <w:t xml:space="preserve">to produce a cDNA molecule </w:t>
      </w:r>
      <w:r>
        <w:t xml:space="preserve">after infecting host cell </w:t>
      </w:r>
      <w:r w:rsidR="00275531">
        <w:fldChar w:fldCharType="begin"/>
      </w:r>
      <w:r w:rsidR="00471A00">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75531">
        <w:fldChar w:fldCharType="separate"/>
      </w:r>
      <w:r w:rsidR="002B7491">
        <w:rPr>
          <w:noProof/>
        </w:rPr>
        <w:t>(Jacobo-Molina and Arnold, 1991; Sarafianos et al., 2009)</w:t>
      </w:r>
      <w:r w:rsidR="00275531">
        <w:fldChar w:fldCharType="end"/>
      </w:r>
      <w:r>
        <w:t xml:space="preserve">. The RNase H domain in RT degrades the viral RNA molecule following cDNA production </w:t>
      </w:r>
      <w:r w:rsidR="00275531">
        <w:fldChar w:fldCharType="begin"/>
      </w:r>
      <w:r w:rsidR="00471A00">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275531">
        <w:fldChar w:fldCharType="separate"/>
      </w:r>
      <w:r w:rsidR="002B7491">
        <w:rPr>
          <w:noProof/>
        </w:rPr>
        <w:t>(Davies et al., 1991)</w:t>
      </w:r>
      <w:r w:rsidR="00275531">
        <w:fldChar w:fldCharType="end"/>
      </w:r>
      <w:r>
        <w:t xml:space="preserve">. The integrase enzyme removes two bases from 3’ DNA molecule and functions strand transfer during the process of integrating the proviral DNA into the host genome </w:t>
      </w:r>
      <w:r w:rsidR="00275531">
        <w:fldChar w:fldCharType="begin"/>
      </w:r>
      <w:r w:rsidR="00471A00">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275531">
        <w:fldChar w:fldCharType="separate"/>
      </w:r>
      <w:r w:rsidR="002B7491">
        <w:rPr>
          <w:noProof/>
        </w:rPr>
        <w:t>(Pruss et al., 1994)</w:t>
      </w:r>
      <w:r w:rsidR="00275531">
        <w:fldChar w:fldCharType="end"/>
      </w:r>
      <w:r>
        <w:t>.</w:t>
      </w:r>
      <w:r>
        <w:br w:type="page"/>
      </w:r>
    </w:p>
    <w:p w14:paraId="1EB8D020" w14:textId="77777777" w:rsidR="00145105" w:rsidRDefault="003E50F3" w:rsidP="003E50F3">
      <w:pPr>
        <w:spacing w:line="480" w:lineRule="auto"/>
        <w:jc w:val="center"/>
        <w:rPr>
          <w:b/>
        </w:rPr>
      </w:pPr>
      <w:r w:rsidRPr="00875107">
        <w:rPr>
          <w:noProof/>
          <w:lang w:eastAsia="en-US"/>
        </w:rPr>
        <w:drawing>
          <wp:inline distT="0" distB="0" distL="0" distR="0" wp14:anchorId="4A9AD177" wp14:editId="3062B0FA">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6"/>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14:paraId="33151732" w14:textId="77777777" w:rsidR="003E50F3" w:rsidRDefault="003E50F3" w:rsidP="003E50F3">
      <w:pPr>
        <w:spacing w:line="480" w:lineRule="auto"/>
        <w:jc w:val="both"/>
      </w:pPr>
      <w:r>
        <w:t xml:space="preserve">Figure 1.6: HIV genes and proteins positions in the viral genome and their viral parts. Source: Frankel and Young 1998 </w:t>
      </w:r>
      <w:r w:rsidR="00275531">
        <w:fldChar w:fldCharType="begin"/>
      </w:r>
      <w:r w:rsidR="00471A00">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75531">
        <w:fldChar w:fldCharType="separate"/>
      </w:r>
      <w:r w:rsidR="002B7491">
        <w:rPr>
          <w:noProof/>
        </w:rPr>
        <w:t>(Frankel and Young, 1998)</w:t>
      </w:r>
      <w:r w:rsidR="00275531">
        <w:fldChar w:fldCharType="end"/>
      </w:r>
    </w:p>
    <w:p w14:paraId="4B279C26" w14:textId="77777777" w:rsidR="00870A43" w:rsidRDefault="00450BD4" w:rsidP="003E50F3">
      <w:pPr>
        <w:tabs>
          <w:tab w:val="left" w:pos="7230"/>
        </w:tabs>
        <w:spacing w:line="480" w:lineRule="auto"/>
        <w:jc w:val="both"/>
      </w:pPr>
      <w:r>
        <w:br w:type="page"/>
      </w:r>
      <w:r w:rsidR="00826B39">
        <w:t xml:space="preserve">The </w:t>
      </w:r>
      <w:r w:rsidR="00826B39">
        <w:rPr>
          <w:i/>
        </w:rPr>
        <w:t>e</w:t>
      </w:r>
      <w:r w:rsidR="00870A43" w:rsidRPr="004144DB">
        <w:rPr>
          <w:i/>
        </w:rPr>
        <w:t>nv</w:t>
      </w:r>
      <w:r w:rsidR="00870A43">
        <w:t xml:space="preserve"> </w:t>
      </w:r>
      <w:r w:rsidR="004144DB">
        <w:t>gene produces a precursor glycopoly</w:t>
      </w:r>
      <w:r w:rsidR="00870A43">
        <w:t>protein (gp160) that is</w:t>
      </w:r>
      <w:r w:rsidR="00A74E25">
        <w:t xml:space="preserve"> </w:t>
      </w:r>
      <w:r w:rsidR="00870A43">
        <w:t xml:space="preserve">processed </w:t>
      </w:r>
      <w:r w:rsidR="009549D9">
        <w:t>at post-translational</w:t>
      </w:r>
      <w:r w:rsidR="00A74E25">
        <w:t xml:space="preserve"> </w:t>
      </w:r>
      <w:r w:rsidR="00870A43">
        <w:t>by human convertase enzymes - PC1 and furin to produce glycoprotein 120 (gp120, HIV-1 SU) and glycoprotein 41 (gp41, HIV-1 TM)</w:t>
      </w:r>
      <w:r w:rsidR="004144DB">
        <w:t xml:space="preserve"> </w:t>
      </w:r>
      <w:r w:rsidR="00275531">
        <w:fldChar w:fldCharType="begin"/>
      </w:r>
      <w:r w:rsidR="00471A00">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275531">
        <w:fldChar w:fldCharType="separate"/>
      </w:r>
      <w:r w:rsidR="002B7491">
        <w:rPr>
          <w:noProof/>
        </w:rPr>
        <w:t>(Decroly et al., 1994)</w:t>
      </w:r>
      <w:r w:rsidR="00275531">
        <w:fldChar w:fldCharType="end"/>
      </w:r>
      <w:r w:rsidR="00870A43">
        <w:t>.  Gp120 is a non-covalent complex of external protein and gp41 is a trans-membrane protein; both play vital role for initial steps in viral infection</w:t>
      </w:r>
      <w:r w:rsidR="004144DB">
        <w:t xml:space="preserve"> </w:t>
      </w:r>
      <w:r w:rsidR="00275531">
        <w:fldChar w:fldCharType="begin"/>
      </w:r>
      <w:r w:rsidR="00471A00">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275531">
        <w:fldChar w:fldCharType="separate"/>
      </w:r>
      <w:r w:rsidR="002B7491">
        <w:rPr>
          <w:noProof/>
        </w:rPr>
        <w:t>(Chan et al., 1997)</w:t>
      </w:r>
      <w:r w:rsidR="00275531">
        <w:fldChar w:fldCharType="end"/>
      </w:r>
      <w:r w:rsidR="004144DB">
        <w:t>. Three gp</w:t>
      </w:r>
      <w:r w:rsidR="00870A43">
        <w:t>120 molecules bound with three gp41 molecules to form envelop spikes</w:t>
      </w:r>
      <w:r w:rsidR="009C58A9">
        <w:t xml:space="preserve"> </w:t>
      </w:r>
      <w:r w:rsidR="00275531">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471A00">
        <w:instrText xml:space="preserve"> ADDIN EN.CITE </w:instrText>
      </w:r>
      <w:r w:rsidR="00275531">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471A00">
        <w:instrText xml:space="preserve"> ADDIN EN.CITE.DATA </w:instrText>
      </w:r>
      <w:r w:rsidR="00275531">
        <w:fldChar w:fldCharType="end"/>
      </w:r>
      <w:r w:rsidR="00275531">
        <w:fldChar w:fldCharType="separate"/>
      </w:r>
      <w:r w:rsidR="002B7491">
        <w:rPr>
          <w:noProof/>
        </w:rPr>
        <w:t>(Pancera et al.)</w:t>
      </w:r>
      <w:r w:rsidR="00275531">
        <w:fldChar w:fldCharType="end"/>
      </w:r>
      <w:r w:rsidR="00870A43">
        <w:t>. They are organized to form trimeric complexes on the surface of HIV and mediate HIV entry into the host cell</w:t>
      </w:r>
      <w:r w:rsidR="00EF573E">
        <w:t xml:space="preserve"> </w:t>
      </w:r>
      <w:r w:rsidR="00275531">
        <w:fldChar w:fldCharType="begin"/>
      </w:r>
      <w:r w:rsidR="00471A00">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275531">
        <w:fldChar w:fldCharType="separate"/>
      </w:r>
      <w:r w:rsidR="002B7491">
        <w:rPr>
          <w:noProof/>
        </w:rPr>
        <w:t>(Liu et al., 2008)</w:t>
      </w:r>
      <w:r w:rsidR="00275531">
        <w:fldChar w:fldCharType="end"/>
      </w:r>
      <w:r w:rsidR="00870A43">
        <w:t>. The exposed external complex gp120 binds to the CD4 receptor on the host immune cell</w:t>
      </w:r>
      <w:r w:rsidR="00EF573E">
        <w:t xml:space="preserve"> </w:t>
      </w:r>
      <w:r w:rsidR="00275531">
        <w:fldChar w:fldCharType="begin"/>
      </w:r>
      <w:r w:rsidR="00471A00">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275531">
        <w:fldChar w:fldCharType="separate"/>
      </w:r>
      <w:r w:rsidR="002B7491">
        <w:rPr>
          <w:noProof/>
        </w:rPr>
        <w:t>(Rizzuto et al., 1998)</w:t>
      </w:r>
      <w:r w:rsidR="00275531">
        <w:fldChar w:fldCharType="end"/>
      </w:r>
      <w:r w:rsidR="00870A43">
        <w:t xml:space="preserve">. This triggers </w:t>
      </w:r>
      <w:r w:rsidR="00D86937">
        <w:t xml:space="preserve">a conformational </w:t>
      </w:r>
      <w:r w:rsidR="00200F2C">
        <w:t>shift</w:t>
      </w:r>
      <w:r w:rsidR="00D86937">
        <w:t xml:space="preserve"> </w:t>
      </w:r>
      <w:r w:rsidR="00D856A2">
        <w:t xml:space="preserve">of trimeric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275531">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471A00">
        <w:instrText xml:space="preserve"> ADDIN EN.CITE </w:instrText>
      </w:r>
      <w:r w:rsidR="00275531">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471A00">
        <w:instrText xml:space="preserve"> ADDIN EN.CITE.DATA </w:instrText>
      </w:r>
      <w:r w:rsidR="00275531">
        <w:fldChar w:fldCharType="end"/>
      </w:r>
      <w:r w:rsidR="00275531">
        <w:fldChar w:fldCharType="separate"/>
      </w:r>
      <w:r w:rsidR="002B7491">
        <w:rPr>
          <w:noProof/>
        </w:rPr>
        <w:t>(Huang et al., 2007; Rizzuto et al., 1998; Wu et al., 1996; Wu et al., 1997)</w:t>
      </w:r>
      <w:r w:rsidR="00275531">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275531">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471A00">
        <w:instrText xml:space="preserve"> ADDIN EN.CITE </w:instrText>
      </w:r>
      <w:r w:rsidR="00275531">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471A00">
        <w:instrText xml:space="preserve"> ADDIN EN.CITE.DATA </w:instrText>
      </w:r>
      <w:r w:rsidR="00275531">
        <w:fldChar w:fldCharType="end"/>
      </w:r>
      <w:r w:rsidR="00275531">
        <w:fldChar w:fldCharType="separate"/>
      </w:r>
      <w:r w:rsidR="002B7491">
        <w:rPr>
          <w:noProof/>
        </w:rPr>
        <w:t>(Chan et al., 1997; Kliger et al., 1997)</w:t>
      </w:r>
      <w:r w:rsidR="00275531">
        <w:fldChar w:fldCharType="end"/>
      </w:r>
      <w:r w:rsidR="009549D9">
        <w:t xml:space="preserve">. Gp41 </w:t>
      </w:r>
      <w:r w:rsidR="00D856A2">
        <w:t xml:space="preserve">plays role in the viral fusion and release of viral contents in to the host cell </w:t>
      </w:r>
      <w:r w:rsidR="00275531">
        <w:fldChar w:fldCharType="begin"/>
      </w:r>
      <w:r w:rsidR="00471A00">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275531">
        <w:fldChar w:fldCharType="separate"/>
      </w:r>
      <w:r w:rsidR="002B7491">
        <w:rPr>
          <w:noProof/>
        </w:rPr>
        <w:t>(Furuta et al., 1998; Melikyan, 2008)</w:t>
      </w:r>
      <w:r w:rsidR="00275531">
        <w:fldChar w:fldCharType="end"/>
      </w:r>
      <w:r w:rsidR="00D856A2">
        <w:t>,</w:t>
      </w:r>
      <w:r w:rsidR="00EA58AD">
        <w:t xml:space="preserve">. </w:t>
      </w:r>
      <w:r w:rsidR="0034538F">
        <w:t xml:space="preserve">The gp41 consists of heptad </w:t>
      </w:r>
      <w:r w:rsidR="006F4CA8">
        <w:t>repeats</w:t>
      </w:r>
      <w:r w:rsidR="0034538F">
        <w:t xml:space="preserve"> </w:t>
      </w:r>
      <w:r w:rsidR="00D856A2">
        <w:t xml:space="preserve">- </w:t>
      </w:r>
      <w:r w:rsidR="0034538F">
        <w:t>HR1 and HR2 that play role in fusion process</w:t>
      </w:r>
      <w:r w:rsidR="006F4CA8">
        <w:t xml:space="preserve"> </w:t>
      </w:r>
      <w:r w:rsidR="00275531">
        <w:fldChar w:fldCharType="begin"/>
      </w:r>
      <w:r w:rsidR="00471A00">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275531">
        <w:fldChar w:fldCharType="separate"/>
      </w:r>
      <w:r w:rsidR="002B7491">
        <w:rPr>
          <w:noProof/>
        </w:rPr>
        <w:t>(Furuta et al., 1998; Tan et al., 1997)</w:t>
      </w:r>
      <w:r w:rsidR="00275531">
        <w:fldChar w:fldCharType="end"/>
      </w:r>
      <w:r w:rsidR="0034538F">
        <w:t>. HR1 is a bundle of three helical motifs and HR2 is trimeric coiled coil stru</w:t>
      </w:r>
      <w:r w:rsidR="005A61FE">
        <w:t>c</w:t>
      </w:r>
      <w:r w:rsidR="0034538F">
        <w:t xml:space="preserve">ture </w:t>
      </w:r>
      <w:r w:rsidR="00275531">
        <w:fldChar w:fldCharType="begin"/>
      </w:r>
      <w:r w:rsidR="00471A00">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275531">
        <w:fldChar w:fldCharType="separate"/>
      </w:r>
      <w:r w:rsidR="002B7491">
        <w:rPr>
          <w:noProof/>
        </w:rPr>
        <w:t>(Dwyer et al., 2003)</w:t>
      </w:r>
      <w:r w:rsidR="00275531">
        <w:fldChar w:fldCharType="end"/>
      </w:r>
      <w:r w:rsidR="0034538F">
        <w:t xml:space="preserve">. </w:t>
      </w:r>
      <w:r w:rsidR="00D856A2">
        <w:t xml:space="preserve"> During fusion process, HR2 makes numerous contacts with HR1 to form stable six helical bundles</w:t>
      </w:r>
      <w:r w:rsidR="00AA4B27">
        <w:t xml:space="preserve"> </w:t>
      </w:r>
      <w:r w:rsidR="00275531">
        <w:fldChar w:fldCharType="begin"/>
      </w:r>
      <w:r w:rsidR="00471A00">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275531">
        <w:fldChar w:fldCharType="separate"/>
      </w:r>
      <w:r w:rsidR="002B7491">
        <w:rPr>
          <w:noProof/>
        </w:rPr>
        <w:t>(Melikyan et al., 2000)</w:t>
      </w:r>
      <w:r w:rsidR="00275531">
        <w:fldChar w:fldCharType="end"/>
      </w:r>
      <w:r w:rsidR="00D856A2">
        <w:t>.</w:t>
      </w:r>
    </w:p>
    <w:p w14:paraId="499E467B" w14:textId="77777777" w:rsidR="00870A43" w:rsidRDefault="00FC09AB" w:rsidP="00870A43">
      <w:pPr>
        <w:rPr>
          <w:b/>
        </w:rPr>
      </w:pPr>
      <w:r>
        <w:rPr>
          <w:b/>
        </w:rPr>
        <w:t xml:space="preserve">1.5.3 </w:t>
      </w:r>
      <w:r w:rsidR="00870A43" w:rsidRPr="002A106D">
        <w:rPr>
          <w:b/>
        </w:rPr>
        <w:t>Regulator Genes:</w:t>
      </w:r>
    </w:p>
    <w:p w14:paraId="5802AD01" w14:textId="77777777" w:rsidR="00870A43" w:rsidRPr="000D5BF6" w:rsidRDefault="00870A43" w:rsidP="00870A43"/>
    <w:p w14:paraId="79B3F4C6" w14:textId="77777777"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275531">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471A00">
        <w:instrText xml:space="preserve"> ADDIN EN.CITE </w:instrText>
      </w:r>
      <w:r w:rsidR="00275531">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471A00">
        <w:instrText xml:space="preserve"> ADDIN EN.CITE.DATA </w:instrText>
      </w:r>
      <w:r w:rsidR="00275531">
        <w:fldChar w:fldCharType="end"/>
      </w:r>
      <w:r w:rsidR="00275531">
        <w:fldChar w:fldCharType="separate"/>
      </w:r>
      <w:r w:rsidR="00471A00">
        <w:rPr>
          <w:noProof/>
        </w:rPr>
        <w:t>(Rosen and Pavlakis, 1990a; Roy et al., 1990)</w:t>
      </w:r>
      <w:r w:rsidR="00275531">
        <w:fldChar w:fldCharType="end"/>
      </w:r>
      <w:r>
        <w:t xml:space="preserve">. </w:t>
      </w:r>
      <w:r w:rsidR="00FA3B62">
        <w:t>T</w:t>
      </w:r>
      <w:r w:rsidR="00B1077F">
        <w:t>he</w:t>
      </w:r>
      <w:r>
        <w:t xml:space="preserve"> HIV proviral genome integrat</w:t>
      </w:r>
      <w:r w:rsidR="00FA3B62">
        <w:t xml:space="preserve">ed in to the host genome </w:t>
      </w:r>
      <w:r>
        <w:t>is regulated by cellular as well as the viral transcription regulatory factors</w:t>
      </w:r>
      <w:r w:rsidR="00BB6419">
        <w:t xml:space="preserve"> </w:t>
      </w:r>
      <w:r w:rsidR="00275531">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471A00">
        <w:instrText xml:space="preserve"> ADDIN EN.CITE </w:instrText>
      </w:r>
      <w:r w:rsidR="00275531">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471A00">
        <w:instrText xml:space="preserve"> ADDIN EN.CITE.DATA </w:instrText>
      </w:r>
      <w:r w:rsidR="00275531">
        <w:fldChar w:fldCharType="end"/>
      </w:r>
      <w:r w:rsidR="00275531">
        <w:fldChar w:fldCharType="separate"/>
      </w:r>
      <w:r w:rsidR="002B7491">
        <w:rPr>
          <w:noProof/>
        </w:rPr>
        <w:t>(Cullen, 1991; Gaynor, 1992)</w:t>
      </w:r>
      <w:r w:rsidR="00275531">
        <w:fldChar w:fldCharType="end"/>
      </w:r>
      <w:r>
        <w:t>. Tat is the primary transcriptional regulatory factor</w:t>
      </w:r>
      <w:r w:rsidR="00FA3B62">
        <w:t xml:space="preserve"> </w:t>
      </w:r>
      <w:r w:rsidR="00275531">
        <w:fldChar w:fldCharType="begin"/>
      </w:r>
      <w:r w:rsidR="00471A00">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275531">
        <w:fldChar w:fldCharType="separate"/>
      </w:r>
      <w:r w:rsidR="002B7491">
        <w:rPr>
          <w:noProof/>
        </w:rPr>
        <w:t>(Marcello et al., 2001)</w:t>
      </w:r>
      <w:r w:rsidR="00275531">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275531">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471A00">
        <w:instrText xml:space="preserve"> ADDIN EN.CITE </w:instrText>
      </w:r>
      <w:r w:rsidR="00275531">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471A00">
        <w:instrText xml:space="preserve"> ADDIN EN.CITE.DATA </w:instrText>
      </w:r>
      <w:r w:rsidR="00275531">
        <w:fldChar w:fldCharType="end"/>
      </w:r>
      <w:r w:rsidR="00275531">
        <w:fldChar w:fldCharType="separate"/>
      </w:r>
      <w:r w:rsidR="002B7491">
        <w:rPr>
          <w:noProof/>
        </w:rPr>
        <w:t>(Bourgeois et al., 2002; Chou et al.; He and Zhou)</w:t>
      </w:r>
      <w:r w:rsidR="00275531">
        <w:fldChar w:fldCharType="end"/>
      </w:r>
      <w:r>
        <w:t xml:space="preserve">. Sodroski </w:t>
      </w:r>
      <w:r>
        <w:rPr>
          <w:i/>
        </w:rPr>
        <w:t>et al</w:t>
      </w:r>
      <w:r>
        <w:t>. (1985) first</w:t>
      </w:r>
      <w:r w:rsidR="00557715">
        <w:t xml:space="preserve"> explained the function of Tat</w:t>
      </w:r>
      <w:r w:rsidR="00BB6419">
        <w:t xml:space="preserve"> </w:t>
      </w:r>
      <w:r w:rsidR="00275531">
        <w:fldChar w:fldCharType="begin"/>
      </w:r>
      <w:r w:rsidR="00471A00">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275531">
        <w:fldChar w:fldCharType="separate"/>
      </w:r>
      <w:r w:rsidR="002B7491">
        <w:rPr>
          <w:noProof/>
        </w:rPr>
        <w:t>(Sodroski et al., 1985)</w:t>
      </w:r>
      <w:r w:rsidR="00275531">
        <w:fldChar w:fldCharType="end"/>
      </w:r>
      <w:r w:rsidR="00557715">
        <w:t>.</w:t>
      </w:r>
    </w:p>
    <w:p w14:paraId="07C241F9" w14:textId="77777777" w:rsidR="00870A43" w:rsidRPr="0081166C" w:rsidRDefault="00870A43" w:rsidP="00870A43">
      <w:pPr>
        <w:spacing w:line="480" w:lineRule="auto"/>
        <w:jc w:val="both"/>
      </w:pPr>
      <w:r>
        <w:t xml:space="preserve">Rev is </w:t>
      </w:r>
      <w:r w:rsidR="00CB067F">
        <w:t xml:space="preserve">a 19 kilo Dalton phosphoprotein </w:t>
      </w:r>
      <w:r w:rsidR="00275531">
        <w:fldChar w:fldCharType="begin"/>
      </w:r>
      <w:r w:rsidR="00471A00">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275531">
        <w:fldChar w:fldCharType="separate"/>
      </w:r>
      <w:r w:rsidR="002B7491">
        <w:rPr>
          <w:noProof/>
        </w:rPr>
        <w:t>(Malim et al., 1989a)</w:t>
      </w:r>
      <w:r w:rsidR="00275531">
        <w:fldChar w:fldCharType="end"/>
      </w:r>
      <w:r w:rsidR="00CB067F">
        <w:t xml:space="preserve"> </w:t>
      </w:r>
      <w:r>
        <w:t>trans-activating factor for HIV gene expression</w:t>
      </w:r>
      <w:r w:rsidR="00BB6419">
        <w:t xml:space="preserve"> </w:t>
      </w:r>
      <w:r w:rsidR="00275531">
        <w:fldChar w:fldCharType="begin"/>
      </w:r>
      <w:r w:rsidR="00471A00">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275531">
        <w:fldChar w:fldCharType="separate"/>
      </w:r>
      <w:r w:rsidR="00471A00">
        <w:rPr>
          <w:noProof/>
        </w:rPr>
        <w:t>(Rosen and Pavlakis, 1990a)</w:t>
      </w:r>
      <w:r w:rsidR="00275531">
        <w:fldChar w:fldCharType="end"/>
      </w:r>
      <w:r>
        <w:t>. Like Tat, it is also mainly localized in the nucleus of host cell</w:t>
      </w:r>
      <w:r w:rsidR="00CB067F">
        <w:t xml:space="preserve"> </w:t>
      </w:r>
      <w:r w:rsidR="00275531">
        <w:fldChar w:fldCharType="begin"/>
      </w:r>
      <w:r w:rsidR="00471A00">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275531">
        <w:fldChar w:fldCharType="separate"/>
      </w:r>
      <w:r w:rsidR="00471A00">
        <w:rPr>
          <w:noProof/>
        </w:rPr>
        <w:t>(Rosen and Pavlakis, 1990b)</w:t>
      </w:r>
      <w:r w:rsidR="00275531">
        <w:fldChar w:fldCharType="end"/>
      </w:r>
      <w:r>
        <w:t>, but cycles rapidly between the nucleus and cytoplasm as it promotes nuclear export of the transcriptional products</w:t>
      </w:r>
      <w:r w:rsidR="00BB6419">
        <w:t xml:space="preserve"> </w:t>
      </w:r>
      <w:r w:rsidR="00275531">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471A00">
        <w:instrText xml:space="preserve"> ADDIN EN.CITE </w:instrText>
      </w:r>
      <w:r w:rsidR="00275531">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471A00">
        <w:instrText xml:space="preserve"> ADDIN EN.CITE.DATA </w:instrText>
      </w:r>
      <w:r w:rsidR="00275531">
        <w:fldChar w:fldCharType="end"/>
      </w:r>
      <w:r w:rsidR="00275531">
        <w:fldChar w:fldCharType="separate"/>
      </w:r>
      <w:r w:rsidR="002B7491">
        <w:rPr>
          <w:noProof/>
        </w:rPr>
        <w:t>(Fischer et al., 1995; Fischer et al., 1994; Henderson and Percipalle, 1997; Malim et al., 1989b)</w:t>
      </w:r>
      <w:r w:rsidR="00275531">
        <w:fldChar w:fldCharType="end"/>
      </w:r>
      <w:r>
        <w:t xml:space="preserve">. Rev binds at the Rev Responsive Element (RRE), which is an RNA element encoded within the </w:t>
      </w:r>
      <w:r w:rsidRPr="00F35B9D">
        <w:rPr>
          <w:i/>
        </w:rPr>
        <w:t>env</w:t>
      </w:r>
      <w:r>
        <w:t xml:space="preserve"> region of the virus</w:t>
      </w:r>
      <w:r w:rsidR="00E8567C">
        <w:t xml:space="preserve"> </w:t>
      </w:r>
      <w:r w:rsidR="00275531">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471A00">
        <w:instrText xml:space="preserve"> ADDIN EN.CITE </w:instrText>
      </w:r>
      <w:r w:rsidR="00275531">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471A00">
        <w:instrText xml:space="preserve"> ADDIN EN.CITE.DATA </w:instrText>
      </w:r>
      <w:r w:rsidR="00275531">
        <w:fldChar w:fldCharType="end"/>
      </w:r>
      <w:r w:rsidR="00275531">
        <w:fldChar w:fldCharType="separate"/>
      </w:r>
      <w:r w:rsidR="002B7491">
        <w:rPr>
          <w:noProof/>
        </w:rPr>
        <w:t>(Daly et al., 1989; Malim and Cullen, 1991)</w:t>
      </w:r>
      <w:r w:rsidR="00275531">
        <w:fldChar w:fldCharType="end"/>
      </w:r>
      <w:r>
        <w:t>.</w:t>
      </w:r>
    </w:p>
    <w:p w14:paraId="4269B29E" w14:textId="77777777" w:rsidR="00870A43" w:rsidRDefault="00FC09AB" w:rsidP="00870A43">
      <w:pPr>
        <w:pStyle w:val="Heading3"/>
        <w:spacing w:line="480" w:lineRule="auto"/>
        <w:jc w:val="both"/>
      </w:pPr>
      <w:r>
        <w:t xml:space="preserve">1.6 </w:t>
      </w:r>
      <w:r w:rsidR="00870A43">
        <w:t>HIV replication</w:t>
      </w:r>
    </w:p>
    <w:p w14:paraId="6BF623F9" w14:textId="77777777" w:rsidR="00870A43" w:rsidRDefault="00870A43" w:rsidP="00870A43">
      <w:pPr>
        <w:spacing w:line="480" w:lineRule="auto"/>
        <w:jc w:val="both"/>
      </w:pPr>
      <w:r>
        <w:t>The</w:t>
      </w:r>
      <w:r w:rsidR="005C654C">
        <w:t>re are</w:t>
      </w:r>
      <w:r>
        <w:t xml:space="preserve"> </w:t>
      </w:r>
      <w:del w:id="1" w:author="Simon Travers" w:date="2013-08-29T13:42:00Z">
        <w:r w:rsidDel="000952F1">
          <w:delText xml:space="preserve">major </w:delText>
        </w:r>
      </w:del>
      <w:r w:rsidR="005C654C">
        <w:t>11</w:t>
      </w:r>
      <w:ins w:id="2" w:author="Simon Travers" w:date="2013-08-29T13:42:00Z">
        <w:r w:rsidR="000952F1">
          <w:t xml:space="preserve"> major</w:t>
        </w:r>
      </w:ins>
      <w:r w:rsidR="005C654C">
        <w:t xml:space="preserve"> events in</w:t>
      </w:r>
      <w:r>
        <w:t xml:space="preserve"> HIV</w:t>
      </w:r>
      <w:ins w:id="3" w:author="Simon Travers" w:date="2013-08-29T13:42:00Z">
        <w:r w:rsidR="000952F1">
          <w:t>’s</w:t>
        </w:r>
      </w:ins>
      <w:r>
        <w:t xml:space="preserve"> replication cycle </w:t>
      </w:r>
      <w:r w:rsidR="005C654C">
        <w:t>(</w:t>
      </w:r>
      <w:del w:id="4" w:author="Simon Travers" w:date="2013-08-29T13:42:00Z">
        <w:r w:rsidR="00976284" w:rsidDel="000952F1">
          <w:delText xml:space="preserve">as </w:delText>
        </w:r>
        <w:r w:rsidR="00382029" w:rsidDel="000952F1">
          <w:delText xml:space="preserve">numbered in </w:delText>
        </w:r>
      </w:del>
      <w:r w:rsidR="00333579">
        <w:t>Figure 1.7</w:t>
      </w:r>
      <w:r w:rsidR="005C654C">
        <w:t>)</w:t>
      </w:r>
      <w:r>
        <w:t xml:space="preserve">. </w:t>
      </w:r>
      <w:r w:rsidR="00FC09AB">
        <w:t>The initi</w:t>
      </w:r>
      <w:r w:rsidR="00382029">
        <w:t xml:space="preserve">al step of viral entry </w:t>
      </w:r>
      <w:commentRangeStart w:id="5"/>
      <w:r w:rsidR="00382029">
        <w:t>(</w:t>
      </w:r>
      <w:r w:rsidR="00333579">
        <w:t>Figure 1.7</w:t>
      </w:r>
      <w:r w:rsidR="00976284">
        <w:t xml:space="preserve"> step 1</w:t>
      </w:r>
      <w:r w:rsidR="00FC09AB">
        <w:t>)</w:t>
      </w:r>
      <w:commentRangeEnd w:id="5"/>
      <w:r w:rsidR="000952F1">
        <w:rPr>
          <w:rStyle w:val="CommentReference"/>
        </w:rPr>
        <w:commentReference w:id="5"/>
      </w:r>
      <w:r w:rsidR="00FC09AB">
        <w:t xml:space="preserve"> in to a host immune cell </w:t>
      </w:r>
      <w:r w:rsidR="00383484">
        <w:t>includes HIV gp120 molecule binding to CD+ receptor followed by binding to a co receptor on the surface of the host cell and fusion of the viral and host cell membranes (see</w:t>
      </w:r>
      <w:r w:rsidR="00FC09AB">
        <w:t xml:space="preserve"> section </w:t>
      </w:r>
      <w:r w:rsidR="0041281F">
        <w:t>1.5.2</w:t>
      </w:r>
      <w:r w:rsidR="00383484">
        <w:t xml:space="preserve"> for more detail).</w:t>
      </w:r>
    </w:p>
    <w:p w14:paraId="5CCEF9B9" w14:textId="77777777" w:rsidR="005A61FE" w:rsidRDefault="00A11935" w:rsidP="00870A43">
      <w:pPr>
        <w:spacing w:line="480" w:lineRule="auto"/>
        <w:jc w:val="both"/>
      </w:pPr>
      <w:r>
        <w:t xml:space="preserve">Following the fusion, the </w:t>
      </w:r>
      <w:r w:rsidR="00157537">
        <w:t>viral core</w:t>
      </w:r>
      <w:r>
        <w:t xml:space="preserve"> enters in to the cytoplasm of host cell. The </w:t>
      </w:r>
      <w:r w:rsidR="008B22E1">
        <w:t>reverse trancriptase</w:t>
      </w:r>
      <w:r w:rsidR="00BF17B8">
        <w:t xml:space="preserve">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275531">
        <w:fldChar w:fldCharType="begin"/>
      </w:r>
      <w:r w:rsidR="00471A00">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75531">
        <w:fldChar w:fldCharType="separate"/>
      </w:r>
      <w:r w:rsidR="002B7491">
        <w:rPr>
          <w:noProof/>
        </w:rPr>
        <w:t>(McDonald et al., 2002)</w:t>
      </w:r>
      <w:r w:rsidR="00275531">
        <w:fldChar w:fldCharType="end"/>
      </w:r>
      <w:r>
        <w:t xml:space="preserve">. </w:t>
      </w:r>
      <w:r w:rsidR="008B22E1">
        <w:t xml:space="preserve">The reverse transcriptase enzyme is not perfect at copying mRNA molecule to cDNA and has no </w:t>
      </w:r>
      <w:ins w:id="6" w:author="Simon Travers" w:date="2013-08-29T13:43:00Z">
        <w:r w:rsidR="000952F1">
          <w:t xml:space="preserve">capability for </w:t>
        </w:r>
      </w:ins>
      <w:r w:rsidR="008B22E1">
        <w:t>error correct</w:t>
      </w:r>
      <w:ins w:id="7" w:author="Simon Travers" w:date="2013-08-29T13:43:00Z">
        <w:r w:rsidR="000952F1">
          <w:t>ion</w:t>
        </w:r>
      </w:ins>
      <w:r w:rsidR="008B22E1">
        <w:t xml:space="preserve"> </w:t>
      </w:r>
      <w:del w:id="8" w:author="Simon Travers" w:date="2013-08-29T13:43:00Z">
        <w:r w:rsidR="008B22E1" w:rsidDel="000952F1">
          <w:delText>capability</w:delText>
        </w:r>
        <w:r w:rsidR="006708E8" w:rsidDel="000952F1">
          <w:delText xml:space="preserve"> </w:delText>
        </w:r>
      </w:del>
      <w:r w:rsidR="00275531">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471A00">
        <w:instrText xml:space="preserve"> ADDIN EN.CITE </w:instrText>
      </w:r>
      <w:r w:rsidR="00275531">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471A00">
        <w:instrText xml:space="preserve"> ADDIN EN.CITE.DATA </w:instrText>
      </w:r>
      <w:r w:rsidR="00275531">
        <w:fldChar w:fldCharType="end"/>
      </w:r>
      <w:r w:rsidR="00275531">
        <w:fldChar w:fldCharType="separate"/>
      </w:r>
      <w:r w:rsidR="006708E8">
        <w:rPr>
          <w:noProof/>
        </w:rPr>
        <w:t>(Bebenek et al., 1989; Bebenek et al., 1993; Preston et al., 1988; Roberts et al., 1988)</w:t>
      </w:r>
      <w:r w:rsidR="00275531">
        <w:fldChar w:fldCharType="end"/>
      </w:r>
      <w:r w:rsidR="008B22E1">
        <w:t xml:space="preserve">. </w:t>
      </w:r>
      <w:r w:rsidR="005A61FE">
        <w:t xml:space="preserve">The </w:t>
      </w:r>
      <w:commentRangeStart w:id="9"/>
      <w:r w:rsidR="005A61FE">
        <w:t xml:space="preserve">enzyme generates mutations </w:t>
      </w:r>
      <w:commentRangeEnd w:id="9"/>
      <w:r w:rsidR="000952F1">
        <w:rPr>
          <w:rStyle w:val="CommentReference"/>
        </w:rPr>
        <w:commentReference w:id="9"/>
      </w:r>
      <w:r w:rsidR="005A61FE">
        <w:t>in its genome at the rate of 10</w:t>
      </w:r>
      <w:r w:rsidR="005A61FE" w:rsidRPr="005A61FE">
        <w:rPr>
          <w:vertAlign w:val="superscript"/>
        </w:rPr>
        <w:t>-5</w:t>
      </w:r>
      <w:r w:rsidR="005A61FE">
        <w:t xml:space="preserve"> per base</w:t>
      </w:r>
      <w:r w:rsidR="00B1633A">
        <w:t xml:space="preserve"> per replication cycle </w:t>
      </w:r>
      <w:r w:rsidR="00275531">
        <w:fldChar w:fldCharType="begin"/>
      </w:r>
      <w:r w:rsidR="00471A00">
        <w:instrText xml:space="preserve"> ADDIN EN.CITE &lt;EndNote&gt;&lt;Cite&gt;&lt;Author&gt;Mansky&lt;/Author&gt;&lt;Year&gt;1995&lt;/Year&gt;&lt;RecNum&gt;18&lt;/RecNum&gt;&lt;record&gt;&lt;rec-number&gt;18&lt;/rec-number&gt;&lt;foreign-keys&gt;&lt;key app="EN" db-id="fp25zzvrxrd9vke5zxqp9stbssprwstvdddz"&gt;18&lt;/key&gt;&lt;/foreign-keys&gt;&lt;ref-type name="Journal Article"&gt;17&lt;/ref-type&gt;&lt;contributors&gt;&lt;authors&gt;&lt;author&gt;Mansky, L. M.&lt;/author&gt;&lt;author&gt;Temin, H. M.&lt;/author&gt;&lt;/authors&gt;&lt;/contributors&gt;&lt;auth-address&gt;http://jvi.asm.org/content/69/8/5087&lt;/auth-address&gt;&lt;titles&gt;&lt;title&gt;Lower in vivo mutation rate of human immunodeficiency virus type 1 than that predicted from the fidelity of purified reverse transcriptase.&lt;/title&gt;&lt;secondary-title&gt;Journal of Virology&lt;/secondary-title&gt;&lt;/titles&gt;&lt;pages&gt;5087-5094&lt;/pages&gt;&lt;volume&gt;69&lt;/volume&gt;&lt;number&gt;8&lt;/number&gt;&lt;dates&gt;&lt;year&gt;1995&lt;/year&gt;&lt;pub-dates&gt;&lt;date&gt;August&lt;/date&gt;&lt;/pub-dates&gt;&lt;/dates&gt;&lt;isbn&gt;0022-538X, 1098-5514&lt;/isbn&gt;&lt;label&gt;mansky_lower_1995&lt;/label&gt;&lt;urls&gt;&lt;/urls&gt;&lt;/record&gt;&lt;/Cite&gt;&lt;/EndNote&gt;</w:instrText>
      </w:r>
      <w:r w:rsidR="00275531">
        <w:fldChar w:fldCharType="separate"/>
      </w:r>
      <w:r w:rsidR="00B1633A">
        <w:rPr>
          <w:noProof/>
        </w:rPr>
        <w:t>(Mansky and Temin, 1995)</w:t>
      </w:r>
      <w:r w:rsidR="00275531">
        <w:fldChar w:fldCharType="end"/>
      </w:r>
      <w:r w:rsidR="005A61FE">
        <w:t xml:space="preserve">. </w:t>
      </w:r>
      <w:r w:rsidR="008B22E1">
        <w:t xml:space="preserve">This is a crucial step </w:t>
      </w:r>
      <w:r w:rsidR="005A61FE">
        <w:t>as it contributes</w:t>
      </w:r>
      <w:r w:rsidR="008B22E1">
        <w:t xml:space="preserve"> to </w:t>
      </w:r>
      <w:r w:rsidR="00B1633A">
        <w:t>generation of variations</w:t>
      </w:r>
      <w:r w:rsidR="005A61FE">
        <w:t xml:space="preserve"> </w:t>
      </w:r>
      <w:r w:rsidR="00B1633A">
        <w:t xml:space="preserve">in the viral quasispecies (reviewed in </w:t>
      </w:r>
      <w:r w:rsidR="00275531">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471A00">
        <w:instrText xml:space="preserve"> ADDIN EN.CITE </w:instrText>
      </w:r>
      <w:r w:rsidR="00275531">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471A00">
        <w:instrText xml:space="preserve"> ADDIN EN.CITE.DATA </w:instrText>
      </w:r>
      <w:r w:rsidR="00275531">
        <w:fldChar w:fldCharType="end"/>
      </w:r>
      <w:r w:rsidR="00275531">
        <w:fldChar w:fldCharType="separate"/>
      </w:r>
      <w:r w:rsidR="00B1633A">
        <w:rPr>
          <w:noProof/>
        </w:rPr>
        <w:t>(Goodenow et al., 1989; Nowak et al., 1990)</w:t>
      </w:r>
      <w:r w:rsidR="00275531">
        <w:fldChar w:fldCharType="end"/>
      </w:r>
      <w:r w:rsidR="00B1633A">
        <w:t xml:space="preserve">). </w:t>
      </w:r>
    </w:p>
    <w:p w14:paraId="0B4F0833" w14:textId="2FF26513" w:rsidR="00BD5828" w:rsidRDefault="00870A43" w:rsidP="00870A43">
      <w:pPr>
        <w:spacing w:line="480" w:lineRule="auto"/>
        <w:jc w:val="both"/>
      </w:pPr>
      <w:r>
        <w:t>Subsequent</w:t>
      </w:r>
      <w:r w:rsidR="00BE7B90">
        <w:t>ly the capsid is dis</w:t>
      </w:r>
      <w:r w:rsidR="002E2101">
        <w:t xml:space="preserve">sembled, </w:t>
      </w:r>
      <w:r w:rsidR="00BE7B90">
        <w:t xml:space="preserve">termed as </w:t>
      </w:r>
      <w:r>
        <w:t>uncoating</w:t>
      </w:r>
      <w:r w:rsidR="00382029">
        <w:t xml:space="preserve"> (</w:t>
      </w:r>
      <w:r w:rsidR="00333579">
        <w:t>Figure 1.7</w:t>
      </w:r>
      <w:r w:rsidR="00976284">
        <w:t xml:space="preserve"> step 3</w:t>
      </w:r>
      <w:r w:rsidR="00157537">
        <w:t>)</w:t>
      </w:r>
      <w:r w:rsidR="00BB6BB0">
        <w:t xml:space="preserve"> </w:t>
      </w:r>
      <w:r w:rsidR="00275531">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471A00">
        <w:instrText xml:space="preserve"> ADDIN EN.CITE </w:instrText>
      </w:r>
      <w:r w:rsidR="00275531">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471A00">
        <w:instrText xml:space="preserve"> ADDIN EN.CITE.DATA </w:instrText>
      </w:r>
      <w:r w:rsidR="00275531">
        <w:fldChar w:fldCharType="end"/>
      </w:r>
      <w:r w:rsidR="00275531">
        <w:fldChar w:fldCharType="separate"/>
      </w:r>
      <w:r w:rsidR="002B7491">
        <w:rPr>
          <w:noProof/>
        </w:rPr>
        <w:t>(McDonald et al., 2002; Shah et al., 2013)</w:t>
      </w:r>
      <w:r w:rsidR="00275531">
        <w:fldChar w:fldCharType="end"/>
      </w:r>
      <w:r w:rsidR="002B7491">
        <w:t xml:space="preserve">, releasing </w:t>
      </w:r>
      <w:ins w:id="10" w:author="Simon Travers" w:date="2013-08-29T13:44:00Z">
        <w:r w:rsidR="00881462">
          <w:t xml:space="preserve">the </w:t>
        </w:r>
      </w:ins>
      <w:r w:rsidR="002B7491">
        <w:t xml:space="preserve">ribonucleoprotein complex in to the cytosol </w:t>
      </w:r>
      <w:r w:rsidR="00275531">
        <w:fldChar w:fldCharType="begin"/>
      </w:r>
      <w:r w:rsidR="00471A00">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275531">
        <w:fldChar w:fldCharType="separate"/>
      </w:r>
      <w:r w:rsidR="002B7491">
        <w:rPr>
          <w:noProof/>
        </w:rPr>
        <w:t>(Dismuke and Aiken, 2006)</w:t>
      </w:r>
      <w:r w:rsidR="00275531">
        <w:fldChar w:fldCharType="end"/>
      </w:r>
      <w:r w:rsidR="002B7491">
        <w:t xml:space="preserve">. </w:t>
      </w:r>
      <w:r w:rsidR="00F145B6">
        <w:t xml:space="preserve">The process can take an hour or less </w:t>
      </w:r>
      <w:r w:rsidR="0078589D">
        <w:t>since time of</w:t>
      </w:r>
      <w:r w:rsidR="00F145B6">
        <w:t xml:space="preserve"> post infection</w:t>
      </w:r>
      <w:r w:rsidR="00E8567C">
        <w:t xml:space="preserve"> </w:t>
      </w:r>
      <w:r w:rsidR="00275531">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471A00">
        <w:instrText xml:space="preserve"> ADDIN EN.CITE </w:instrText>
      </w:r>
      <w:r w:rsidR="00275531">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471A00">
        <w:instrText xml:space="preserve"> ADDIN EN.CITE.DATA </w:instrText>
      </w:r>
      <w:r w:rsidR="00275531">
        <w:fldChar w:fldCharType="end"/>
      </w:r>
      <w:r w:rsidR="00275531">
        <w:fldChar w:fldCharType="separate"/>
      </w:r>
      <w:r w:rsidR="002B7491">
        <w:rPr>
          <w:noProof/>
        </w:rPr>
        <w:t>(Hulme et al., 2011)</w:t>
      </w:r>
      <w:r w:rsidR="00275531">
        <w:fldChar w:fldCharType="end"/>
      </w:r>
      <w:r w:rsidR="00F145B6">
        <w:t>.</w:t>
      </w:r>
      <w:r>
        <w:t xml:space="preserve"> The capsid and nucleocapsid proteins dissociate from cDNA but the reverse transcription complex remains intact along with viral matrix, integrase</w:t>
      </w:r>
      <w:r w:rsidR="007E01A6">
        <w:t>, vpr</w:t>
      </w:r>
      <w:r>
        <w:t xml:space="preserve"> and human protein high mobility group I (HMG I (Y)) forming pre</w:t>
      </w:r>
      <w:r w:rsidR="005A61FE">
        <w:t>-</w:t>
      </w:r>
      <w:r>
        <w:t>integration complex (PIC)</w:t>
      </w:r>
      <w:r w:rsidR="00E8567C">
        <w:t xml:space="preserve"> </w:t>
      </w:r>
      <w:r w:rsidR="00275531">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471A00">
        <w:instrText xml:space="preserve"> ADDIN EN.CITE </w:instrText>
      </w:r>
      <w:r w:rsidR="00275531">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471A00">
        <w:instrText xml:space="preserve"> ADDIN EN.CITE.DATA </w:instrText>
      </w:r>
      <w:r w:rsidR="00275531">
        <w:fldChar w:fldCharType="end"/>
      </w:r>
      <w:r w:rsidR="00275531">
        <w:fldChar w:fldCharType="separate"/>
      </w:r>
      <w:r w:rsidR="002B7491">
        <w:rPr>
          <w:noProof/>
        </w:rPr>
        <w:t>(Bukrinsky et al., 1993; Farnet and Haseltine, 1991; Miller et al., 1997)</w:t>
      </w:r>
      <w:r w:rsidR="00275531">
        <w:fldChar w:fldCharType="end"/>
      </w:r>
      <w:r>
        <w:t xml:space="preserve">. The PIC protects cDNA from endonuclease degradation </w:t>
      </w:r>
      <w:r w:rsidR="00275531">
        <w:fldChar w:fldCharType="begin"/>
      </w:r>
      <w:r w:rsidR="00471A00">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275531">
        <w:fldChar w:fldCharType="separate"/>
      </w:r>
      <w:r w:rsidR="002B7491">
        <w:rPr>
          <w:noProof/>
        </w:rPr>
        <w:t>(Miller et al., 1997)</w:t>
      </w:r>
      <w:r w:rsidR="00275531">
        <w:fldChar w:fldCharType="end"/>
      </w:r>
      <w:r>
        <w:t>.</w:t>
      </w:r>
      <w:r w:rsidR="00C73F8D">
        <w:t xml:space="preserve"> I</w:t>
      </w:r>
      <w:r>
        <w:t xml:space="preserve">n </w:t>
      </w:r>
      <w:r w:rsidR="00C73F8D">
        <w:t xml:space="preserve">an </w:t>
      </w:r>
      <w:r>
        <w:t xml:space="preserve">ATP dependent </w:t>
      </w:r>
      <w:r w:rsidR="00404DD5">
        <w:t>process</w:t>
      </w:r>
      <w:r w:rsidR="00C73F8D">
        <w:t xml:space="preserve"> </w:t>
      </w:r>
      <w:r w:rsidR="00275531">
        <w:fldChar w:fldCharType="begin"/>
      </w:r>
      <w:r w:rsidR="00471A00">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275531">
        <w:fldChar w:fldCharType="separate"/>
      </w:r>
      <w:r w:rsidR="002B7491">
        <w:rPr>
          <w:noProof/>
        </w:rPr>
        <w:t>(Bukrinsky et al., 1992)</w:t>
      </w:r>
      <w:r w:rsidR="00275531">
        <w:fldChar w:fldCharType="end"/>
      </w:r>
      <w:r w:rsidR="00404DD5">
        <w:t>,</w:t>
      </w:r>
      <w:r>
        <w:t xml:space="preserve"> PIC </w:t>
      </w:r>
      <w:r w:rsidR="00C73F8D">
        <w:t xml:space="preserve">is transported </w:t>
      </w:r>
      <w:r>
        <w:t xml:space="preserve">on host microtubules towards the nuclear membrane </w:t>
      </w:r>
      <w:commentRangeStart w:id="11"/>
      <w:r w:rsidR="00275531">
        <w:fldChar w:fldCharType="begin"/>
      </w:r>
      <w:r w:rsidR="00471A00">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75531">
        <w:fldChar w:fldCharType="separate"/>
      </w:r>
      <w:r w:rsidR="002B7491">
        <w:rPr>
          <w:noProof/>
        </w:rPr>
        <w:t>(McDonald et al., 2002)</w:t>
      </w:r>
      <w:r w:rsidR="00275531">
        <w:fldChar w:fldCharType="end"/>
      </w:r>
      <w:r>
        <w:t xml:space="preserve">. </w:t>
      </w:r>
      <w:r w:rsidR="00D738AF">
        <w:t>Some studies initially suggested that f</w:t>
      </w:r>
      <w:r>
        <w:t xml:space="preserve">ormation of central DNA flap </w:t>
      </w:r>
      <w:r w:rsidR="00275531">
        <w:fldChar w:fldCharType="begin"/>
      </w:r>
      <w:r w:rsidR="00471A00">
        <w:instrText xml:space="preserve"> ADDIN EN.CITE &lt;EndNote&gt;&lt;Cite&gt;&lt;Author&gt;Zennou&lt;/Author&gt;&lt;Year&gt;2000&lt;/Year&gt;&lt;RecNum&gt;38&lt;/RecNum&gt;&lt;record&gt;&lt;rec-number&gt;38&lt;/rec-number&gt;&lt;foreign-keys&gt;&lt;key app="EN" db-id="fp25zzvrxrd9vke5zxqp9stbssprwstvdddz"&gt;38&lt;/key&gt;&lt;/foreign-keys&gt;&lt;ref-type name="Journal Article"&gt;17&lt;/ref-type&gt;&lt;contributors&gt;&lt;authors&gt;&lt;author&gt;Zennou, Véronique&lt;/author&gt;&lt;author&gt;Petit, Caroline&lt;/author&gt;&lt;author&gt;Guetard, Denise&lt;/author&gt;&lt;author&gt;Nerhbass, Ulf&lt;/author&gt;&lt;author&gt;Montagnier, Luc&lt;/author&gt;&lt;author&gt;Charneau, Pierre&lt;/author&gt;&lt;/authors&gt;&lt;/contributors&gt;&lt;auth-address&gt;http://www.sciencedirect.com/science/article/pii/S0092867400808284&lt;/auth-address&gt;&lt;titles&gt;&lt;title&gt;HIV-1 Genome Nuclear Import Is Mediated by a Central DNA Flap&lt;/title&gt;&lt;secondary-title&gt;Cell&lt;/secondary-title&gt;&lt;/titles&gt;&lt;periodical&gt;&lt;full-title&gt;Cell&lt;/full-title&gt;&lt;/periodical&gt;&lt;pages&gt;173-185&lt;/pages&gt;&lt;volume&gt;101&lt;/volume&gt;&lt;number&gt;2&lt;/number&gt;&lt;dates&gt;&lt;year&gt;2000&lt;/year&gt;&lt;pub-dates&gt;&lt;date&gt;April&lt;/date&gt;&lt;/pub-dates&gt;&lt;/dates&gt;&lt;isbn&gt;0092-8674&lt;/isbn&gt;&lt;label&gt;zennou_hiv-1_2000&lt;/label&gt;&lt;urls&gt;&lt;related-urls&gt;&lt;url&gt;10.1016/S0092-8674(00)80828-4&lt;/url&gt;&lt;/related-urls&gt;&lt;/urls&gt;&lt;/record&gt;&lt;/Cite&gt;&lt;/EndNote&gt;</w:instrText>
      </w:r>
      <w:r w:rsidR="00275531">
        <w:fldChar w:fldCharType="separate"/>
      </w:r>
      <w:r w:rsidR="002B7491">
        <w:rPr>
          <w:noProof/>
        </w:rPr>
        <w:t>(Zennou et al., 2000)</w:t>
      </w:r>
      <w:r w:rsidR="00275531">
        <w:fldChar w:fldCharType="end"/>
      </w:r>
      <w:r>
        <w:t>, vpr</w:t>
      </w:r>
      <w:r w:rsidR="00125C42">
        <w:t xml:space="preserve">, </w:t>
      </w:r>
      <w:r>
        <w:t xml:space="preserve">and matrix </w:t>
      </w:r>
      <w:r w:rsidR="00D738AF">
        <w:t xml:space="preserve">mediate </w:t>
      </w:r>
      <w:r w:rsidR="00761CFC">
        <w:t xml:space="preserve">nuclear import </w:t>
      </w:r>
      <w:r w:rsidR="00382029">
        <w:t>(</w:t>
      </w:r>
      <w:r w:rsidR="00333579">
        <w:t>Figure 1.7</w:t>
      </w:r>
      <w:r w:rsidR="00976284">
        <w:t xml:space="preserve"> step 4</w:t>
      </w:r>
      <w:r w:rsidR="00125C42">
        <w:t xml:space="preserve">) </w:t>
      </w:r>
      <w:r w:rsidR="00761CFC">
        <w:t xml:space="preserve">of PIC </w:t>
      </w:r>
      <w:r w:rsidR="00275531">
        <w:fldChar w:fldCharType="begin"/>
      </w:r>
      <w:r w:rsidR="00471A00">
        <w:instrText xml:space="preserve"> ADDIN EN.CITE &lt;EndNote&gt;&lt;Cite&gt;&lt;Author&gt;Popov&lt;/Author&gt;&lt;Year&gt;1998&lt;/Year&gt;&lt;RecNum&gt;39&lt;/RecNum&gt;&lt;record&gt;&lt;rec-number&gt;39&lt;/rec-number&gt;&lt;foreign-keys&gt;&lt;key app="EN" db-id="fp25zzvrxrd9vke5zxqp9stbssprwstvdddz"&gt;39&lt;/key&gt;&lt;/foreign-keys&gt;&lt;ref-type name="Journal Article"&gt;17&lt;/ref-type&gt;&lt;contributors&gt;&lt;authors&gt;&lt;author&gt;Popov, Serguei&lt;/author&gt;&lt;author&gt;Rexach, Michael&lt;/author&gt;&lt;author&gt;Ratner, Lee&lt;/author&gt;&lt;author&gt;Blobel, Günter&lt;/author&gt;&lt;author&gt;Bukrinsky, Michael&lt;/author&gt;&lt;/authors&gt;&lt;/contributors&gt;&lt;auth-address&gt;http://www.jbc.org/content/273/21/13347&lt;/auth-address&gt;&lt;titles&gt;&lt;title&gt;Viral Protein R Regulates Docking of the HIV-1 Preintegration Complex to the Nuclear Pore Complex&lt;/title&gt;&lt;secondary-title&gt;Journal of Biological Chemistry&lt;/secondary-title&gt;&lt;/titles&gt;&lt;pages&gt;13347-13352&lt;/pages&gt;&lt;volume&gt;273&lt;/volume&gt;&lt;number&gt;21&lt;/number&gt;&lt;dates&gt;&lt;year&gt;1998&lt;/year&gt;&lt;pub-dates&gt;&lt;date&gt;May&lt;/date&gt;&lt;/pub-dates&gt;&lt;/dates&gt;&lt;isbn&gt;0021-9258, 1083-351X&lt;/isbn&gt;&lt;label&gt;popov_viral_1998-1&lt;/label&gt;&lt;urls&gt;&lt;related-urls&gt;&lt;url&gt;10.1074/jbc.273.21.13347&lt;/url&gt;&lt;/related-urls&gt;&lt;/urls&gt;&lt;/record&gt;&lt;/Cite&gt;&lt;/EndNote&gt;</w:instrText>
      </w:r>
      <w:r w:rsidR="00275531">
        <w:fldChar w:fldCharType="separate"/>
      </w:r>
      <w:r w:rsidR="002B7491">
        <w:rPr>
          <w:noProof/>
        </w:rPr>
        <w:t>(Popov et al., 1998)</w:t>
      </w:r>
      <w:r w:rsidR="00275531">
        <w:fldChar w:fldCharType="end"/>
      </w:r>
      <w:r w:rsidR="00D738AF">
        <w:t xml:space="preserve">, however, the no any clear evidence of </w:t>
      </w:r>
      <w:r w:rsidR="00125C42">
        <w:t>these</w:t>
      </w:r>
      <w:r w:rsidR="00D738AF">
        <w:t xml:space="preserve"> factors have been described as such </w:t>
      </w:r>
      <w:r w:rsidR="00125C42">
        <w:t xml:space="preserve">for nuclear import </w:t>
      </w:r>
      <w:r w:rsidR="00275531">
        <w:fldChar w:fldCharType="begin"/>
      </w:r>
      <w:r w:rsidR="00471A00">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275531">
        <w:fldChar w:fldCharType="separate"/>
      </w:r>
      <w:r w:rsidR="002B7491">
        <w:rPr>
          <w:noProof/>
        </w:rPr>
        <w:t>(Riviere et al.)</w:t>
      </w:r>
      <w:r w:rsidR="00275531">
        <w:fldChar w:fldCharType="end"/>
      </w:r>
      <w:r w:rsidR="00D738AF">
        <w:t>.</w:t>
      </w:r>
      <w:r w:rsidR="00143995">
        <w:t xml:space="preserve"> </w:t>
      </w:r>
      <w:commentRangeEnd w:id="11"/>
      <w:r w:rsidR="00881462">
        <w:rPr>
          <w:rStyle w:val="CommentReference"/>
        </w:rPr>
        <w:commentReference w:id="11"/>
      </w:r>
      <w:r w:rsidR="00143995">
        <w:t xml:space="preserve">Integrase assists in nuclear import in association with nuclear import machinery like importin </w:t>
      </w:r>
      <w:r w:rsidR="00275531">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471A00">
        <w:instrText xml:space="preserve"> ADDIN EN.CITE </w:instrText>
      </w:r>
      <w:r w:rsidR="00275531">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471A00">
        <w:instrText xml:space="preserve"> ADDIN EN.CITE.DATA </w:instrText>
      </w:r>
      <w:r w:rsidR="00275531">
        <w:fldChar w:fldCharType="end"/>
      </w:r>
      <w:r w:rsidR="00275531">
        <w:fldChar w:fldCharType="separate"/>
      </w:r>
      <w:r w:rsidR="002B7491">
        <w:rPr>
          <w:noProof/>
        </w:rPr>
        <w:t>(Fassati et al., 2003)</w:t>
      </w:r>
      <w:r w:rsidR="00275531">
        <w:fldChar w:fldCharType="end"/>
      </w:r>
      <w:r w:rsidR="00143995">
        <w:t xml:space="preserve"> and transportin-SR2 </w:t>
      </w:r>
      <w:r w:rsidR="00275531">
        <w:fldChar w:fldCharType="begin"/>
      </w:r>
      <w:r w:rsidR="00471A00">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275531">
        <w:fldChar w:fldCharType="separate"/>
      </w:r>
      <w:r w:rsidR="002B7491">
        <w:rPr>
          <w:noProof/>
        </w:rPr>
        <w:t>(Christ et al., 2008)</w:t>
      </w:r>
      <w:r w:rsidR="00275531">
        <w:fldChar w:fldCharType="end"/>
      </w:r>
      <w:r w:rsidR="00143995">
        <w:t xml:space="preserve">. </w:t>
      </w:r>
      <w:r w:rsidR="00BD5828">
        <w:t xml:space="preserve">It is now established that </w:t>
      </w:r>
      <w:r w:rsidR="00D738AF">
        <w:t>central polypurine tra</w:t>
      </w:r>
      <w:r w:rsidR="00BD5828">
        <w:t xml:space="preserve">ct-central termination sequence </w:t>
      </w:r>
      <w:r w:rsidR="00D738AF">
        <w:t>(cPPT-CTS)</w:t>
      </w:r>
      <w:r w:rsidR="00BD5828">
        <w:t xml:space="preserve"> plays role in kinetics of nuclear import </w:t>
      </w:r>
      <w:r w:rsidR="00275531">
        <w:fldChar w:fldCharType="begin"/>
      </w:r>
      <w:r w:rsidR="00471A00">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275531">
        <w:fldChar w:fldCharType="separate"/>
      </w:r>
      <w:r w:rsidR="002B7491">
        <w:rPr>
          <w:noProof/>
        </w:rPr>
        <w:t>(Riviere et al.)</w:t>
      </w:r>
      <w:r w:rsidR="00275531">
        <w:fldChar w:fldCharType="end"/>
      </w:r>
      <w:r w:rsidR="00BD5828">
        <w:t>.</w:t>
      </w:r>
    </w:p>
    <w:p w14:paraId="71FA45C5" w14:textId="77777777" w:rsidR="00BD5828" w:rsidRDefault="00BD5828" w:rsidP="00870A43">
      <w:pPr>
        <w:spacing w:line="480" w:lineRule="auto"/>
        <w:jc w:val="both"/>
      </w:pPr>
      <w:r>
        <w:t>Post-nuclear entry, integrase</w:t>
      </w:r>
      <w:r w:rsidR="00DE251B">
        <w:t xml:space="preserve"> processes the viral DNA for integration</w:t>
      </w:r>
      <w:r>
        <w:t xml:space="preserve"> </w:t>
      </w:r>
      <w:r w:rsidR="00275531">
        <w:fldChar w:fldCharType="begin"/>
      </w:r>
      <w:r w:rsidR="00471A00">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275531">
        <w:fldChar w:fldCharType="separate"/>
      </w:r>
      <w:r w:rsidR="002B7491">
        <w:rPr>
          <w:noProof/>
        </w:rPr>
        <w:t>(LaFemina et al., 1992)</w:t>
      </w:r>
      <w:r w:rsidR="00275531">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275531">
        <w:fldChar w:fldCharType="begin"/>
      </w:r>
      <w:r w:rsidR="00471A00">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275531">
        <w:fldChar w:fldCharType="separate"/>
      </w:r>
      <w:r w:rsidR="002B7491">
        <w:rPr>
          <w:noProof/>
        </w:rPr>
        <w:t>(Emiliani et al., 2005)</w:t>
      </w:r>
      <w:r w:rsidR="00275531">
        <w:fldChar w:fldCharType="end"/>
      </w:r>
      <w:r w:rsidR="00DE251B">
        <w:t>.</w:t>
      </w:r>
    </w:p>
    <w:p w14:paraId="29538E14" w14:textId="77777777"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275531">
        <w:fldChar w:fldCharType="begin"/>
      </w:r>
      <w:r w:rsidR="00471A00">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275531">
        <w:fldChar w:fldCharType="separate"/>
      </w:r>
      <w:r w:rsidR="002B7491">
        <w:rPr>
          <w:noProof/>
        </w:rPr>
        <w:t>(Davey et al., 2011)</w:t>
      </w:r>
      <w:r w:rsidR="00275531">
        <w:fldChar w:fldCharType="end"/>
      </w:r>
      <w:r>
        <w:t xml:space="preserve">. HIV protein Tat promotes the transcription of the viral DNA </w:t>
      </w:r>
      <w:r w:rsidR="00275531">
        <w:fldChar w:fldCharType="begin"/>
      </w:r>
      <w:r w:rsidR="00471A00">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275531">
        <w:fldChar w:fldCharType="separate"/>
      </w:r>
      <w:r w:rsidR="002B7491">
        <w:rPr>
          <w:noProof/>
        </w:rPr>
        <w:t>(Ott et al., 2011; Razooky and Weinberger, 2011)</w:t>
      </w:r>
      <w:r w:rsidR="00275531">
        <w:fldChar w:fldCharType="end"/>
      </w:r>
      <w:r>
        <w:t>.  The viral transcriptome encodes structural proteins, accessory proteins and viral enzymes necessary for a complete functional HIV</w:t>
      </w:r>
      <w:r w:rsidR="00507679">
        <w:t xml:space="preserve"> (reviewed in </w:t>
      </w:r>
      <w:r w:rsidR="00275531">
        <w:fldChar w:fldCharType="begin"/>
      </w:r>
      <w:r w:rsidR="00471A00">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275531">
        <w:fldChar w:fldCharType="separate"/>
      </w:r>
      <w:r w:rsidR="002B7491">
        <w:rPr>
          <w:noProof/>
        </w:rPr>
        <w:t>(Karn and Stoltzfus)</w:t>
      </w:r>
      <w:r w:rsidR="00275531">
        <w:fldChar w:fldCharType="end"/>
      </w:r>
      <w:r w:rsidR="00507679">
        <w:t>)</w:t>
      </w:r>
      <w:r>
        <w:t xml:space="preserve">. </w:t>
      </w:r>
    </w:p>
    <w:p w14:paraId="057E6452" w14:textId="77777777" w:rsidR="003E50F3" w:rsidRDefault="003E50F3" w:rsidP="003E50F3">
      <w:pPr>
        <w:spacing w:line="480" w:lineRule="auto"/>
        <w:jc w:val="both"/>
      </w:pPr>
      <w:r>
        <w:t xml:space="preserve">The viral Rev protein facilitates exporting (Figure 1.7 step 7) of the unprocessed viral transcriptome to cytoplasm for translation </w:t>
      </w:r>
      <w:r w:rsidR="00275531">
        <w:fldChar w:fldCharType="begin"/>
      </w:r>
      <w:r w:rsidR="00471A00">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275531">
        <w:fldChar w:fldCharType="separate"/>
      </w:r>
      <w:r w:rsidR="002B7491">
        <w:rPr>
          <w:noProof/>
        </w:rPr>
        <w:t>(Malim et al., 1989b)</w:t>
      </w:r>
      <w:r w:rsidR="00275531">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275531">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471A00">
        <w:instrText xml:space="preserve"> ADDIN EN.CITE </w:instrText>
      </w:r>
      <w:r w:rsidR="00275531">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471A00">
        <w:instrText xml:space="preserve"> ADDIN EN.CITE.DATA </w:instrText>
      </w:r>
      <w:r w:rsidR="00275531">
        <w:fldChar w:fldCharType="end"/>
      </w:r>
      <w:r w:rsidR="00275531">
        <w:fldChar w:fldCharType="separate"/>
      </w:r>
      <w:r w:rsidR="002B7491">
        <w:rPr>
          <w:noProof/>
        </w:rPr>
        <w:t>(Cherry et al., 2005; Thompson and Sarnow, 2000)</w:t>
      </w:r>
      <w:r w:rsidR="00275531">
        <w:fldChar w:fldCharType="end"/>
      </w:r>
      <w:r>
        <w:t>.</w:t>
      </w:r>
    </w:p>
    <w:p w14:paraId="5CDB431A" w14:textId="77777777"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275531">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471A00">
        <w:instrText xml:space="preserve"> ADDIN EN.CITE </w:instrText>
      </w:r>
      <w:r w:rsidR="00275531">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471A00">
        <w:instrText xml:space="preserve"> ADDIN EN.CITE.DATA </w:instrText>
      </w:r>
      <w:r w:rsidR="00275531">
        <w:fldChar w:fldCharType="end"/>
      </w:r>
      <w:r w:rsidR="00275531">
        <w:fldChar w:fldCharType="separate"/>
      </w:r>
      <w:r w:rsidR="002B7491">
        <w:rPr>
          <w:noProof/>
        </w:rPr>
        <w:t>(Dong et al., 2005; Nermut et al., 1998; Saad et al., 2006)</w:t>
      </w:r>
      <w:r w:rsidR="00275531">
        <w:fldChar w:fldCharType="end"/>
      </w:r>
      <w:r>
        <w:t xml:space="preserve">. The complete assembled virion particles bud out and are released (Figure 1.7 step 10) from the plasma membrane by the host ESCRT machinery involving Tsg101 and ALIX regulatory proteins </w:t>
      </w:r>
      <w:r w:rsidR="00275531">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471A00">
        <w:instrText xml:space="preserve"> ADDIN EN.CITE </w:instrText>
      </w:r>
      <w:r w:rsidR="00275531">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471A00">
        <w:instrText xml:space="preserve"> ADDIN EN.CITE.DATA </w:instrText>
      </w:r>
      <w:r w:rsidR="00275531">
        <w:fldChar w:fldCharType="end"/>
      </w:r>
      <w:r w:rsidR="00275531">
        <w:fldChar w:fldCharType="separate"/>
      </w:r>
      <w:r w:rsidR="002B7491">
        <w:rPr>
          <w:noProof/>
        </w:rPr>
        <w:t>(Fujii et al., 2007; Garrus et al., 2001; Saksena et al., 2007)</w:t>
      </w:r>
      <w:r w:rsidR="00275531">
        <w:fldChar w:fldCharType="end"/>
      </w:r>
      <w:r>
        <w:t xml:space="preserve">. The maturation (Figure 1.7 step 11) of the nascent HIV virions begins concomitantly with budding out </w:t>
      </w:r>
      <w:r w:rsidR="00275531">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471A00">
        <w:instrText xml:space="preserve"> ADDIN EN.CITE </w:instrText>
      </w:r>
      <w:r w:rsidR="00275531">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471A00">
        <w:instrText xml:space="preserve"> ADDIN EN.CITE.DATA </w:instrText>
      </w:r>
      <w:r w:rsidR="00275531">
        <w:fldChar w:fldCharType="end"/>
      </w:r>
      <w:r w:rsidR="00275531">
        <w:fldChar w:fldCharType="separate"/>
      </w:r>
      <w:r w:rsidR="002B7491">
        <w:rPr>
          <w:noProof/>
        </w:rPr>
        <w:t>(Klimkait et al., 1990; Schubert et al., 2000)</w:t>
      </w:r>
      <w:r w:rsidR="00275531">
        <w:fldChar w:fldCharType="end"/>
      </w:r>
      <w:r>
        <w:t xml:space="preserve">. </w:t>
      </w:r>
      <w:r w:rsidRPr="001E2766">
        <w:rPr>
          <w:i/>
        </w:rPr>
        <w:t>Gag</w:t>
      </w:r>
      <w:r>
        <w:t xml:space="preserve"> and </w:t>
      </w:r>
      <w:r w:rsidRPr="001E2766">
        <w:rPr>
          <w:i/>
        </w:rPr>
        <w:t>Pol</w:t>
      </w:r>
      <w:r>
        <w:t xml:space="preserve"> polyproteins are proteolytically cleaved by protease enzyme in the maturation step </w:t>
      </w:r>
      <w:r w:rsidR="00275531">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471A00">
        <w:instrText xml:space="preserve"> ADDIN EN.CITE </w:instrText>
      </w:r>
      <w:r w:rsidR="00275531">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471A00">
        <w:instrText xml:space="preserve"> ADDIN EN.CITE.DATA </w:instrText>
      </w:r>
      <w:r w:rsidR="00275531">
        <w:fldChar w:fldCharType="end"/>
      </w:r>
      <w:r w:rsidR="00275531">
        <w:fldChar w:fldCharType="separate"/>
      </w:r>
      <w:r w:rsidR="002B7491">
        <w:rPr>
          <w:noProof/>
        </w:rPr>
        <w:t>(Darke et al., 1988a; Pettit et al., 2005)</w:t>
      </w:r>
      <w:r w:rsidR="00275531">
        <w:fldChar w:fldCharType="end"/>
      </w:r>
      <w:r>
        <w:t>.</w:t>
      </w:r>
    </w:p>
    <w:p w14:paraId="62AA27D1" w14:textId="77777777" w:rsidR="00D826A5" w:rsidRDefault="00870A43" w:rsidP="00870A43">
      <w:pPr>
        <w:spacing w:line="480" w:lineRule="auto"/>
        <w:jc w:val="both"/>
      </w:pPr>
      <w:r>
        <w:br w:type="page"/>
      </w:r>
      <w:r w:rsidR="005F7FC6">
        <w:rPr>
          <w:noProof/>
          <w:lang w:eastAsia="en-US"/>
        </w:rPr>
        <w:drawing>
          <wp:inline distT="0" distB="0" distL="0" distR="0" wp14:anchorId="552C2C21" wp14:editId="1AA5C881">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8"/>
                    <a:stretch>
                      <a:fillRect/>
                    </a:stretch>
                  </pic:blipFill>
                  <pic:spPr>
                    <a:xfrm>
                      <a:off x="0" y="0"/>
                      <a:ext cx="5466503" cy="7134432"/>
                    </a:xfrm>
                    <a:prstGeom prst="rect">
                      <a:avLst/>
                    </a:prstGeom>
                  </pic:spPr>
                </pic:pic>
              </a:graphicData>
            </a:graphic>
          </wp:inline>
        </w:drawing>
      </w:r>
    </w:p>
    <w:p w14:paraId="34C661EE" w14:textId="77777777"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Bieniasz 2008)</w:t>
      </w:r>
      <w:r w:rsidR="00507679">
        <w:t xml:space="preserve"> </w:t>
      </w:r>
      <w:r w:rsidR="00275531">
        <w:fldChar w:fldCharType="begin"/>
      </w:r>
      <w:r w:rsidR="00471A00">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275531">
        <w:fldChar w:fldCharType="separate"/>
      </w:r>
      <w:r w:rsidR="002B7491">
        <w:rPr>
          <w:noProof/>
        </w:rPr>
        <w:t>(Ho and Bieniasz, 2008)</w:t>
      </w:r>
      <w:r w:rsidR="00275531">
        <w:fldChar w:fldCharType="end"/>
      </w:r>
    </w:p>
    <w:p w14:paraId="39A7BB9B" w14:textId="77777777" w:rsidR="00FC3679"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275531">
        <w:fldChar w:fldCharType="begin"/>
      </w:r>
      <w:r w:rsidR="00471A00">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275531">
        <w:fldChar w:fldCharType="separate"/>
      </w:r>
      <w:r w:rsidR="0091692B">
        <w:rPr>
          <w:noProof/>
        </w:rPr>
        <w:t>(Ho et al., 1995a)</w:t>
      </w:r>
      <w:r w:rsidR="00275531">
        <w:fldChar w:fldCharType="end"/>
      </w:r>
      <w:r w:rsidR="00870A43">
        <w:t xml:space="preserve">. The number of new </w:t>
      </w:r>
      <w:r w:rsidR="002B6D9A">
        <w:t xml:space="preserve">infecting </w:t>
      </w:r>
      <w:r w:rsidR="00870A43">
        <w:t xml:space="preserve">HIV determines the replication rate of the virus </w:t>
      </w:r>
      <w:r w:rsidR="00275531">
        <w:fldChar w:fldCharType="begin"/>
      </w:r>
      <w:r w:rsidR="00471A00">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275531">
        <w:fldChar w:fldCharType="separate"/>
      </w:r>
      <w:r w:rsidR="002B7491">
        <w:rPr>
          <w:noProof/>
        </w:rPr>
        <w:t>(Tersmette et al., 1989)</w:t>
      </w:r>
      <w:r w:rsidR="00275531">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275531">
        <w:fldChar w:fldCharType="begin"/>
      </w:r>
      <w:r w:rsidR="00471A00">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275531">
        <w:fldChar w:fldCharType="separate"/>
      </w:r>
      <w:r w:rsidR="0091692B">
        <w:rPr>
          <w:noProof/>
        </w:rPr>
        <w:t>(Ho et al., 1995a)</w:t>
      </w:r>
      <w:r w:rsidR="00275531">
        <w:fldChar w:fldCharType="end"/>
      </w:r>
      <w:r w:rsidR="00870A43">
        <w:t>.</w:t>
      </w:r>
    </w:p>
    <w:p w14:paraId="72D50278" w14:textId="77777777" w:rsidR="00FC3679" w:rsidRDefault="00FC3679" w:rsidP="00B31691">
      <w:pPr>
        <w:pStyle w:val="Heading3"/>
        <w:spacing w:line="480" w:lineRule="auto"/>
      </w:pPr>
      <w:r>
        <w:t xml:space="preserve">1.7 </w:t>
      </w:r>
      <w:commentRangeStart w:id="12"/>
      <w:r>
        <w:t>Anti Retro Viral Drugs</w:t>
      </w:r>
      <w:commentRangeEnd w:id="12"/>
      <w:r w:rsidR="00D540DA">
        <w:rPr>
          <w:rStyle w:val="CommentReference"/>
          <w:rFonts w:asciiTheme="minorHAnsi" w:eastAsiaTheme="minorEastAsia" w:hAnsiTheme="minorHAnsi" w:cstheme="minorBidi"/>
          <w:b w:val="0"/>
          <w:bCs w:val="0"/>
          <w:color w:val="auto"/>
        </w:rPr>
        <w:commentReference w:id="12"/>
      </w:r>
    </w:p>
    <w:p w14:paraId="70CCBBA3" w14:textId="0A555BBF" w:rsidR="00B31691" w:rsidRDefault="00B31691" w:rsidP="00B31691">
      <w:pPr>
        <w:spacing w:line="480" w:lineRule="auto"/>
        <w:jc w:val="both"/>
      </w:pPr>
      <w:commentRangeStart w:id="13"/>
      <w:r>
        <w:t xml:space="preserve">Currently different inhibitory drugs, each interfering </w:t>
      </w:r>
      <w:ins w:id="14" w:author="Simon Travers" w:date="2013-08-29T14:15:00Z">
        <w:r w:rsidR="00D540DA">
          <w:t xml:space="preserve">with </w:t>
        </w:r>
      </w:ins>
      <w:r>
        <w:t>a viral protein</w:t>
      </w:r>
      <w:ins w:id="15" w:author="Simon Travers" w:date="2013-08-29T14:15:00Z">
        <w:r w:rsidR="00D540DA">
          <w:t>’s</w:t>
        </w:r>
      </w:ins>
      <w:r>
        <w:t xml:space="preserve"> normal function at different stages of its replication cycle has been developed clinical practice. </w:t>
      </w:r>
      <w:commentRangeEnd w:id="13"/>
      <w:r w:rsidR="00D540DA">
        <w:rPr>
          <w:rStyle w:val="CommentReference"/>
        </w:rPr>
        <w:commentReference w:id="13"/>
      </w:r>
      <w:commentRangeStart w:id="16"/>
      <w:r>
        <w:t xml:space="preserve">Depending upon the targets, drugs used in clinical HIV treatment are grouped as reverse transcriptase inhibitors, protease inhibitors and integrase inhibitors (reviewed in </w:t>
      </w:r>
      <w:r w:rsidR="00275531">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471A00">
        <w:instrText xml:space="preserve"> ADDIN EN.CITE </w:instrText>
      </w:r>
      <w:r w:rsidR="00275531">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471A00">
        <w:instrText xml:space="preserve"> ADDIN EN.CITE.DATA </w:instrText>
      </w:r>
      <w:r w:rsidR="00275531">
        <w:fldChar w:fldCharType="end"/>
      </w:r>
      <w:r w:rsidR="00275531">
        <w:fldChar w:fldCharType="separate"/>
      </w:r>
      <w:r>
        <w:rPr>
          <w:noProof/>
        </w:rPr>
        <w:t>(De Clercq, 2002, 2005a, 2009)</w:t>
      </w:r>
      <w:r w:rsidR="00275531">
        <w:fldChar w:fldCharType="end"/>
      </w:r>
      <w:r>
        <w:t>).</w:t>
      </w:r>
      <w:commentRangeEnd w:id="16"/>
      <w:r w:rsidR="00D540DA">
        <w:rPr>
          <w:rStyle w:val="CommentReference"/>
        </w:rPr>
        <w:commentReference w:id="16"/>
      </w:r>
    </w:p>
    <w:p w14:paraId="79475AC4" w14:textId="77777777" w:rsidR="00B31691" w:rsidRDefault="00B31691" w:rsidP="00B31691">
      <w:pPr>
        <w:spacing w:line="480" w:lineRule="auto"/>
        <w:jc w:val="both"/>
        <w:rPr>
          <w:b/>
        </w:rPr>
      </w:pPr>
      <w:r>
        <w:rPr>
          <w:b/>
        </w:rPr>
        <w:t xml:space="preserve">1.7.1 </w:t>
      </w:r>
      <w:r w:rsidRPr="00E43192">
        <w:rPr>
          <w:b/>
        </w:rPr>
        <w:t>Reverse Transcriptase Inhibitors</w:t>
      </w:r>
    </w:p>
    <w:p w14:paraId="41720977" w14:textId="77777777" w:rsidR="00B31691" w:rsidRDefault="00B31691" w:rsidP="00B31691">
      <w:pPr>
        <w:pStyle w:val="ListParagraph"/>
        <w:numPr>
          <w:ilvl w:val="0"/>
          <w:numId w:val="4"/>
        </w:numPr>
        <w:spacing w:line="480" w:lineRule="auto"/>
        <w:jc w:val="both"/>
        <w:rPr>
          <w:b/>
        </w:rPr>
      </w:pPr>
      <w:r>
        <w:rPr>
          <w:b/>
        </w:rPr>
        <w:t>Nucleoside Reverse Transcriptase Inhibitors (NRTIs)</w:t>
      </w:r>
    </w:p>
    <w:p w14:paraId="4EE1E23C" w14:textId="77777777" w:rsidR="00B31691" w:rsidRDefault="00B31691" w:rsidP="00B31691">
      <w:pPr>
        <w:pStyle w:val="ListParagraph"/>
        <w:spacing w:line="480" w:lineRule="auto"/>
        <w:jc w:val="both"/>
      </w:pPr>
      <w:r>
        <w:t xml:space="preserve">NRTIs are analogs of normal nucleotides but without 3’ hydroxyl group (reviewed in </w:t>
      </w:r>
      <w:r w:rsidR="00275531">
        <w:fldChar w:fldCharType="begin"/>
      </w:r>
      <w:r w:rsidR="00471A00">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275531">
        <w:fldChar w:fldCharType="separate"/>
      </w:r>
      <w:r>
        <w:rPr>
          <w:noProof/>
        </w:rPr>
        <w:t>(Sarafianos et al., 2004)</w:t>
      </w:r>
      <w:r w:rsidR="00275531">
        <w:fldChar w:fldCharType="end"/>
      </w:r>
      <w:r>
        <w:t xml:space="preserve">). The drug is taken in unphosphorylated form, which cytokinases phosphorylates to form 5’ triophosphates (reviewed in </w:t>
      </w:r>
      <w:r w:rsidR="00275531">
        <w:fldChar w:fldCharType="begin"/>
      </w:r>
      <w:r w:rsidR="00471A00">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A.&lt;/author&gt;&lt;/authors&gt;&lt;/contributors&gt;&lt;auth-address&gt;http://www.sciencedirect.com/science/article/pii/S1054358907560059&lt;/auth-address&gt;&lt;titles&gt;&lt;title&gt;Inhibitors of HIV</w:instrText>
      </w:r>
      <w:r w:rsidR="00471A00">
        <w:rPr>
          <w:rFonts w:ascii="04b03" w:hAnsi="04b03" w:cs="04b03"/>
        </w:rPr>
        <w:instrText>‐</w:instrText>
      </w:r>
      <w:r w:rsidR="00471A00">
        <w:instrText>1 Reverse Transcriptase&lt;/title&gt;&lt;secondary-title&gt;Advances in Pharmacology&lt;/secondary-title&gt;&lt;/titles&gt;&lt;pages&gt;121-167&lt;/pages&gt;&lt;volume&gt;Volume 56&lt;/volume&gt;&lt;dates&gt;&lt;year&gt;2008&lt;/year&gt;&lt;/dates&gt;&lt;publisher&gt;Academic Press&lt;/publisher&gt;&lt;isbn&gt;1054-3589&lt;/isbn&gt;&lt;label&gt;ilina_inhibitors_2008&lt;/label&gt;&lt;urls&gt;&lt;/urls&gt;&lt;/record&gt;&lt;/Cite&gt;&lt;/EndNote&gt;</w:instrText>
      </w:r>
      <w:r w:rsidR="00275531">
        <w:fldChar w:fldCharType="separate"/>
      </w:r>
      <w:r>
        <w:rPr>
          <w:noProof/>
        </w:rPr>
        <w:t>(De Clercq, 2002; Ilina and Parniak, 2008)</w:t>
      </w:r>
      <w:r w:rsidR="00275531">
        <w:fldChar w:fldCharType="end"/>
      </w:r>
      <w:r>
        <w:t xml:space="preserve">). It leads to incomplete termination of cDNA synthesis </w:t>
      </w:r>
      <w:r w:rsidR="00275531">
        <w:fldChar w:fldCharType="begin"/>
      </w:r>
      <w:r w:rsidR="00471A00">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275531">
        <w:fldChar w:fldCharType="separate"/>
      </w:r>
      <w:r>
        <w:rPr>
          <w:noProof/>
        </w:rPr>
        <w:t>(Sluis-Cremer et al., 2000)</w:t>
      </w:r>
      <w:r w:rsidR="00275531">
        <w:fldChar w:fldCharType="end"/>
      </w:r>
      <w:r>
        <w:t xml:space="preserve">. </w:t>
      </w:r>
      <w:r w:rsidR="002C6723">
        <w:t>The list of NRTI drugs shown in Table 1.</w:t>
      </w:r>
      <w:commentRangeStart w:id="17"/>
      <w:r w:rsidR="002C6723">
        <w:t>1</w:t>
      </w:r>
      <w:commentRangeEnd w:id="17"/>
      <w:r w:rsidR="00D4215A">
        <w:rPr>
          <w:rStyle w:val="CommentReference"/>
        </w:rPr>
        <w:commentReference w:id="17"/>
      </w:r>
      <w:r w:rsidR="002C6723">
        <w:t>.</w:t>
      </w:r>
    </w:p>
    <w:p w14:paraId="4AB106FD" w14:textId="77777777" w:rsidR="00B31691" w:rsidRDefault="00B31691" w:rsidP="00B31691">
      <w:pPr>
        <w:pStyle w:val="ListParagraph"/>
        <w:numPr>
          <w:ilvl w:val="0"/>
          <w:numId w:val="4"/>
        </w:numPr>
        <w:spacing w:line="480" w:lineRule="auto"/>
        <w:jc w:val="both"/>
        <w:rPr>
          <w:b/>
        </w:rPr>
      </w:pPr>
      <w:r w:rsidRPr="00B4227E">
        <w:rPr>
          <w:b/>
        </w:rPr>
        <w:t>Non-nucleoside reverse transcriptase inhibitors (</w:t>
      </w:r>
      <w:r w:rsidRPr="007E60B2">
        <w:rPr>
          <w:b/>
        </w:rPr>
        <w:t>NNRTIs</w:t>
      </w:r>
      <w:r>
        <w:rPr>
          <w:b/>
        </w:rPr>
        <w:t>)</w:t>
      </w:r>
    </w:p>
    <w:p w14:paraId="04660708" w14:textId="77777777" w:rsidR="00A87209" w:rsidRDefault="00B31691" w:rsidP="00B31691">
      <w:pPr>
        <w:pStyle w:val="ListParagraph"/>
        <w:spacing w:line="480" w:lineRule="auto"/>
        <w:jc w:val="both"/>
        <w:sectPr w:rsidR="00A87209">
          <w:pgSz w:w="11899" w:h="16838"/>
          <w:pgMar w:top="1440" w:right="1800" w:bottom="1440" w:left="1800" w:header="708" w:footer="708" w:gutter="0"/>
          <w:cols w:space="708"/>
        </w:sectPr>
      </w:pPr>
      <w:r>
        <w:t xml:space="preserve"> NNRTIs specifically bind at an allosteric site 10 </w:t>
      </w:r>
      <w:hyperlink r:id="rId19" w:history="1">
        <w:r w:rsidRPr="007E60B2">
          <w:rPr>
            <w:rStyle w:val="Hyperlink"/>
            <w:color w:val="auto"/>
            <w:u w:val="none"/>
          </w:rPr>
          <w:t>Å</w:t>
        </w:r>
      </w:hyperlink>
      <w:r>
        <w:t xml:space="preserve"> from polymerase active site of the HIV-1 reverse transcriptase </w:t>
      </w:r>
      <w:r w:rsidR="00275531">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471A00">
        <w:instrText xml:space="preserve"> ADDIN EN.CITE </w:instrText>
      </w:r>
      <w:r w:rsidR="00275531">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471A00">
        <w:instrText xml:space="preserve"> ADDIN EN.CITE.DATA </w:instrText>
      </w:r>
      <w:r w:rsidR="00275531">
        <w:fldChar w:fldCharType="end"/>
      </w:r>
      <w:r w:rsidR="00275531">
        <w:fldChar w:fldCharType="separate"/>
      </w:r>
      <w:r>
        <w:rPr>
          <w:noProof/>
        </w:rPr>
        <w:t>(Himmel et al., 2006; Sarafianos et al., 2009)</w:t>
      </w:r>
      <w:r w:rsidR="00275531">
        <w:fldChar w:fldCharType="end"/>
      </w:r>
      <w:r>
        <w:t>, close to substrate-binding site. The</w:t>
      </w:r>
      <w:r w:rsidR="00966EC8">
        <w:t xml:space="preserve"> binding induces conformationa</w:t>
      </w:r>
      <w:r w:rsidR="00A87209">
        <w:t>l</w:t>
      </w:r>
    </w:p>
    <w:tbl>
      <w:tblPr>
        <w:tblpPr w:leftFromText="180" w:rightFromText="180" w:vertAnchor="text" w:tblpX="299" w:tblpY="1"/>
        <w:tblOverlap w:val="never"/>
        <w:tblW w:w="4616" w:type="pct"/>
        <w:tblBorders>
          <w:top w:val="single" w:sz="12" w:space="0" w:color="008000"/>
          <w:left w:val="nil"/>
          <w:bottom w:val="single" w:sz="12" w:space="0" w:color="008000"/>
          <w:right w:val="nil"/>
          <w:insideH w:val="nil"/>
          <w:insideV w:val="nil"/>
        </w:tblBorders>
        <w:tblCellMar>
          <w:top w:w="15" w:type="dxa"/>
          <w:left w:w="15" w:type="dxa"/>
          <w:bottom w:w="15" w:type="dxa"/>
          <w:right w:w="15" w:type="dxa"/>
        </w:tblCellMar>
        <w:tblLook w:val="00A0" w:firstRow="1" w:lastRow="0" w:firstColumn="1" w:lastColumn="0" w:noHBand="0" w:noVBand="0"/>
      </w:tblPr>
      <w:tblGrid>
        <w:gridCol w:w="2975"/>
        <w:gridCol w:w="4083"/>
        <w:gridCol w:w="5774"/>
      </w:tblGrid>
      <w:tr w:rsidR="009D4121" w:rsidRPr="00364D5B" w14:paraId="2E41D93F" w14:textId="77777777">
        <w:trPr>
          <w:tblHeader/>
        </w:trPr>
        <w:tc>
          <w:tcPr>
            <w:tcW w:w="1159" w:type="pct"/>
            <w:tcBorders>
              <w:bottom w:val="single" w:sz="6" w:space="0" w:color="008000"/>
            </w:tcBorders>
            <w:shd w:val="clear" w:color="auto" w:fill="auto"/>
            <w:vAlign w:val="center"/>
          </w:tcPr>
          <w:p w14:paraId="59287FB1" w14:textId="77777777" w:rsidR="009D4121" w:rsidRPr="00364D5B" w:rsidRDefault="009D4121" w:rsidP="009D4121">
            <w:pPr>
              <w:jc w:val="center"/>
              <w:rPr>
                <w:rFonts w:ascii="Times" w:hAnsi="Times"/>
                <w:szCs w:val="20"/>
              </w:rPr>
            </w:pPr>
            <w:r w:rsidRPr="00364D5B">
              <w:rPr>
                <w:rFonts w:ascii="Times" w:hAnsi="Times"/>
                <w:szCs w:val="20"/>
              </w:rPr>
              <w:t>Drugs</w:t>
            </w:r>
          </w:p>
        </w:tc>
        <w:tc>
          <w:tcPr>
            <w:tcW w:w="1591" w:type="pct"/>
            <w:tcBorders>
              <w:bottom w:val="single" w:sz="6" w:space="0" w:color="008000"/>
            </w:tcBorders>
            <w:shd w:val="clear" w:color="auto" w:fill="auto"/>
          </w:tcPr>
          <w:p w14:paraId="01B79594" w14:textId="77777777" w:rsidR="009D4121" w:rsidRPr="00364D5B" w:rsidRDefault="009D4121" w:rsidP="009D4121">
            <w:pPr>
              <w:jc w:val="center"/>
              <w:rPr>
                <w:rFonts w:ascii="Times" w:hAnsi="Times"/>
                <w:szCs w:val="20"/>
              </w:rPr>
            </w:pPr>
            <w:r w:rsidRPr="00364D5B">
              <w:rPr>
                <w:rFonts w:ascii="Times" w:hAnsi="Times"/>
                <w:szCs w:val="20"/>
              </w:rPr>
              <w:t>Mechanism of Action</w:t>
            </w:r>
          </w:p>
        </w:tc>
        <w:tc>
          <w:tcPr>
            <w:tcW w:w="2250" w:type="pct"/>
            <w:tcBorders>
              <w:bottom w:val="single" w:sz="6" w:space="0" w:color="008000"/>
            </w:tcBorders>
            <w:shd w:val="clear" w:color="auto" w:fill="auto"/>
          </w:tcPr>
          <w:p w14:paraId="7AF1EDEF" w14:textId="77777777" w:rsidR="009D4121" w:rsidRPr="00364D5B" w:rsidRDefault="009D4121" w:rsidP="009D4121">
            <w:pPr>
              <w:jc w:val="center"/>
              <w:rPr>
                <w:rFonts w:ascii="Times" w:hAnsi="Times"/>
                <w:szCs w:val="20"/>
              </w:rPr>
            </w:pPr>
            <w:r w:rsidRPr="00364D5B">
              <w:rPr>
                <w:rFonts w:ascii="Times" w:hAnsi="Times"/>
                <w:szCs w:val="20"/>
              </w:rPr>
              <w:t>Mechanisms of Resistance</w:t>
            </w:r>
          </w:p>
        </w:tc>
      </w:tr>
      <w:tr w:rsidR="009D4121" w:rsidRPr="00364D5B" w14:paraId="156B4829" w14:textId="77777777">
        <w:tc>
          <w:tcPr>
            <w:tcW w:w="5000" w:type="pct"/>
            <w:gridSpan w:val="3"/>
            <w:tcBorders>
              <w:top w:val="single" w:sz="6" w:space="0" w:color="008000"/>
            </w:tcBorders>
            <w:shd w:val="clear" w:color="auto" w:fill="auto"/>
            <w:vAlign w:val="center"/>
          </w:tcPr>
          <w:p w14:paraId="2F381430" w14:textId="77777777" w:rsidR="009D4121" w:rsidRPr="00364D5B" w:rsidRDefault="009D4121" w:rsidP="009D4121">
            <w:pPr>
              <w:rPr>
                <w:rFonts w:ascii="Times" w:hAnsi="Times"/>
                <w:szCs w:val="20"/>
              </w:rPr>
            </w:pPr>
            <w:r w:rsidRPr="00364D5B">
              <w:rPr>
                <w:rFonts w:ascii="Times" w:hAnsi="Times"/>
                <w:szCs w:val="20"/>
              </w:rPr>
              <w:t>Fusion and entry inhibitors</w:t>
            </w:r>
          </w:p>
        </w:tc>
      </w:tr>
      <w:tr w:rsidR="00A92BF5" w:rsidRPr="00364D5B" w14:paraId="0B3E897F" w14:textId="77777777">
        <w:trPr>
          <w:trHeight w:val="1080"/>
        </w:trPr>
        <w:tc>
          <w:tcPr>
            <w:tcW w:w="1159" w:type="pct"/>
            <w:shd w:val="clear" w:color="auto" w:fill="auto"/>
            <w:vAlign w:val="center"/>
          </w:tcPr>
          <w:p w14:paraId="4FBC14C0" w14:textId="77777777" w:rsidR="00A92BF5" w:rsidRPr="00364D5B" w:rsidRDefault="00A92BF5" w:rsidP="009D4121">
            <w:pPr>
              <w:rPr>
                <w:rFonts w:ascii="Times" w:hAnsi="Times"/>
                <w:szCs w:val="20"/>
              </w:rPr>
            </w:pPr>
            <w:r w:rsidRPr="00364D5B">
              <w:rPr>
                <w:rFonts w:ascii="Times" w:hAnsi="Times"/>
                <w:szCs w:val="20"/>
              </w:rPr>
              <w:t>Enfuvirtide (T-20)</w:t>
            </w:r>
          </w:p>
        </w:tc>
        <w:tc>
          <w:tcPr>
            <w:tcW w:w="1591" w:type="pct"/>
            <w:shd w:val="clear" w:color="auto" w:fill="auto"/>
            <w:vAlign w:val="center"/>
          </w:tcPr>
          <w:p w14:paraId="7D74EB01" w14:textId="77777777" w:rsidR="00A92BF5" w:rsidRPr="00364D5B" w:rsidRDefault="00A92BF5" w:rsidP="009D4121">
            <w:pPr>
              <w:rPr>
                <w:rFonts w:ascii="Times" w:hAnsi="Times"/>
                <w:szCs w:val="20"/>
              </w:rPr>
            </w:pPr>
            <w:r w:rsidRPr="00364D5B">
              <w:rPr>
                <w:rFonts w:ascii="Times" w:hAnsi="Times"/>
                <w:szCs w:val="20"/>
              </w:rPr>
              <w:t>36 amino acid peptide derived from the HR2 domain of glycoprotein 41</w:t>
            </w:r>
          </w:p>
          <w:p w14:paraId="09687CBA" w14:textId="77777777" w:rsidR="00A92BF5" w:rsidRPr="00364D5B" w:rsidRDefault="00A92BF5" w:rsidP="009D4121">
            <w:pPr>
              <w:rPr>
                <w:rFonts w:ascii="Times" w:hAnsi="Times"/>
                <w:szCs w:val="20"/>
              </w:rPr>
            </w:pPr>
            <w:r w:rsidRPr="00364D5B">
              <w:rPr>
                <w:rFonts w:ascii="Times" w:hAnsi="Times"/>
                <w:szCs w:val="20"/>
              </w:rPr>
              <w:t>Interferes with glycoprotein 41 dependent membrane fusion</w:t>
            </w:r>
          </w:p>
        </w:tc>
        <w:tc>
          <w:tcPr>
            <w:tcW w:w="2250" w:type="pct"/>
            <w:shd w:val="clear" w:color="auto" w:fill="auto"/>
          </w:tcPr>
          <w:p w14:paraId="0885ACB0" w14:textId="77777777" w:rsidR="00A92BF5" w:rsidRPr="00364D5B" w:rsidRDefault="00A92BF5" w:rsidP="009D4121">
            <w:pPr>
              <w:rPr>
                <w:rFonts w:ascii="Times" w:hAnsi="Times"/>
                <w:szCs w:val="20"/>
              </w:rPr>
            </w:pPr>
            <w:r w:rsidRPr="00364D5B">
              <w:rPr>
                <w:rFonts w:ascii="Times" w:hAnsi="Times"/>
                <w:szCs w:val="20"/>
              </w:rPr>
              <w:t>Mutations affect HR1, a domain of glycoprotein 41 whose interaction with HR2 promotes membrane fusion</w:t>
            </w:r>
          </w:p>
        </w:tc>
      </w:tr>
      <w:tr w:rsidR="00A92BF5" w:rsidRPr="00364D5B" w14:paraId="1EB87DCE" w14:textId="77777777">
        <w:tc>
          <w:tcPr>
            <w:tcW w:w="1159" w:type="pct"/>
            <w:shd w:val="clear" w:color="auto" w:fill="auto"/>
            <w:vAlign w:val="center"/>
          </w:tcPr>
          <w:p w14:paraId="792D9165" w14:textId="77777777" w:rsidR="00A92BF5" w:rsidRPr="00364D5B" w:rsidRDefault="00A92BF5" w:rsidP="009D4121">
            <w:pPr>
              <w:rPr>
                <w:rFonts w:ascii="Times" w:hAnsi="Times"/>
                <w:szCs w:val="20"/>
              </w:rPr>
            </w:pPr>
            <w:r w:rsidRPr="00364D5B">
              <w:rPr>
                <w:rFonts w:ascii="Times" w:hAnsi="Times"/>
                <w:szCs w:val="20"/>
              </w:rPr>
              <w:t>Maraviroc</w:t>
            </w:r>
          </w:p>
        </w:tc>
        <w:tc>
          <w:tcPr>
            <w:tcW w:w="1591" w:type="pct"/>
            <w:shd w:val="clear" w:color="auto" w:fill="auto"/>
          </w:tcPr>
          <w:p w14:paraId="642FBBBC" w14:textId="77777777" w:rsidR="00A92BF5" w:rsidRPr="00364D5B" w:rsidRDefault="00A92BF5" w:rsidP="009D4121">
            <w:pPr>
              <w:rPr>
                <w:rFonts w:ascii="Times" w:hAnsi="Times"/>
                <w:szCs w:val="20"/>
              </w:rPr>
            </w:pPr>
            <w:r w:rsidRPr="00364D5B">
              <w:rPr>
                <w:rFonts w:ascii="Times" w:hAnsi="Times"/>
                <w:szCs w:val="20"/>
              </w:rPr>
              <w:t>Binds to CCR5 co receptor</w:t>
            </w:r>
          </w:p>
        </w:tc>
        <w:tc>
          <w:tcPr>
            <w:tcW w:w="2250" w:type="pct"/>
            <w:shd w:val="clear" w:color="auto" w:fill="auto"/>
          </w:tcPr>
          <w:p w14:paraId="164218CE" w14:textId="77777777" w:rsidR="00034830" w:rsidRPr="00364D5B" w:rsidRDefault="00034830" w:rsidP="009D4121">
            <w:pPr>
              <w:rPr>
                <w:rFonts w:ascii="Times" w:hAnsi="Times"/>
                <w:szCs w:val="20"/>
              </w:rPr>
            </w:pPr>
            <w:r w:rsidRPr="00364D5B">
              <w:rPr>
                <w:rFonts w:ascii="Times" w:hAnsi="Times"/>
                <w:szCs w:val="20"/>
              </w:rPr>
              <w:t>Development of CXCR4 using HIV</w:t>
            </w:r>
          </w:p>
          <w:p w14:paraId="00BE53D5" w14:textId="77777777" w:rsidR="00034830" w:rsidRPr="00364D5B" w:rsidRDefault="00034830" w:rsidP="00034830">
            <w:pPr>
              <w:pStyle w:val="Heading1"/>
              <w:spacing w:before="2" w:after="2"/>
              <w:rPr>
                <w:rFonts w:ascii="Times" w:eastAsiaTheme="minorEastAsia" w:hAnsi="Times" w:cstheme="minorBidi"/>
                <w:b w:val="0"/>
                <w:bCs w:val="0"/>
                <w:color w:val="auto"/>
                <w:sz w:val="24"/>
                <w:szCs w:val="20"/>
              </w:rPr>
            </w:pPr>
            <w:r w:rsidRPr="00364D5B">
              <w:rPr>
                <w:rFonts w:ascii="Times" w:eastAsiaTheme="minorEastAsia" w:hAnsi="Times" w:cstheme="minorBidi"/>
                <w:b w:val="0"/>
                <w:bCs w:val="0"/>
                <w:color w:val="auto"/>
                <w:sz w:val="24"/>
                <w:szCs w:val="20"/>
              </w:rPr>
              <w:t>HIV-1 exploits CCR5 conformational heterogeneity</w:t>
            </w:r>
          </w:p>
          <w:p w14:paraId="20A2C050" w14:textId="77777777" w:rsidR="00A92BF5" w:rsidRPr="00364D5B" w:rsidRDefault="00A92BF5" w:rsidP="009D4121">
            <w:pPr>
              <w:rPr>
                <w:rFonts w:ascii="Times" w:hAnsi="Times"/>
                <w:szCs w:val="20"/>
              </w:rPr>
            </w:pPr>
          </w:p>
        </w:tc>
      </w:tr>
      <w:tr w:rsidR="009D4121" w:rsidRPr="00364D5B" w14:paraId="09193E06" w14:textId="77777777">
        <w:tc>
          <w:tcPr>
            <w:tcW w:w="5000" w:type="pct"/>
            <w:gridSpan w:val="3"/>
            <w:shd w:val="clear" w:color="auto" w:fill="auto"/>
            <w:vAlign w:val="center"/>
          </w:tcPr>
          <w:p w14:paraId="26BF046B" w14:textId="77777777" w:rsidR="009D4121" w:rsidRPr="00364D5B" w:rsidRDefault="009D4121" w:rsidP="009D4121">
            <w:pPr>
              <w:rPr>
                <w:rFonts w:ascii="Times" w:hAnsi="Times"/>
                <w:szCs w:val="20"/>
              </w:rPr>
            </w:pPr>
            <w:r w:rsidRPr="00364D5B">
              <w:rPr>
                <w:rFonts w:ascii="Times" w:hAnsi="Times"/>
                <w:szCs w:val="20"/>
              </w:rPr>
              <w:t>Nucleoside reverse transcriptase inhibitors (NRTls)</w:t>
            </w:r>
          </w:p>
        </w:tc>
      </w:tr>
      <w:tr w:rsidR="009D4121" w:rsidRPr="00364D5B" w14:paraId="54119A38" w14:textId="77777777">
        <w:tc>
          <w:tcPr>
            <w:tcW w:w="1159" w:type="pct"/>
            <w:shd w:val="clear" w:color="auto" w:fill="auto"/>
            <w:vAlign w:val="center"/>
          </w:tcPr>
          <w:p w14:paraId="286D3067" w14:textId="77777777" w:rsidR="009D4121" w:rsidRPr="00364D5B" w:rsidRDefault="009D4121" w:rsidP="009D4121">
            <w:pPr>
              <w:rPr>
                <w:rFonts w:ascii="Times" w:hAnsi="Times"/>
                <w:szCs w:val="20"/>
              </w:rPr>
            </w:pPr>
            <w:r w:rsidRPr="00364D5B">
              <w:rPr>
                <w:rFonts w:ascii="Times" w:hAnsi="Times"/>
                <w:szCs w:val="20"/>
              </w:rPr>
              <w:t>Zidovudine (AZT)</w:t>
            </w:r>
          </w:p>
        </w:tc>
        <w:tc>
          <w:tcPr>
            <w:tcW w:w="1591" w:type="pct"/>
            <w:vMerge w:val="restart"/>
            <w:shd w:val="clear" w:color="auto" w:fill="auto"/>
            <w:vAlign w:val="center"/>
          </w:tcPr>
          <w:p w14:paraId="7FE6B4CC" w14:textId="77777777" w:rsidR="009D4121" w:rsidRPr="00364D5B" w:rsidRDefault="009D4121" w:rsidP="009D4121">
            <w:pPr>
              <w:rPr>
                <w:rFonts w:ascii="Times" w:hAnsi="Times"/>
                <w:szCs w:val="20"/>
              </w:rPr>
            </w:pPr>
            <w:r w:rsidRPr="00364D5B">
              <w:rPr>
                <w:rFonts w:ascii="Times" w:hAnsi="Times"/>
                <w:szCs w:val="20"/>
              </w:rPr>
              <w:t>Analogues of normal nucleosides</w:t>
            </w:r>
          </w:p>
          <w:p w14:paraId="50B2E258" w14:textId="77777777" w:rsidR="009D4121" w:rsidRPr="00364D5B" w:rsidRDefault="009D4121" w:rsidP="009D4121">
            <w:pPr>
              <w:rPr>
                <w:rFonts w:ascii="Times" w:hAnsi="Times"/>
                <w:szCs w:val="20"/>
              </w:rPr>
            </w:pPr>
            <w:r w:rsidRPr="00364D5B">
              <w:rPr>
                <w:rFonts w:ascii="Times" w:hAnsi="Times"/>
                <w:szCs w:val="20"/>
              </w:rPr>
              <w:t>Active as triphosphate derivatives</w:t>
            </w:r>
          </w:p>
          <w:p w14:paraId="79A21F4F" w14:textId="77777777" w:rsidR="009D4121" w:rsidRPr="00364D5B" w:rsidRDefault="009D4121" w:rsidP="009D4121">
            <w:pPr>
              <w:rPr>
                <w:rFonts w:ascii="Times" w:hAnsi="Times"/>
                <w:szCs w:val="20"/>
              </w:rPr>
            </w:pPr>
            <w:r w:rsidRPr="00364D5B">
              <w:rPr>
                <w:rFonts w:ascii="Times" w:hAnsi="Times"/>
                <w:szCs w:val="20"/>
              </w:rPr>
              <w:t>Incorporated into nascent viral DNA</w:t>
            </w:r>
          </w:p>
          <w:p w14:paraId="5B9815A1" w14:textId="77777777" w:rsidR="009D4121" w:rsidRPr="00364D5B" w:rsidRDefault="009D4121" w:rsidP="009D4121">
            <w:pPr>
              <w:rPr>
                <w:rFonts w:ascii="Times" w:hAnsi="Times"/>
                <w:szCs w:val="20"/>
              </w:rPr>
            </w:pPr>
            <w:r w:rsidRPr="00364D5B">
              <w:rPr>
                <w:rFonts w:ascii="Times" w:hAnsi="Times"/>
                <w:szCs w:val="20"/>
              </w:rPr>
              <w:t>Prematurely terminate HIV DNA synthesis</w:t>
            </w:r>
          </w:p>
        </w:tc>
        <w:tc>
          <w:tcPr>
            <w:tcW w:w="2250" w:type="pct"/>
            <w:vMerge w:val="restart"/>
            <w:shd w:val="clear" w:color="auto" w:fill="auto"/>
            <w:vAlign w:val="center"/>
          </w:tcPr>
          <w:p w14:paraId="7482AC1C" w14:textId="77777777" w:rsidR="009D4121" w:rsidRPr="00364D5B" w:rsidRDefault="009D4121" w:rsidP="00364D5B">
            <w:pPr>
              <w:rPr>
                <w:rFonts w:ascii="Times" w:hAnsi="Times"/>
                <w:szCs w:val="20"/>
              </w:rPr>
            </w:pPr>
            <w:r w:rsidRPr="00364D5B">
              <w:rPr>
                <w:rFonts w:ascii="Times" w:hAnsi="Times"/>
                <w:szCs w:val="20"/>
              </w:rPr>
              <w:t>Thymidine analogue mutations promote ATP-mediated and pyrophosphate-mediated excision of the incorporated terminator</w:t>
            </w:r>
          </w:p>
        </w:tc>
      </w:tr>
      <w:tr w:rsidR="009D4121" w:rsidRPr="00364D5B" w14:paraId="6B829D4B" w14:textId="77777777">
        <w:tc>
          <w:tcPr>
            <w:tcW w:w="1159" w:type="pct"/>
            <w:shd w:val="clear" w:color="auto" w:fill="auto"/>
            <w:vAlign w:val="center"/>
          </w:tcPr>
          <w:p w14:paraId="42562D7C" w14:textId="77777777" w:rsidR="009D4121" w:rsidRPr="00364D5B" w:rsidRDefault="009D4121" w:rsidP="009D4121">
            <w:pPr>
              <w:rPr>
                <w:rFonts w:ascii="Times" w:hAnsi="Times"/>
                <w:szCs w:val="20"/>
              </w:rPr>
            </w:pPr>
            <w:r w:rsidRPr="00364D5B">
              <w:rPr>
                <w:rFonts w:ascii="Times" w:hAnsi="Times"/>
                <w:szCs w:val="20"/>
              </w:rPr>
              <w:t>Didanosine (ddl)</w:t>
            </w:r>
          </w:p>
        </w:tc>
        <w:tc>
          <w:tcPr>
            <w:tcW w:w="1591" w:type="pct"/>
            <w:vMerge/>
            <w:shd w:val="clear" w:color="auto" w:fill="auto"/>
          </w:tcPr>
          <w:p w14:paraId="7F1BD166" w14:textId="77777777" w:rsidR="009D4121" w:rsidRPr="00364D5B" w:rsidRDefault="009D4121" w:rsidP="009D4121">
            <w:pPr>
              <w:rPr>
                <w:rFonts w:ascii="Times" w:hAnsi="Times"/>
                <w:szCs w:val="20"/>
              </w:rPr>
            </w:pPr>
          </w:p>
        </w:tc>
        <w:tc>
          <w:tcPr>
            <w:tcW w:w="2250" w:type="pct"/>
            <w:vMerge/>
            <w:shd w:val="clear" w:color="auto" w:fill="auto"/>
          </w:tcPr>
          <w:p w14:paraId="693D30B6" w14:textId="77777777" w:rsidR="009D4121" w:rsidRPr="00364D5B" w:rsidRDefault="009D4121" w:rsidP="009D4121">
            <w:pPr>
              <w:rPr>
                <w:rFonts w:ascii="Times" w:hAnsi="Times"/>
                <w:szCs w:val="20"/>
              </w:rPr>
            </w:pPr>
          </w:p>
        </w:tc>
      </w:tr>
      <w:tr w:rsidR="009D4121" w:rsidRPr="00364D5B" w14:paraId="7ACD2865" w14:textId="77777777">
        <w:tc>
          <w:tcPr>
            <w:tcW w:w="1159" w:type="pct"/>
            <w:shd w:val="clear" w:color="auto" w:fill="auto"/>
            <w:vAlign w:val="center"/>
          </w:tcPr>
          <w:p w14:paraId="0CD924A9" w14:textId="77777777" w:rsidR="009D4121" w:rsidRPr="00364D5B" w:rsidRDefault="009D4121" w:rsidP="009D4121">
            <w:pPr>
              <w:rPr>
                <w:rFonts w:ascii="Times" w:hAnsi="Times"/>
                <w:szCs w:val="20"/>
              </w:rPr>
            </w:pPr>
            <w:r w:rsidRPr="00364D5B">
              <w:rPr>
                <w:rFonts w:ascii="Times" w:hAnsi="Times"/>
                <w:szCs w:val="20"/>
              </w:rPr>
              <w:t>Zalcitabine (ddC)</w:t>
            </w:r>
          </w:p>
        </w:tc>
        <w:tc>
          <w:tcPr>
            <w:tcW w:w="1591" w:type="pct"/>
            <w:vMerge/>
            <w:shd w:val="clear" w:color="auto" w:fill="auto"/>
          </w:tcPr>
          <w:p w14:paraId="016015C7" w14:textId="77777777" w:rsidR="009D4121" w:rsidRPr="00364D5B" w:rsidRDefault="009D4121" w:rsidP="009D4121">
            <w:pPr>
              <w:rPr>
                <w:rFonts w:ascii="Times" w:hAnsi="Times"/>
                <w:szCs w:val="20"/>
              </w:rPr>
            </w:pPr>
          </w:p>
        </w:tc>
        <w:tc>
          <w:tcPr>
            <w:tcW w:w="2250" w:type="pct"/>
            <w:vMerge/>
            <w:shd w:val="clear" w:color="auto" w:fill="auto"/>
          </w:tcPr>
          <w:p w14:paraId="5E30377A" w14:textId="77777777" w:rsidR="009D4121" w:rsidRPr="00364D5B" w:rsidRDefault="009D4121" w:rsidP="009D4121">
            <w:pPr>
              <w:rPr>
                <w:rFonts w:ascii="Times" w:hAnsi="Times"/>
                <w:szCs w:val="20"/>
              </w:rPr>
            </w:pPr>
          </w:p>
        </w:tc>
      </w:tr>
      <w:tr w:rsidR="009D4121" w:rsidRPr="00364D5B" w14:paraId="4345266F" w14:textId="77777777">
        <w:tc>
          <w:tcPr>
            <w:tcW w:w="1159" w:type="pct"/>
            <w:shd w:val="clear" w:color="auto" w:fill="auto"/>
            <w:vAlign w:val="center"/>
          </w:tcPr>
          <w:p w14:paraId="2B93B7A2" w14:textId="77777777" w:rsidR="009D4121" w:rsidRPr="00364D5B" w:rsidRDefault="009D4121" w:rsidP="009D4121">
            <w:pPr>
              <w:rPr>
                <w:rFonts w:ascii="Times" w:hAnsi="Times"/>
                <w:szCs w:val="20"/>
              </w:rPr>
            </w:pPr>
            <w:r w:rsidRPr="00364D5B">
              <w:rPr>
                <w:rFonts w:ascii="Times" w:hAnsi="Times"/>
                <w:szCs w:val="20"/>
              </w:rPr>
              <w:t>Stavudine (d4T)</w:t>
            </w:r>
          </w:p>
        </w:tc>
        <w:tc>
          <w:tcPr>
            <w:tcW w:w="1591" w:type="pct"/>
            <w:vMerge/>
            <w:shd w:val="clear" w:color="auto" w:fill="auto"/>
          </w:tcPr>
          <w:p w14:paraId="5CF88EF4" w14:textId="77777777" w:rsidR="009D4121" w:rsidRPr="00364D5B" w:rsidRDefault="009D4121" w:rsidP="009D4121">
            <w:pPr>
              <w:rPr>
                <w:rFonts w:ascii="Times" w:hAnsi="Times"/>
                <w:szCs w:val="20"/>
              </w:rPr>
            </w:pPr>
          </w:p>
        </w:tc>
        <w:tc>
          <w:tcPr>
            <w:tcW w:w="2250" w:type="pct"/>
            <w:vMerge/>
            <w:shd w:val="clear" w:color="auto" w:fill="auto"/>
          </w:tcPr>
          <w:p w14:paraId="4690FCF5" w14:textId="77777777" w:rsidR="009D4121" w:rsidRPr="00364D5B" w:rsidRDefault="009D4121" w:rsidP="009D4121">
            <w:pPr>
              <w:rPr>
                <w:rFonts w:ascii="Times" w:hAnsi="Times"/>
                <w:szCs w:val="20"/>
              </w:rPr>
            </w:pPr>
          </w:p>
        </w:tc>
      </w:tr>
      <w:tr w:rsidR="009D4121" w:rsidRPr="00364D5B" w14:paraId="71C77245" w14:textId="77777777">
        <w:tc>
          <w:tcPr>
            <w:tcW w:w="1159" w:type="pct"/>
            <w:shd w:val="clear" w:color="auto" w:fill="auto"/>
            <w:vAlign w:val="center"/>
          </w:tcPr>
          <w:p w14:paraId="4EE04B96" w14:textId="77777777" w:rsidR="009D4121" w:rsidRPr="00364D5B" w:rsidRDefault="009D4121" w:rsidP="009D4121">
            <w:pPr>
              <w:rPr>
                <w:rFonts w:ascii="Times" w:hAnsi="Times"/>
                <w:szCs w:val="20"/>
              </w:rPr>
            </w:pPr>
            <w:r w:rsidRPr="00364D5B">
              <w:rPr>
                <w:rFonts w:ascii="Times" w:hAnsi="Times"/>
                <w:szCs w:val="20"/>
              </w:rPr>
              <w:t>Lamivudine (3TC)</w:t>
            </w:r>
          </w:p>
        </w:tc>
        <w:tc>
          <w:tcPr>
            <w:tcW w:w="1591" w:type="pct"/>
            <w:vMerge/>
            <w:shd w:val="clear" w:color="auto" w:fill="auto"/>
          </w:tcPr>
          <w:p w14:paraId="0DC09C7A" w14:textId="77777777" w:rsidR="009D4121" w:rsidRPr="00364D5B" w:rsidRDefault="009D4121" w:rsidP="009D4121">
            <w:pPr>
              <w:rPr>
                <w:rFonts w:ascii="Times" w:hAnsi="Times"/>
                <w:szCs w:val="20"/>
              </w:rPr>
            </w:pPr>
          </w:p>
        </w:tc>
        <w:tc>
          <w:tcPr>
            <w:tcW w:w="2250" w:type="pct"/>
            <w:vMerge/>
            <w:shd w:val="clear" w:color="auto" w:fill="auto"/>
          </w:tcPr>
          <w:p w14:paraId="313FA5C6" w14:textId="77777777" w:rsidR="009D4121" w:rsidRPr="00364D5B" w:rsidRDefault="009D4121" w:rsidP="009D4121">
            <w:pPr>
              <w:rPr>
                <w:rFonts w:ascii="Times" w:hAnsi="Times"/>
                <w:szCs w:val="20"/>
              </w:rPr>
            </w:pPr>
          </w:p>
        </w:tc>
      </w:tr>
      <w:tr w:rsidR="009D4121" w:rsidRPr="00364D5B" w14:paraId="46EFE22C" w14:textId="77777777">
        <w:tc>
          <w:tcPr>
            <w:tcW w:w="1159" w:type="pct"/>
            <w:shd w:val="clear" w:color="auto" w:fill="auto"/>
            <w:vAlign w:val="center"/>
          </w:tcPr>
          <w:p w14:paraId="0B77BD00" w14:textId="77777777" w:rsidR="009D4121" w:rsidRPr="00364D5B" w:rsidRDefault="009D4121" w:rsidP="009D4121">
            <w:pPr>
              <w:rPr>
                <w:rFonts w:ascii="Times" w:hAnsi="Times"/>
                <w:szCs w:val="20"/>
              </w:rPr>
            </w:pPr>
            <w:r w:rsidRPr="00364D5B">
              <w:rPr>
                <w:rFonts w:ascii="Times" w:hAnsi="Times"/>
                <w:szCs w:val="20"/>
              </w:rPr>
              <w:t>Abacavir (ABC)</w:t>
            </w:r>
          </w:p>
        </w:tc>
        <w:tc>
          <w:tcPr>
            <w:tcW w:w="1591" w:type="pct"/>
            <w:vMerge/>
            <w:shd w:val="clear" w:color="auto" w:fill="auto"/>
          </w:tcPr>
          <w:p w14:paraId="0B9A6D43" w14:textId="77777777" w:rsidR="009D4121" w:rsidRPr="00364D5B" w:rsidRDefault="009D4121" w:rsidP="009D4121">
            <w:pPr>
              <w:rPr>
                <w:rFonts w:ascii="Times" w:hAnsi="Times"/>
                <w:szCs w:val="20"/>
              </w:rPr>
            </w:pPr>
          </w:p>
        </w:tc>
        <w:tc>
          <w:tcPr>
            <w:tcW w:w="2250" w:type="pct"/>
            <w:vMerge/>
            <w:shd w:val="clear" w:color="auto" w:fill="auto"/>
          </w:tcPr>
          <w:p w14:paraId="3E5E6906" w14:textId="77777777" w:rsidR="009D4121" w:rsidRPr="00364D5B" w:rsidRDefault="009D4121" w:rsidP="009D4121">
            <w:pPr>
              <w:rPr>
                <w:rFonts w:ascii="Times" w:hAnsi="Times"/>
                <w:szCs w:val="20"/>
              </w:rPr>
            </w:pPr>
          </w:p>
        </w:tc>
      </w:tr>
      <w:tr w:rsidR="009D4121" w:rsidRPr="00364D5B" w14:paraId="2E9632A1" w14:textId="77777777">
        <w:tc>
          <w:tcPr>
            <w:tcW w:w="1159" w:type="pct"/>
            <w:shd w:val="clear" w:color="auto" w:fill="auto"/>
            <w:vAlign w:val="center"/>
          </w:tcPr>
          <w:p w14:paraId="7BC48766" w14:textId="77777777" w:rsidR="009D4121" w:rsidRPr="00364D5B" w:rsidRDefault="009D4121" w:rsidP="009D4121">
            <w:pPr>
              <w:rPr>
                <w:rFonts w:ascii="Times" w:hAnsi="Times"/>
                <w:szCs w:val="20"/>
              </w:rPr>
            </w:pPr>
            <w:r w:rsidRPr="00364D5B">
              <w:rPr>
                <w:rFonts w:ascii="Times" w:hAnsi="Times"/>
                <w:szCs w:val="20"/>
              </w:rPr>
              <w:t>Tenofovir disoproxil (TVD)</w:t>
            </w:r>
          </w:p>
        </w:tc>
        <w:tc>
          <w:tcPr>
            <w:tcW w:w="1591" w:type="pct"/>
            <w:vMerge/>
            <w:shd w:val="clear" w:color="auto" w:fill="auto"/>
          </w:tcPr>
          <w:p w14:paraId="3D8B56F4" w14:textId="77777777" w:rsidR="009D4121" w:rsidRPr="00364D5B" w:rsidRDefault="009D4121" w:rsidP="009D4121">
            <w:pPr>
              <w:rPr>
                <w:rFonts w:ascii="Times" w:hAnsi="Times"/>
                <w:szCs w:val="20"/>
              </w:rPr>
            </w:pPr>
          </w:p>
        </w:tc>
        <w:tc>
          <w:tcPr>
            <w:tcW w:w="2250" w:type="pct"/>
            <w:vMerge/>
            <w:shd w:val="clear" w:color="auto" w:fill="auto"/>
          </w:tcPr>
          <w:p w14:paraId="2593B512" w14:textId="77777777" w:rsidR="009D4121" w:rsidRPr="00364D5B" w:rsidRDefault="009D4121" w:rsidP="009D4121">
            <w:pPr>
              <w:rPr>
                <w:rFonts w:ascii="Times" w:hAnsi="Times"/>
                <w:szCs w:val="20"/>
              </w:rPr>
            </w:pPr>
          </w:p>
        </w:tc>
      </w:tr>
      <w:tr w:rsidR="009D4121" w:rsidRPr="00364D5B" w14:paraId="587F2B28" w14:textId="77777777">
        <w:tc>
          <w:tcPr>
            <w:tcW w:w="1159" w:type="pct"/>
            <w:shd w:val="clear" w:color="auto" w:fill="auto"/>
            <w:vAlign w:val="center"/>
          </w:tcPr>
          <w:p w14:paraId="53212214" w14:textId="77777777" w:rsidR="009D4121" w:rsidRPr="00364D5B" w:rsidRDefault="009D4121" w:rsidP="009D4121">
            <w:pPr>
              <w:rPr>
                <w:rFonts w:ascii="Times" w:hAnsi="Times"/>
                <w:szCs w:val="20"/>
              </w:rPr>
            </w:pPr>
            <w:r w:rsidRPr="00364D5B">
              <w:rPr>
                <w:rFonts w:ascii="Times" w:hAnsi="Times"/>
                <w:szCs w:val="20"/>
              </w:rPr>
              <w:t>Emtricitabine (FTC)</w:t>
            </w:r>
          </w:p>
        </w:tc>
        <w:tc>
          <w:tcPr>
            <w:tcW w:w="1591" w:type="pct"/>
            <w:vMerge/>
            <w:shd w:val="clear" w:color="auto" w:fill="auto"/>
          </w:tcPr>
          <w:p w14:paraId="39254011" w14:textId="77777777" w:rsidR="009D4121" w:rsidRPr="00364D5B" w:rsidRDefault="009D4121" w:rsidP="009D4121">
            <w:pPr>
              <w:rPr>
                <w:rFonts w:ascii="Times" w:hAnsi="Times"/>
                <w:szCs w:val="20"/>
              </w:rPr>
            </w:pPr>
          </w:p>
        </w:tc>
        <w:tc>
          <w:tcPr>
            <w:tcW w:w="2250" w:type="pct"/>
            <w:vMerge/>
            <w:shd w:val="clear" w:color="auto" w:fill="auto"/>
          </w:tcPr>
          <w:p w14:paraId="6517AE1B" w14:textId="77777777" w:rsidR="009D4121" w:rsidRPr="00364D5B" w:rsidRDefault="009D4121" w:rsidP="009D4121">
            <w:pPr>
              <w:rPr>
                <w:rFonts w:ascii="Times" w:hAnsi="Times"/>
                <w:szCs w:val="20"/>
              </w:rPr>
            </w:pPr>
          </w:p>
        </w:tc>
      </w:tr>
      <w:tr w:rsidR="009D4121" w:rsidRPr="00364D5B" w14:paraId="32D46F94" w14:textId="77777777">
        <w:tc>
          <w:tcPr>
            <w:tcW w:w="5000" w:type="pct"/>
            <w:gridSpan w:val="3"/>
            <w:shd w:val="clear" w:color="auto" w:fill="auto"/>
            <w:vAlign w:val="center"/>
          </w:tcPr>
          <w:p w14:paraId="21A78635" w14:textId="77777777" w:rsidR="009D4121" w:rsidRPr="00364D5B" w:rsidRDefault="009D4121" w:rsidP="009D4121">
            <w:pPr>
              <w:rPr>
                <w:rFonts w:ascii="Times" w:hAnsi="Times"/>
                <w:szCs w:val="20"/>
              </w:rPr>
            </w:pPr>
            <w:r w:rsidRPr="00364D5B">
              <w:rPr>
                <w:rFonts w:ascii="Times" w:hAnsi="Times"/>
                <w:szCs w:val="20"/>
              </w:rPr>
              <w:t>Nucleotide reverse transcriptase inhibitors (NtRTls)</w:t>
            </w:r>
          </w:p>
        </w:tc>
      </w:tr>
      <w:tr w:rsidR="009D4121" w:rsidRPr="00364D5B" w14:paraId="70927F1A" w14:textId="77777777">
        <w:tc>
          <w:tcPr>
            <w:tcW w:w="1159" w:type="pct"/>
            <w:shd w:val="clear" w:color="auto" w:fill="auto"/>
            <w:vAlign w:val="center"/>
          </w:tcPr>
          <w:p w14:paraId="1AC94FD1" w14:textId="77777777" w:rsidR="009D4121" w:rsidRPr="00364D5B" w:rsidRDefault="009D4121" w:rsidP="009D4121">
            <w:pPr>
              <w:rPr>
                <w:rFonts w:ascii="Times" w:hAnsi="Times"/>
                <w:szCs w:val="20"/>
              </w:rPr>
            </w:pPr>
            <w:r w:rsidRPr="00364D5B">
              <w:rPr>
                <w:rFonts w:ascii="Times" w:hAnsi="Times"/>
                <w:szCs w:val="20"/>
              </w:rPr>
              <w:t>Tenofovir</w:t>
            </w:r>
          </w:p>
        </w:tc>
        <w:tc>
          <w:tcPr>
            <w:tcW w:w="1591" w:type="pct"/>
            <w:shd w:val="clear" w:color="auto" w:fill="auto"/>
            <w:vAlign w:val="center"/>
          </w:tcPr>
          <w:p w14:paraId="3807D09B" w14:textId="77777777" w:rsidR="009D4121" w:rsidRPr="00364D5B" w:rsidRDefault="009D4121" w:rsidP="009D4121">
            <w:pPr>
              <w:rPr>
                <w:rFonts w:ascii="Times" w:hAnsi="Times"/>
                <w:szCs w:val="20"/>
              </w:rPr>
            </w:pPr>
            <w:r w:rsidRPr="00364D5B">
              <w:rPr>
                <w:rFonts w:ascii="Times" w:hAnsi="Times"/>
                <w:szCs w:val="20"/>
              </w:rPr>
              <w:t>Same as nucleoside analogues</w:t>
            </w:r>
          </w:p>
        </w:tc>
        <w:tc>
          <w:tcPr>
            <w:tcW w:w="2250" w:type="pct"/>
            <w:shd w:val="clear" w:color="auto" w:fill="auto"/>
            <w:vAlign w:val="center"/>
          </w:tcPr>
          <w:p w14:paraId="1EDA8F52" w14:textId="77777777" w:rsidR="009D4121" w:rsidRPr="00364D5B" w:rsidRDefault="009D4121" w:rsidP="009D4121">
            <w:pPr>
              <w:rPr>
                <w:rFonts w:ascii="Times" w:hAnsi="Times"/>
                <w:szCs w:val="20"/>
              </w:rPr>
            </w:pPr>
            <w:r w:rsidRPr="00364D5B">
              <w:rPr>
                <w:rFonts w:ascii="Times" w:hAnsi="Times"/>
                <w:szCs w:val="20"/>
              </w:rPr>
              <w:t>K65R impairs incorporation of tenofovir into DNA</w:t>
            </w:r>
          </w:p>
          <w:p w14:paraId="41B8FB6E" w14:textId="77777777" w:rsidR="009D4121" w:rsidRPr="00364D5B" w:rsidRDefault="009D4121" w:rsidP="009D4121">
            <w:pPr>
              <w:rPr>
                <w:rFonts w:ascii="Times" w:hAnsi="Times"/>
                <w:szCs w:val="20"/>
              </w:rPr>
            </w:pPr>
            <w:r w:rsidRPr="00364D5B">
              <w:rPr>
                <w:rFonts w:ascii="Times" w:hAnsi="Times"/>
                <w:szCs w:val="20"/>
              </w:rPr>
              <w:t>Thymidine analogue mutations often associated with cross-resistance to tenofovir</w:t>
            </w:r>
          </w:p>
        </w:tc>
      </w:tr>
      <w:tr w:rsidR="009D4121" w:rsidRPr="00364D5B" w14:paraId="3DF5BB4A" w14:textId="77777777">
        <w:tc>
          <w:tcPr>
            <w:tcW w:w="5000" w:type="pct"/>
            <w:gridSpan w:val="3"/>
            <w:shd w:val="clear" w:color="auto" w:fill="auto"/>
            <w:vAlign w:val="center"/>
          </w:tcPr>
          <w:p w14:paraId="3F2307F9" w14:textId="77777777" w:rsidR="009D4121" w:rsidRPr="00364D5B" w:rsidRDefault="009D4121" w:rsidP="009D4121">
            <w:pPr>
              <w:rPr>
                <w:rFonts w:ascii="Times" w:hAnsi="Times"/>
                <w:szCs w:val="20"/>
              </w:rPr>
            </w:pPr>
            <w:r w:rsidRPr="00364D5B">
              <w:rPr>
                <w:rFonts w:ascii="Times" w:hAnsi="Times"/>
                <w:szCs w:val="20"/>
              </w:rPr>
              <w:t>Non-nucleoside reverse transcriptase inhibitors (NNRTls)</w:t>
            </w:r>
          </w:p>
        </w:tc>
      </w:tr>
      <w:tr w:rsidR="009D4121" w:rsidRPr="00364D5B" w14:paraId="08F08A7E" w14:textId="77777777">
        <w:tc>
          <w:tcPr>
            <w:tcW w:w="1159" w:type="pct"/>
            <w:shd w:val="clear" w:color="auto" w:fill="auto"/>
            <w:vAlign w:val="center"/>
          </w:tcPr>
          <w:p w14:paraId="171EEBF0" w14:textId="77777777" w:rsidR="009D4121" w:rsidRPr="00364D5B" w:rsidRDefault="009D4121" w:rsidP="009D4121">
            <w:pPr>
              <w:rPr>
                <w:rFonts w:ascii="Times" w:hAnsi="Times"/>
                <w:szCs w:val="20"/>
              </w:rPr>
            </w:pPr>
            <w:r w:rsidRPr="00364D5B">
              <w:rPr>
                <w:rFonts w:ascii="Times" w:hAnsi="Times"/>
                <w:szCs w:val="20"/>
              </w:rPr>
              <w:t>Nevirapine (NVP)</w:t>
            </w:r>
          </w:p>
        </w:tc>
        <w:tc>
          <w:tcPr>
            <w:tcW w:w="1591" w:type="pct"/>
            <w:vMerge w:val="restart"/>
            <w:shd w:val="clear" w:color="auto" w:fill="auto"/>
            <w:vAlign w:val="center"/>
          </w:tcPr>
          <w:p w14:paraId="184E18CD" w14:textId="77777777" w:rsidR="009D4121" w:rsidRPr="00364D5B" w:rsidRDefault="009D4121" w:rsidP="009D4121">
            <w:pPr>
              <w:rPr>
                <w:rFonts w:ascii="Times" w:hAnsi="Times"/>
                <w:szCs w:val="20"/>
              </w:rPr>
            </w:pPr>
            <w:r w:rsidRPr="00364D5B">
              <w:rPr>
                <w:rFonts w:ascii="Times" w:hAnsi="Times"/>
                <w:szCs w:val="20"/>
              </w:rPr>
              <w:t>Bind a hydrophobic pocket of HIV type 1 reverse transcriptase</w:t>
            </w:r>
          </w:p>
          <w:p w14:paraId="071A364F" w14:textId="77777777" w:rsidR="009D4121" w:rsidRPr="00364D5B" w:rsidRDefault="009D4121" w:rsidP="009D4121">
            <w:pPr>
              <w:rPr>
                <w:rFonts w:ascii="Times" w:hAnsi="Times"/>
                <w:szCs w:val="20"/>
              </w:rPr>
            </w:pPr>
            <w:r w:rsidRPr="00364D5B">
              <w:rPr>
                <w:rFonts w:ascii="Times" w:hAnsi="Times"/>
                <w:szCs w:val="20"/>
              </w:rPr>
              <w:t>Block polymerization of viral DNA</w:t>
            </w:r>
          </w:p>
          <w:p w14:paraId="13A23344" w14:textId="77777777" w:rsidR="009D4121" w:rsidRPr="00364D5B" w:rsidRDefault="009D4121" w:rsidP="009D4121">
            <w:pPr>
              <w:rPr>
                <w:rFonts w:ascii="Times" w:hAnsi="Times"/>
                <w:szCs w:val="20"/>
              </w:rPr>
            </w:pPr>
            <w:r w:rsidRPr="00364D5B">
              <w:rPr>
                <w:rFonts w:ascii="Times" w:hAnsi="Times"/>
                <w:szCs w:val="20"/>
              </w:rPr>
              <w:t>Inactive against HIV type 2</w:t>
            </w:r>
          </w:p>
        </w:tc>
        <w:tc>
          <w:tcPr>
            <w:tcW w:w="2250" w:type="pct"/>
            <w:vMerge w:val="restart"/>
            <w:shd w:val="clear" w:color="auto" w:fill="auto"/>
          </w:tcPr>
          <w:p w14:paraId="509584E1" w14:textId="77777777" w:rsidR="009D4121" w:rsidRPr="00364D5B" w:rsidRDefault="009D4121" w:rsidP="009D4121">
            <w:pPr>
              <w:rPr>
                <w:rFonts w:ascii="Times" w:hAnsi="Times"/>
                <w:szCs w:val="20"/>
              </w:rPr>
            </w:pPr>
            <w:r w:rsidRPr="00364D5B">
              <w:rPr>
                <w:rFonts w:ascii="Times" w:hAnsi="Times"/>
                <w:szCs w:val="20"/>
              </w:rPr>
              <w:t>Mutations reduce affinity of the inhibitors for the enzyme</w:t>
            </w:r>
          </w:p>
          <w:p w14:paraId="13178907" w14:textId="77777777" w:rsidR="009D4121" w:rsidRPr="00364D5B" w:rsidRDefault="009D4121" w:rsidP="009D4121">
            <w:pPr>
              <w:rPr>
                <w:rFonts w:ascii="Times" w:hAnsi="Times"/>
                <w:szCs w:val="20"/>
              </w:rPr>
            </w:pPr>
            <w:r w:rsidRPr="00364D5B">
              <w:rPr>
                <w:rFonts w:ascii="Times" w:hAnsi="Times"/>
                <w:szCs w:val="20"/>
              </w:rPr>
              <w:t>Single mutations generally sufficient to induce high level of resistance</w:t>
            </w:r>
          </w:p>
        </w:tc>
      </w:tr>
      <w:tr w:rsidR="009D4121" w:rsidRPr="00364D5B" w14:paraId="313354B8" w14:textId="77777777">
        <w:tc>
          <w:tcPr>
            <w:tcW w:w="1159" w:type="pct"/>
            <w:shd w:val="clear" w:color="auto" w:fill="auto"/>
            <w:vAlign w:val="center"/>
          </w:tcPr>
          <w:p w14:paraId="0EFDB90D" w14:textId="77777777" w:rsidR="009D4121" w:rsidRPr="00364D5B" w:rsidRDefault="009D4121" w:rsidP="009D4121">
            <w:pPr>
              <w:rPr>
                <w:rFonts w:ascii="Times" w:hAnsi="Times"/>
                <w:szCs w:val="20"/>
              </w:rPr>
            </w:pPr>
            <w:r w:rsidRPr="00364D5B">
              <w:rPr>
                <w:rFonts w:ascii="Times" w:hAnsi="Times"/>
                <w:szCs w:val="20"/>
              </w:rPr>
              <w:t>Delavirdine (DLV)</w:t>
            </w:r>
          </w:p>
        </w:tc>
        <w:tc>
          <w:tcPr>
            <w:tcW w:w="1591" w:type="pct"/>
            <w:vMerge/>
            <w:shd w:val="clear" w:color="auto" w:fill="auto"/>
          </w:tcPr>
          <w:p w14:paraId="36B0E0D2" w14:textId="77777777" w:rsidR="009D4121" w:rsidRPr="00364D5B" w:rsidRDefault="009D4121" w:rsidP="009D4121">
            <w:pPr>
              <w:rPr>
                <w:rFonts w:ascii="Times" w:hAnsi="Times"/>
                <w:szCs w:val="20"/>
              </w:rPr>
            </w:pPr>
          </w:p>
        </w:tc>
        <w:tc>
          <w:tcPr>
            <w:tcW w:w="2250" w:type="pct"/>
            <w:vMerge/>
            <w:shd w:val="clear" w:color="auto" w:fill="auto"/>
          </w:tcPr>
          <w:p w14:paraId="3AAD9B80" w14:textId="77777777" w:rsidR="009D4121" w:rsidRPr="00364D5B" w:rsidRDefault="009D4121" w:rsidP="009D4121">
            <w:pPr>
              <w:rPr>
                <w:rFonts w:ascii="Times" w:hAnsi="Times"/>
                <w:szCs w:val="20"/>
              </w:rPr>
            </w:pPr>
          </w:p>
        </w:tc>
      </w:tr>
      <w:tr w:rsidR="009D4121" w:rsidRPr="00364D5B" w14:paraId="49C52BCF" w14:textId="77777777">
        <w:tc>
          <w:tcPr>
            <w:tcW w:w="1159" w:type="pct"/>
            <w:shd w:val="clear" w:color="auto" w:fill="auto"/>
            <w:vAlign w:val="center"/>
          </w:tcPr>
          <w:p w14:paraId="1945DACE" w14:textId="77777777" w:rsidR="009D4121" w:rsidRPr="00364D5B" w:rsidRDefault="009D4121" w:rsidP="009D4121">
            <w:pPr>
              <w:rPr>
                <w:rFonts w:ascii="Times" w:hAnsi="Times"/>
                <w:szCs w:val="20"/>
              </w:rPr>
            </w:pPr>
            <w:r w:rsidRPr="00364D5B">
              <w:rPr>
                <w:rFonts w:ascii="Times" w:hAnsi="Times"/>
                <w:szCs w:val="20"/>
              </w:rPr>
              <w:t>Efavirenz (EFV)</w:t>
            </w:r>
          </w:p>
        </w:tc>
        <w:tc>
          <w:tcPr>
            <w:tcW w:w="1591" w:type="pct"/>
            <w:vMerge/>
            <w:shd w:val="clear" w:color="auto" w:fill="auto"/>
          </w:tcPr>
          <w:p w14:paraId="27E7E103" w14:textId="77777777" w:rsidR="009D4121" w:rsidRPr="00364D5B" w:rsidRDefault="009D4121" w:rsidP="009D4121">
            <w:pPr>
              <w:rPr>
                <w:rFonts w:ascii="Times" w:hAnsi="Times"/>
                <w:szCs w:val="20"/>
              </w:rPr>
            </w:pPr>
          </w:p>
        </w:tc>
        <w:tc>
          <w:tcPr>
            <w:tcW w:w="2250" w:type="pct"/>
            <w:vMerge/>
            <w:shd w:val="clear" w:color="auto" w:fill="auto"/>
          </w:tcPr>
          <w:p w14:paraId="05AFF135" w14:textId="77777777" w:rsidR="009D4121" w:rsidRPr="00364D5B" w:rsidRDefault="009D4121" w:rsidP="009D4121">
            <w:pPr>
              <w:rPr>
                <w:rFonts w:ascii="Times" w:hAnsi="Times"/>
                <w:szCs w:val="20"/>
              </w:rPr>
            </w:pPr>
          </w:p>
        </w:tc>
      </w:tr>
      <w:tr w:rsidR="009D4121" w:rsidRPr="00364D5B" w14:paraId="4291AF37" w14:textId="77777777">
        <w:tc>
          <w:tcPr>
            <w:tcW w:w="1159" w:type="pct"/>
            <w:shd w:val="clear" w:color="auto" w:fill="auto"/>
            <w:vAlign w:val="center"/>
          </w:tcPr>
          <w:p w14:paraId="2C2E8ED3" w14:textId="77777777" w:rsidR="009D4121" w:rsidRPr="00364D5B" w:rsidRDefault="009D4121" w:rsidP="009D4121">
            <w:pPr>
              <w:rPr>
                <w:rFonts w:ascii="Times" w:hAnsi="Times"/>
                <w:szCs w:val="20"/>
              </w:rPr>
            </w:pPr>
            <w:r w:rsidRPr="00364D5B">
              <w:rPr>
                <w:rFonts w:ascii="Times" w:hAnsi="Times"/>
                <w:szCs w:val="20"/>
              </w:rPr>
              <w:t>Etravirine (ETR)</w:t>
            </w:r>
          </w:p>
        </w:tc>
        <w:tc>
          <w:tcPr>
            <w:tcW w:w="1591" w:type="pct"/>
            <w:vMerge/>
            <w:shd w:val="clear" w:color="auto" w:fill="auto"/>
          </w:tcPr>
          <w:p w14:paraId="1129FA57" w14:textId="77777777" w:rsidR="009D4121" w:rsidRPr="00364D5B" w:rsidRDefault="009D4121" w:rsidP="009D4121">
            <w:pPr>
              <w:rPr>
                <w:rFonts w:ascii="Times" w:hAnsi="Times"/>
                <w:szCs w:val="20"/>
              </w:rPr>
            </w:pPr>
          </w:p>
        </w:tc>
        <w:tc>
          <w:tcPr>
            <w:tcW w:w="2250" w:type="pct"/>
            <w:vMerge/>
            <w:shd w:val="clear" w:color="auto" w:fill="auto"/>
          </w:tcPr>
          <w:p w14:paraId="12758C3D" w14:textId="77777777" w:rsidR="009D4121" w:rsidRPr="00364D5B" w:rsidRDefault="009D4121" w:rsidP="009D4121">
            <w:pPr>
              <w:rPr>
                <w:rFonts w:ascii="Times" w:hAnsi="Times"/>
                <w:szCs w:val="20"/>
              </w:rPr>
            </w:pPr>
          </w:p>
        </w:tc>
      </w:tr>
      <w:tr w:rsidR="009D4121" w:rsidRPr="00364D5B" w14:paraId="773C874D" w14:textId="77777777">
        <w:tc>
          <w:tcPr>
            <w:tcW w:w="5000" w:type="pct"/>
            <w:gridSpan w:val="3"/>
            <w:shd w:val="clear" w:color="auto" w:fill="auto"/>
            <w:vAlign w:val="center"/>
          </w:tcPr>
          <w:p w14:paraId="69FBAD84" w14:textId="77777777" w:rsidR="009D4121" w:rsidRPr="00364D5B" w:rsidRDefault="009D4121" w:rsidP="009D4121">
            <w:pPr>
              <w:rPr>
                <w:rFonts w:ascii="Times" w:hAnsi="Times"/>
                <w:szCs w:val="20"/>
              </w:rPr>
            </w:pPr>
            <w:r w:rsidRPr="00364D5B">
              <w:rPr>
                <w:rFonts w:ascii="Times" w:hAnsi="Times"/>
                <w:szCs w:val="20"/>
              </w:rPr>
              <w:t>Protease Inhibitors</w:t>
            </w:r>
          </w:p>
        </w:tc>
      </w:tr>
      <w:tr w:rsidR="009D4121" w:rsidRPr="00364D5B" w14:paraId="5521273B" w14:textId="77777777">
        <w:tc>
          <w:tcPr>
            <w:tcW w:w="1159" w:type="pct"/>
            <w:shd w:val="clear" w:color="auto" w:fill="auto"/>
            <w:vAlign w:val="center"/>
          </w:tcPr>
          <w:p w14:paraId="681F99D2" w14:textId="77777777" w:rsidR="009D4121" w:rsidRPr="00364D5B" w:rsidRDefault="009D4121" w:rsidP="009D4121">
            <w:pPr>
              <w:spacing w:before="2" w:after="2"/>
              <w:rPr>
                <w:rFonts w:ascii="Times" w:hAnsi="Times"/>
                <w:szCs w:val="20"/>
              </w:rPr>
            </w:pPr>
            <w:r w:rsidRPr="00364D5B">
              <w:rPr>
                <w:rFonts w:ascii="Times" w:hAnsi="Times"/>
                <w:szCs w:val="20"/>
              </w:rPr>
              <w:t>Saquinavir (SQV)</w:t>
            </w:r>
          </w:p>
        </w:tc>
        <w:tc>
          <w:tcPr>
            <w:tcW w:w="1591" w:type="pct"/>
            <w:vMerge w:val="restart"/>
            <w:shd w:val="clear" w:color="auto" w:fill="auto"/>
            <w:vAlign w:val="center"/>
          </w:tcPr>
          <w:p w14:paraId="1F5CE914" w14:textId="77777777" w:rsidR="009D4121" w:rsidRPr="00364D5B" w:rsidRDefault="009D4121" w:rsidP="00364D5B">
            <w:pPr>
              <w:rPr>
                <w:rFonts w:ascii="Times" w:hAnsi="Times"/>
                <w:szCs w:val="20"/>
              </w:rPr>
            </w:pPr>
            <w:r w:rsidRPr="00364D5B">
              <w:rPr>
                <w:rFonts w:ascii="Times" w:hAnsi="Times"/>
                <w:szCs w:val="20"/>
              </w:rPr>
              <w:t>Structure derived from natural peptidic substrates of the HIV type 1 protease</w:t>
            </w:r>
          </w:p>
          <w:p w14:paraId="4A666B4C" w14:textId="77777777" w:rsidR="009D4121" w:rsidRPr="00364D5B" w:rsidRDefault="009D4121" w:rsidP="00364D5B">
            <w:pPr>
              <w:rPr>
                <w:rFonts w:ascii="Times" w:hAnsi="Times"/>
                <w:szCs w:val="20"/>
              </w:rPr>
            </w:pPr>
            <w:r w:rsidRPr="00364D5B">
              <w:rPr>
                <w:rFonts w:ascii="Times" w:hAnsi="Times"/>
                <w:szCs w:val="20"/>
              </w:rPr>
              <w:t>Bind the active site of the protease</w:t>
            </w:r>
          </w:p>
        </w:tc>
        <w:tc>
          <w:tcPr>
            <w:tcW w:w="2250" w:type="pct"/>
            <w:vMerge w:val="restart"/>
            <w:shd w:val="clear" w:color="auto" w:fill="auto"/>
            <w:vAlign w:val="center"/>
          </w:tcPr>
          <w:p w14:paraId="562F23F1" w14:textId="77777777" w:rsidR="009D4121" w:rsidRPr="00364D5B" w:rsidRDefault="009D4121" w:rsidP="00364D5B">
            <w:pPr>
              <w:rPr>
                <w:rFonts w:ascii="Times" w:hAnsi="Times"/>
                <w:szCs w:val="20"/>
              </w:rPr>
            </w:pPr>
            <w:r w:rsidRPr="00364D5B">
              <w:rPr>
                <w:rFonts w:ascii="Times" w:hAnsi="Times"/>
                <w:szCs w:val="20"/>
              </w:rPr>
              <w:t>Mutations reduce affinity of the inhibitors for the enzyme</w:t>
            </w:r>
          </w:p>
          <w:p w14:paraId="6982AC84" w14:textId="77777777" w:rsidR="009D4121" w:rsidRPr="00364D5B" w:rsidRDefault="009D4121" w:rsidP="00364D5B">
            <w:pPr>
              <w:rPr>
                <w:rFonts w:ascii="Times" w:hAnsi="Times"/>
                <w:szCs w:val="20"/>
              </w:rPr>
            </w:pPr>
            <w:r w:rsidRPr="00364D5B">
              <w:rPr>
                <w:rFonts w:ascii="Times" w:hAnsi="Times"/>
                <w:szCs w:val="20"/>
              </w:rPr>
              <w:t>High-level resistance requires a accumulation of mutations</w:t>
            </w:r>
          </w:p>
        </w:tc>
      </w:tr>
      <w:tr w:rsidR="009D4121" w:rsidRPr="00364D5B" w14:paraId="5D672ECA" w14:textId="77777777">
        <w:tc>
          <w:tcPr>
            <w:tcW w:w="1159" w:type="pct"/>
            <w:shd w:val="clear" w:color="auto" w:fill="auto"/>
            <w:vAlign w:val="center"/>
          </w:tcPr>
          <w:p w14:paraId="73EAF61F" w14:textId="77777777" w:rsidR="009D4121" w:rsidRPr="00364D5B" w:rsidRDefault="009D4121" w:rsidP="009D4121">
            <w:pPr>
              <w:spacing w:before="2" w:after="2"/>
              <w:rPr>
                <w:rFonts w:ascii="Times" w:hAnsi="Times"/>
                <w:szCs w:val="20"/>
              </w:rPr>
            </w:pPr>
            <w:r w:rsidRPr="00364D5B">
              <w:rPr>
                <w:rFonts w:ascii="Times" w:hAnsi="Times"/>
                <w:szCs w:val="20"/>
              </w:rPr>
              <w:t>Ritonavir (RTV)</w:t>
            </w:r>
          </w:p>
        </w:tc>
        <w:tc>
          <w:tcPr>
            <w:tcW w:w="1591" w:type="pct"/>
            <w:vMerge/>
            <w:shd w:val="clear" w:color="auto" w:fill="auto"/>
          </w:tcPr>
          <w:p w14:paraId="17F0EE7D" w14:textId="77777777" w:rsidR="009D4121" w:rsidRPr="00364D5B" w:rsidRDefault="009D4121" w:rsidP="009D4121">
            <w:pPr>
              <w:rPr>
                <w:rFonts w:ascii="Times" w:hAnsi="Times"/>
                <w:szCs w:val="20"/>
              </w:rPr>
            </w:pPr>
          </w:p>
        </w:tc>
        <w:tc>
          <w:tcPr>
            <w:tcW w:w="2250" w:type="pct"/>
            <w:vMerge/>
            <w:shd w:val="clear" w:color="auto" w:fill="auto"/>
          </w:tcPr>
          <w:p w14:paraId="10F9E231" w14:textId="77777777" w:rsidR="009D4121" w:rsidRPr="00364D5B" w:rsidRDefault="009D4121" w:rsidP="009D4121">
            <w:pPr>
              <w:rPr>
                <w:rFonts w:ascii="Times" w:hAnsi="Times"/>
                <w:szCs w:val="20"/>
              </w:rPr>
            </w:pPr>
          </w:p>
        </w:tc>
      </w:tr>
      <w:tr w:rsidR="009D4121" w:rsidRPr="00364D5B" w14:paraId="1FB42687" w14:textId="77777777">
        <w:tc>
          <w:tcPr>
            <w:tcW w:w="1159" w:type="pct"/>
            <w:shd w:val="clear" w:color="auto" w:fill="auto"/>
            <w:vAlign w:val="center"/>
          </w:tcPr>
          <w:p w14:paraId="5A7AF60A" w14:textId="77777777" w:rsidR="009D4121" w:rsidRPr="00364D5B" w:rsidRDefault="009D4121" w:rsidP="009D4121">
            <w:pPr>
              <w:spacing w:before="2" w:after="2"/>
              <w:rPr>
                <w:rFonts w:ascii="Times" w:hAnsi="Times"/>
                <w:szCs w:val="20"/>
              </w:rPr>
            </w:pPr>
            <w:r w:rsidRPr="00364D5B">
              <w:rPr>
                <w:rFonts w:ascii="Times" w:hAnsi="Times"/>
                <w:szCs w:val="20"/>
              </w:rPr>
              <w:t>Indinavir (IDV)</w:t>
            </w:r>
          </w:p>
        </w:tc>
        <w:tc>
          <w:tcPr>
            <w:tcW w:w="1591" w:type="pct"/>
            <w:vMerge/>
            <w:shd w:val="clear" w:color="auto" w:fill="auto"/>
          </w:tcPr>
          <w:p w14:paraId="3A3DC4BC" w14:textId="77777777" w:rsidR="009D4121" w:rsidRPr="00364D5B" w:rsidRDefault="009D4121" w:rsidP="009D4121">
            <w:pPr>
              <w:rPr>
                <w:rFonts w:ascii="Times" w:hAnsi="Times"/>
                <w:szCs w:val="20"/>
              </w:rPr>
            </w:pPr>
          </w:p>
        </w:tc>
        <w:tc>
          <w:tcPr>
            <w:tcW w:w="2250" w:type="pct"/>
            <w:vMerge/>
            <w:shd w:val="clear" w:color="auto" w:fill="auto"/>
          </w:tcPr>
          <w:p w14:paraId="6EB137BC" w14:textId="77777777" w:rsidR="009D4121" w:rsidRPr="00364D5B" w:rsidRDefault="009D4121" w:rsidP="009D4121">
            <w:pPr>
              <w:rPr>
                <w:rFonts w:ascii="Times" w:hAnsi="Times"/>
                <w:szCs w:val="20"/>
              </w:rPr>
            </w:pPr>
          </w:p>
        </w:tc>
      </w:tr>
      <w:tr w:rsidR="009D4121" w:rsidRPr="00364D5B" w14:paraId="5EBABECE" w14:textId="77777777">
        <w:tc>
          <w:tcPr>
            <w:tcW w:w="1159" w:type="pct"/>
            <w:shd w:val="clear" w:color="auto" w:fill="auto"/>
            <w:vAlign w:val="center"/>
          </w:tcPr>
          <w:p w14:paraId="5D36CD00" w14:textId="77777777" w:rsidR="009D4121" w:rsidRPr="00364D5B" w:rsidRDefault="009D4121" w:rsidP="009D4121">
            <w:pPr>
              <w:spacing w:before="2" w:after="2"/>
              <w:rPr>
                <w:rFonts w:ascii="Times" w:hAnsi="Times"/>
                <w:szCs w:val="20"/>
              </w:rPr>
            </w:pPr>
            <w:r w:rsidRPr="00364D5B">
              <w:rPr>
                <w:rFonts w:ascii="Times" w:hAnsi="Times"/>
                <w:szCs w:val="20"/>
              </w:rPr>
              <w:t>Nelflnavir (NFV)</w:t>
            </w:r>
          </w:p>
        </w:tc>
        <w:tc>
          <w:tcPr>
            <w:tcW w:w="1591" w:type="pct"/>
            <w:vMerge/>
            <w:shd w:val="clear" w:color="auto" w:fill="auto"/>
          </w:tcPr>
          <w:p w14:paraId="1A636F8A" w14:textId="77777777" w:rsidR="009D4121" w:rsidRPr="00364D5B" w:rsidRDefault="009D4121" w:rsidP="009D4121">
            <w:pPr>
              <w:rPr>
                <w:rFonts w:ascii="Times" w:hAnsi="Times"/>
                <w:szCs w:val="20"/>
              </w:rPr>
            </w:pPr>
          </w:p>
        </w:tc>
        <w:tc>
          <w:tcPr>
            <w:tcW w:w="2250" w:type="pct"/>
            <w:vMerge/>
            <w:shd w:val="clear" w:color="auto" w:fill="auto"/>
          </w:tcPr>
          <w:p w14:paraId="73BAC23E" w14:textId="77777777" w:rsidR="009D4121" w:rsidRPr="00364D5B" w:rsidRDefault="009D4121" w:rsidP="009D4121">
            <w:pPr>
              <w:rPr>
                <w:rFonts w:ascii="Times" w:hAnsi="Times"/>
                <w:szCs w:val="20"/>
              </w:rPr>
            </w:pPr>
          </w:p>
        </w:tc>
      </w:tr>
      <w:tr w:rsidR="009D4121" w:rsidRPr="00364D5B" w14:paraId="74934A79" w14:textId="77777777">
        <w:tc>
          <w:tcPr>
            <w:tcW w:w="1159" w:type="pct"/>
            <w:shd w:val="clear" w:color="auto" w:fill="auto"/>
            <w:vAlign w:val="center"/>
          </w:tcPr>
          <w:p w14:paraId="3D36CF76" w14:textId="77777777" w:rsidR="009D4121" w:rsidRPr="00364D5B" w:rsidRDefault="009D4121" w:rsidP="009D4121">
            <w:pPr>
              <w:spacing w:before="2" w:after="2"/>
              <w:rPr>
                <w:rFonts w:ascii="Times" w:hAnsi="Times"/>
                <w:szCs w:val="20"/>
              </w:rPr>
            </w:pPr>
            <w:r w:rsidRPr="00364D5B">
              <w:rPr>
                <w:rFonts w:ascii="Times" w:hAnsi="Times"/>
                <w:szCs w:val="20"/>
              </w:rPr>
              <w:t>Amprenavir (APV)</w:t>
            </w:r>
          </w:p>
        </w:tc>
        <w:tc>
          <w:tcPr>
            <w:tcW w:w="1591" w:type="pct"/>
            <w:vMerge/>
            <w:shd w:val="clear" w:color="auto" w:fill="auto"/>
          </w:tcPr>
          <w:p w14:paraId="7AC1A78C" w14:textId="77777777" w:rsidR="009D4121" w:rsidRPr="00364D5B" w:rsidRDefault="009D4121" w:rsidP="009D4121">
            <w:pPr>
              <w:rPr>
                <w:rFonts w:ascii="Times" w:hAnsi="Times"/>
                <w:szCs w:val="20"/>
              </w:rPr>
            </w:pPr>
          </w:p>
        </w:tc>
        <w:tc>
          <w:tcPr>
            <w:tcW w:w="2250" w:type="pct"/>
            <w:vMerge/>
            <w:shd w:val="clear" w:color="auto" w:fill="auto"/>
          </w:tcPr>
          <w:p w14:paraId="7245A336" w14:textId="77777777" w:rsidR="009D4121" w:rsidRPr="00364D5B" w:rsidRDefault="009D4121" w:rsidP="009D4121">
            <w:pPr>
              <w:rPr>
                <w:rFonts w:ascii="Times" w:hAnsi="Times"/>
                <w:szCs w:val="20"/>
              </w:rPr>
            </w:pPr>
          </w:p>
        </w:tc>
      </w:tr>
      <w:tr w:rsidR="009D4121" w:rsidRPr="00364D5B" w14:paraId="75B014D5" w14:textId="77777777">
        <w:tc>
          <w:tcPr>
            <w:tcW w:w="1159" w:type="pct"/>
            <w:shd w:val="clear" w:color="auto" w:fill="auto"/>
            <w:vAlign w:val="center"/>
          </w:tcPr>
          <w:p w14:paraId="519CE789" w14:textId="77777777" w:rsidR="009D4121" w:rsidRPr="00364D5B" w:rsidRDefault="009D4121" w:rsidP="009D4121">
            <w:pPr>
              <w:spacing w:before="2" w:after="2"/>
              <w:rPr>
                <w:rFonts w:ascii="Times" w:hAnsi="Times"/>
                <w:szCs w:val="20"/>
              </w:rPr>
            </w:pPr>
            <w:r w:rsidRPr="00364D5B">
              <w:rPr>
                <w:rFonts w:ascii="Times" w:hAnsi="Times"/>
                <w:szCs w:val="20"/>
              </w:rPr>
              <w:t>Lopinavir + Ritonavir (LPV/r)</w:t>
            </w:r>
          </w:p>
        </w:tc>
        <w:tc>
          <w:tcPr>
            <w:tcW w:w="1591" w:type="pct"/>
            <w:vMerge/>
            <w:shd w:val="clear" w:color="auto" w:fill="auto"/>
          </w:tcPr>
          <w:p w14:paraId="0B6B5C0C" w14:textId="77777777" w:rsidR="009D4121" w:rsidRPr="00364D5B" w:rsidRDefault="009D4121" w:rsidP="009D4121">
            <w:pPr>
              <w:rPr>
                <w:rFonts w:ascii="Times" w:hAnsi="Times"/>
                <w:szCs w:val="20"/>
              </w:rPr>
            </w:pPr>
          </w:p>
        </w:tc>
        <w:tc>
          <w:tcPr>
            <w:tcW w:w="2250" w:type="pct"/>
            <w:vMerge/>
            <w:shd w:val="clear" w:color="auto" w:fill="auto"/>
          </w:tcPr>
          <w:p w14:paraId="30B6F3B4" w14:textId="77777777" w:rsidR="009D4121" w:rsidRPr="00364D5B" w:rsidRDefault="009D4121" w:rsidP="009D4121">
            <w:pPr>
              <w:rPr>
                <w:rFonts w:ascii="Times" w:hAnsi="Times"/>
                <w:szCs w:val="20"/>
              </w:rPr>
            </w:pPr>
          </w:p>
        </w:tc>
      </w:tr>
      <w:tr w:rsidR="009D4121" w:rsidRPr="00364D5B" w14:paraId="7BDA9706" w14:textId="77777777">
        <w:tc>
          <w:tcPr>
            <w:tcW w:w="1159" w:type="pct"/>
            <w:shd w:val="clear" w:color="auto" w:fill="auto"/>
            <w:vAlign w:val="center"/>
          </w:tcPr>
          <w:p w14:paraId="7F1C246A" w14:textId="77777777" w:rsidR="009D4121" w:rsidRPr="00364D5B" w:rsidRDefault="009D4121" w:rsidP="009D4121">
            <w:pPr>
              <w:spacing w:before="2" w:after="2"/>
              <w:rPr>
                <w:rFonts w:ascii="Times" w:hAnsi="Times"/>
                <w:szCs w:val="20"/>
              </w:rPr>
            </w:pPr>
            <w:r w:rsidRPr="00364D5B">
              <w:rPr>
                <w:rFonts w:ascii="Times" w:hAnsi="Times"/>
                <w:szCs w:val="20"/>
              </w:rPr>
              <w:t>Fosamprenavir (FPV)</w:t>
            </w:r>
          </w:p>
        </w:tc>
        <w:tc>
          <w:tcPr>
            <w:tcW w:w="1591" w:type="pct"/>
            <w:vMerge/>
            <w:shd w:val="clear" w:color="auto" w:fill="auto"/>
          </w:tcPr>
          <w:p w14:paraId="75ADEC38" w14:textId="77777777" w:rsidR="009D4121" w:rsidRPr="00364D5B" w:rsidRDefault="009D4121" w:rsidP="009D4121">
            <w:pPr>
              <w:rPr>
                <w:rFonts w:ascii="Times" w:hAnsi="Times"/>
                <w:szCs w:val="20"/>
              </w:rPr>
            </w:pPr>
          </w:p>
        </w:tc>
        <w:tc>
          <w:tcPr>
            <w:tcW w:w="2250" w:type="pct"/>
            <w:vMerge/>
            <w:shd w:val="clear" w:color="auto" w:fill="auto"/>
          </w:tcPr>
          <w:p w14:paraId="2C4C07F9" w14:textId="77777777" w:rsidR="009D4121" w:rsidRPr="00364D5B" w:rsidRDefault="009D4121" w:rsidP="009D4121">
            <w:pPr>
              <w:rPr>
                <w:rFonts w:ascii="Times" w:hAnsi="Times"/>
                <w:szCs w:val="20"/>
              </w:rPr>
            </w:pPr>
          </w:p>
        </w:tc>
      </w:tr>
      <w:tr w:rsidR="009D4121" w:rsidRPr="00364D5B" w14:paraId="130CD874" w14:textId="77777777">
        <w:tc>
          <w:tcPr>
            <w:tcW w:w="1159" w:type="pct"/>
            <w:shd w:val="clear" w:color="auto" w:fill="auto"/>
            <w:vAlign w:val="center"/>
          </w:tcPr>
          <w:p w14:paraId="0BE0AA88" w14:textId="77777777" w:rsidR="009D4121" w:rsidRPr="00364D5B" w:rsidRDefault="009D4121" w:rsidP="009D4121">
            <w:pPr>
              <w:spacing w:before="2" w:after="2"/>
              <w:rPr>
                <w:rFonts w:ascii="Times" w:hAnsi="Times"/>
                <w:szCs w:val="20"/>
              </w:rPr>
            </w:pPr>
            <w:r w:rsidRPr="00364D5B">
              <w:rPr>
                <w:rFonts w:ascii="Times" w:hAnsi="Times"/>
                <w:szCs w:val="20"/>
              </w:rPr>
              <w:t>Tipranavir (TPV)</w:t>
            </w:r>
          </w:p>
        </w:tc>
        <w:tc>
          <w:tcPr>
            <w:tcW w:w="1591" w:type="pct"/>
            <w:vMerge/>
            <w:shd w:val="clear" w:color="auto" w:fill="auto"/>
          </w:tcPr>
          <w:p w14:paraId="44FAE5DE" w14:textId="77777777" w:rsidR="009D4121" w:rsidRPr="00364D5B" w:rsidRDefault="009D4121" w:rsidP="009D4121">
            <w:pPr>
              <w:rPr>
                <w:rFonts w:ascii="Times" w:hAnsi="Times"/>
                <w:szCs w:val="20"/>
              </w:rPr>
            </w:pPr>
          </w:p>
        </w:tc>
        <w:tc>
          <w:tcPr>
            <w:tcW w:w="2250" w:type="pct"/>
            <w:vMerge/>
            <w:shd w:val="clear" w:color="auto" w:fill="auto"/>
          </w:tcPr>
          <w:p w14:paraId="685153E8" w14:textId="77777777" w:rsidR="009D4121" w:rsidRPr="00364D5B" w:rsidRDefault="009D4121" w:rsidP="009D4121">
            <w:pPr>
              <w:rPr>
                <w:rFonts w:ascii="Times" w:hAnsi="Times"/>
                <w:szCs w:val="20"/>
              </w:rPr>
            </w:pPr>
          </w:p>
        </w:tc>
      </w:tr>
      <w:tr w:rsidR="009D4121" w:rsidRPr="00364D5B" w14:paraId="1A8CA315" w14:textId="77777777">
        <w:tc>
          <w:tcPr>
            <w:tcW w:w="1159" w:type="pct"/>
            <w:shd w:val="clear" w:color="auto" w:fill="auto"/>
            <w:vAlign w:val="center"/>
          </w:tcPr>
          <w:p w14:paraId="6ED8A691" w14:textId="77777777" w:rsidR="009D4121" w:rsidRPr="00364D5B" w:rsidRDefault="009D4121" w:rsidP="009D4121">
            <w:pPr>
              <w:spacing w:before="2" w:after="2"/>
              <w:rPr>
                <w:rFonts w:ascii="Times" w:hAnsi="Times"/>
                <w:szCs w:val="20"/>
              </w:rPr>
            </w:pPr>
            <w:r w:rsidRPr="00364D5B">
              <w:rPr>
                <w:rFonts w:ascii="Times" w:hAnsi="Times"/>
                <w:szCs w:val="20"/>
              </w:rPr>
              <w:t>Darunavir (DRV)</w:t>
            </w:r>
          </w:p>
        </w:tc>
        <w:tc>
          <w:tcPr>
            <w:tcW w:w="1591" w:type="pct"/>
            <w:vMerge/>
            <w:shd w:val="clear" w:color="auto" w:fill="auto"/>
          </w:tcPr>
          <w:p w14:paraId="087AED02" w14:textId="77777777" w:rsidR="009D4121" w:rsidRPr="00364D5B" w:rsidRDefault="009D4121" w:rsidP="009D4121">
            <w:pPr>
              <w:rPr>
                <w:rFonts w:ascii="Times" w:hAnsi="Times"/>
                <w:szCs w:val="20"/>
              </w:rPr>
            </w:pPr>
          </w:p>
        </w:tc>
        <w:tc>
          <w:tcPr>
            <w:tcW w:w="2250" w:type="pct"/>
            <w:vMerge/>
            <w:shd w:val="clear" w:color="auto" w:fill="auto"/>
          </w:tcPr>
          <w:p w14:paraId="6EE32197" w14:textId="77777777" w:rsidR="009D4121" w:rsidRPr="00364D5B" w:rsidRDefault="009D4121" w:rsidP="009D4121">
            <w:pPr>
              <w:rPr>
                <w:rFonts w:ascii="Times" w:hAnsi="Times"/>
                <w:szCs w:val="20"/>
              </w:rPr>
            </w:pPr>
          </w:p>
        </w:tc>
      </w:tr>
      <w:tr w:rsidR="009D4121" w:rsidRPr="00364D5B" w14:paraId="54CA6012" w14:textId="77777777">
        <w:tc>
          <w:tcPr>
            <w:tcW w:w="1159" w:type="pct"/>
            <w:shd w:val="clear" w:color="auto" w:fill="auto"/>
            <w:vAlign w:val="center"/>
          </w:tcPr>
          <w:p w14:paraId="20590E9C" w14:textId="77777777" w:rsidR="009D4121" w:rsidRPr="00364D5B" w:rsidRDefault="009D4121" w:rsidP="009D4121">
            <w:pPr>
              <w:spacing w:before="2" w:after="2"/>
              <w:rPr>
                <w:rFonts w:ascii="Times" w:hAnsi="Times"/>
                <w:szCs w:val="20"/>
              </w:rPr>
            </w:pPr>
            <w:r w:rsidRPr="00364D5B">
              <w:rPr>
                <w:rFonts w:ascii="Times" w:hAnsi="Times"/>
                <w:szCs w:val="20"/>
              </w:rPr>
              <w:t>Atazanavir (ATV)</w:t>
            </w:r>
          </w:p>
        </w:tc>
        <w:tc>
          <w:tcPr>
            <w:tcW w:w="1591" w:type="pct"/>
            <w:vMerge/>
            <w:shd w:val="clear" w:color="auto" w:fill="auto"/>
          </w:tcPr>
          <w:p w14:paraId="13923012" w14:textId="77777777" w:rsidR="009D4121" w:rsidRPr="00364D5B" w:rsidRDefault="009D4121" w:rsidP="009D4121">
            <w:pPr>
              <w:rPr>
                <w:rFonts w:ascii="Times" w:hAnsi="Times"/>
                <w:szCs w:val="20"/>
              </w:rPr>
            </w:pPr>
          </w:p>
        </w:tc>
        <w:tc>
          <w:tcPr>
            <w:tcW w:w="2250" w:type="pct"/>
            <w:vMerge/>
            <w:shd w:val="clear" w:color="auto" w:fill="auto"/>
          </w:tcPr>
          <w:p w14:paraId="6A4ADB42" w14:textId="77777777" w:rsidR="009D4121" w:rsidRPr="00364D5B" w:rsidRDefault="009D4121" w:rsidP="009D4121">
            <w:pPr>
              <w:rPr>
                <w:rFonts w:ascii="Times" w:hAnsi="Times"/>
                <w:szCs w:val="20"/>
              </w:rPr>
            </w:pPr>
          </w:p>
        </w:tc>
      </w:tr>
      <w:tr w:rsidR="009D4121" w:rsidRPr="00364D5B" w14:paraId="008311E7" w14:textId="77777777">
        <w:tc>
          <w:tcPr>
            <w:tcW w:w="1159" w:type="pct"/>
            <w:shd w:val="clear" w:color="auto" w:fill="auto"/>
            <w:vAlign w:val="center"/>
          </w:tcPr>
          <w:p w14:paraId="72D47E5C" w14:textId="77777777" w:rsidR="009D4121" w:rsidRPr="00364D5B" w:rsidRDefault="009D4121" w:rsidP="009D4121">
            <w:pPr>
              <w:spacing w:before="2" w:after="2"/>
              <w:rPr>
                <w:rFonts w:ascii="Times" w:hAnsi="Times"/>
                <w:szCs w:val="20"/>
              </w:rPr>
            </w:pPr>
          </w:p>
        </w:tc>
        <w:tc>
          <w:tcPr>
            <w:tcW w:w="1591" w:type="pct"/>
            <w:shd w:val="clear" w:color="auto" w:fill="auto"/>
          </w:tcPr>
          <w:p w14:paraId="5D0077DF" w14:textId="77777777" w:rsidR="009D4121" w:rsidRPr="00364D5B" w:rsidRDefault="009D4121" w:rsidP="009D4121">
            <w:pPr>
              <w:rPr>
                <w:rFonts w:ascii="Times" w:hAnsi="Times"/>
                <w:szCs w:val="20"/>
              </w:rPr>
            </w:pPr>
          </w:p>
        </w:tc>
        <w:tc>
          <w:tcPr>
            <w:tcW w:w="2250" w:type="pct"/>
            <w:shd w:val="clear" w:color="auto" w:fill="auto"/>
          </w:tcPr>
          <w:p w14:paraId="760387F1" w14:textId="77777777" w:rsidR="009D4121" w:rsidRPr="00364D5B" w:rsidRDefault="009D4121" w:rsidP="009D4121">
            <w:pPr>
              <w:rPr>
                <w:rFonts w:ascii="Times" w:hAnsi="Times"/>
                <w:szCs w:val="20"/>
              </w:rPr>
            </w:pPr>
          </w:p>
        </w:tc>
      </w:tr>
      <w:tr w:rsidR="009D4121" w:rsidRPr="00364D5B" w14:paraId="5D06A07F" w14:textId="77777777">
        <w:tc>
          <w:tcPr>
            <w:tcW w:w="5000" w:type="pct"/>
            <w:gridSpan w:val="3"/>
            <w:shd w:val="clear" w:color="auto" w:fill="auto"/>
            <w:vAlign w:val="center"/>
          </w:tcPr>
          <w:p w14:paraId="3F528D61" w14:textId="77777777" w:rsidR="009D4121" w:rsidRPr="00364D5B" w:rsidRDefault="009D4121" w:rsidP="009D4121">
            <w:pPr>
              <w:rPr>
                <w:rFonts w:ascii="Times" w:hAnsi="Times"/>
                <w:szCs w:val="20"/>
              </w:rPr>
            </w:pPr>
            <w:r w:rsidRPr="00364D5B">
              <w:rPr>
                <w:rFonts w:ascii="Times" w:hAnsi="Times"/>
                <w:szCs w:val="20"/>
              </w:rPr>
              <w:t>Integrase Inhibitors</w:t>
            </w:r>
          </w:p>
        </w:tc>
      </w:tr>
      <w:tr w:rsidR="009D4121" w:rsidRPr="00364D5B" w14:paraId="27B358D2" w14:textId="77777777">
        <w:tc>
          <w:tcPr>
            <w:tcW w:w="1159" w:type="pct"/>
            <w:shd w:val="clear" w:color="auto" w:fill="auto"/>
            <w:vAlign w:val="center"/>
          </w:tcPr>
          <w:p w14:paraId="624820C5" w14:textId="77777777" w:rsidR="009D4121" w:rsidRPr="00364D5B" w:rsidRDefault="009D4121" w:rsidP="009D4121">
            <w:pPr>
              <w:rPr>
                <w:rFonts w:ascii="Times" w:hAnsi="Times"/>
                <w:szCs w:val="20"/>
              </w:rPr>
            </w:pPr>
            <w:r w:rsidRPr="00364D5B">
              <w:rPr>
                <w:rFonts w:ascii="Times" w:hAnsi="Times"/>
                <w:szCs w:val="20"/>
              </w:rPr>
              <w:t>Raltegravir</w:t>
            </w:r>
          </w:p>
        </w:tc>
        <w:tc>
          <w:tcPr>
            <w:tcW w:w="1591" w:type="pct"/>
            <w:shd w:val="clear" w:color="auto" w:fill="auto"/>
            <w:vAlign w:val="center"/>
          </w:tcPr>
          <w:p w14:paraId="041E1058" w14:textId="77777777" w:rsidR="009D4121" w:rsidRPr="00364D5B" w:rsidRDefault="009D4121" w:rsidP="00364D5B">
            <w:pPr>
              <w:rPr>
                <w:rFonts w:ascii="Times" w:hAnsi="Times"/>
                <w:szCs w:val="20"/>
              </w:rPr>
            </w:pPr>
            <w:r w:rsidRPr="00364D5B">
              <w:t>Binds selectively to the enzyme complexes that results in inhibiting strand transfer of viral and host DNA</w:t>
            </w:r>
          </w:p>
        </w:tc>
        <w:tc>
          <w:tcPr>
            <w:tcW w:w="2250" w:type="pct"/>
            <w:shd w:val="clear" w:color="auto" w:fill="auto"/>
            <w:vAlign w:val="center"/>
          </w:tcPr>
          <w:p w14:paraId="1065AD3B" w14:textId="77777777" w:rsidR="009D4121" w:rsidRPr="00364D5B" w:rsidRDefault="009D4121" w:rsidP="00364D5B">
            <w:pPr>
              <w:rPr>
                <w:rFonts w:ascii="Times" w:hAnsi="Times"/>
                <w:szCs w:val="20"/>
              </w:rPr>
            </w:pPr>
            <w:r w:rsidRPr="00364D5B">
              <w:rPr>
                <w:rFonts w:ascii="Times" w:hAnsi="Times"/>
                <w:szCs w:val="20"/>
              </w:rPr>
              <w:t xml:space="preserve">Mutations at </w:t>
            </w:r>
            <w:r w:rsidRPr="00364D5B">
              <w:t>conserved carboxylate residues (Asp64 and Asp116)</w:t>
            </w:r>
          </w:p>
        </w:tc>
      </w:tr>
    </w:tbl>
    <w:p w14:paraId="26634675" w14:textId="77777777" w:rsidR="00A87209" w:rsidRDefault="00A87209" w:rsidP="00034830">
      <w:pPr>
        <w:spacing w:line="480" w:lineRule="auto"/>
        <w:jc w:val="both"/>
      </w:pPr>
    </w:p>
    <w:p w14:paraId="4992CBFF" w14:textId="77777777" w:rsidR="00034830" w:rsidRDefault="00034830" w:rsidP="009D4121">
      <w:pPr>
        <w:pStyle w:val="ListParagraph"/>
        <w:spacing w:line="480" w:lineRule="auto"/>
      </w:pPr>
    </w:p>
    <w:p w14:paraId="1FA8D925" w14:textId="77777777" w:rsidR="00034830" w:rsidRDefault="00034830" w:rsidP="009D4121">
      <w:pPr>
        <w:pStyle w:val="ListParagraph"/>
        <w:spacing w:line="480" w:lineRule="auto"/>
      </w:pPr>
    </w:p>
    <w:p w14:paraId="2B9F1C50" w14:textId="77777777" w:rsidR="00034830" w:rsidRDefault="00034830" w:rsidP="009D4121">
      <w:pPr>
        <w:pStyle w:val="ListParagraph"/>
        <w:spacing w:line="480" w:lineRule="auto"/>
      </w:pPr>
    </w:p>
    <w:p w14:paraId="120DE190" w14:textId="77777777" w:rsidR="00034830" w:rsidRDefault="00034830" w:rsidP="009D4121">
      <w:pPr>
        <w:pStyle w:val="ListParagraph"/>
        <w:spacing w:line="480" w:lineRule="auto"/>
      </w:pPr>
    </w:p>
    <w:p w14:paraId="39930324" w14:textId="77777777" w:rsidR="00034830" w:rsidRDefault="00034830" w:rsidP="009D4121">
      <w:pPr>
        <w:pStyle w:val="ListParagraph"/>
        <w:spacing w:line="480" w:lineRule="auto"/>
      </w:pPr>
    </w:p>
    <w:p w14:paraId="57EC4DE6" w14:textId="77777777" w:rsidR="00034830" w:rsidRDefault="00034830" w:rsidP="009D4121">
      <w:pPr>
        <w:pStyle w:val="ListParagraph"/>
        <w:spacing w:line="480" w:lineRule="auto"/>
      </w:pPr>
    </w:p>
    <w:p w14:paraId="1F7557E2" w14:textId="77777777" w:rsidR="00034830" w:rsidRDefault="00034830" w:rsidP="009D4121">
      <w:pPr>
        <w:pStyle w:val="ListParagraph"/>
        <w:spacing w:line="480" w:lineRule="auto"/>
      </w:pPr>
    </w:p>
    <w:p w14:paraId="73B93F15" w14:textId="77777777" w:rsidR="00034830" w:rsidRDefault="00034830" w:rsidP="009D4121">
      <w:pPr>
        <w:pStyle w:val="ListParagraph"/>
        <w:spacing w:line="480" w:lineRule="auto"/>
      </w:pPr>
    </w:p>
    <w:p w14:paraId="24B5FB7F" w14:textId="77777777" w:rsidR="00034830" w:rsidRDefault="00034830" w:rsidP="009D4121">
      <w:pPr>
        <w:pStyle w:val="ListParagraph"/>
        <w:spacing w:line="480" w:lineRule="auto"/>
      </w:pPr>
    </w:p>
    <w:p w14:paraId="747DFC25" w14:textId="77777777" w:rsidR="009D4121" w:rsidRDefault="002C6723" w:rsidP="009D4121">
      <w:pPr>
        <w:pStyle w:val="ListParagraph"/>
        <w:spacing w:line="480" w:lineRule="auto"/>
      </w:pPr>
      <w:commentRangeStart w:id="18"/>
      <w:commentRangeStart w:id="19"/>
      <w:r>
        <w:t>Table 1.1</w:t>
      </w:r>
      <w:r w:rsidR="00A87209">
        <w:t xml:space="preserve">: </w:t>
      </w:r>
      <w:commentRangeEnd w:id="18"/>
      <w:r w:rsidR="00BA2FDB">
        <w:rPr>
          <w:rStyle w:val="CommentReference"/>
        </w:rPr>
        <w:commentReference w:id="18"/>
      </w:r>
      <w:r w:rsidR="00A87209">
        <w:t>Antiretroviral drugs used in the treatment of HIV infection, their mechanisms of action and mechanisms of resistance</w:t>
      </w:r>
      <w:r w:rsidR="009D4121">
        <w:t>.</w:t>
      </w:r>
    </w:p>
    <w:p w14:paraId="203EFC72" w14:textId="77777777" w:rsidR="00686546" w:rsidRDefault="00525F2E" w:rsidP="009D4121">
      <w:pPr>
        <w:pStyle w:val="ListParagraph"/>
        <w:spacing w:line="480" w:lineRule="auto"/>
        <w:sectPr w:rsidR="00686546">
          <w:pgSz w:w="16838" w:h="11899" w:orient="landscape"/>
          <w:pgMar w:top="1800" w:right="1529" w:bottom="1800" w:left="1440" w:header="708" w:footer="708" w:gutter="0"/>
          <w:cols w:space="708"/>
        </w:sectPr>
      </w:pPr>
      <w:r>
        <w:t xml:space="preserve">Source: Adapted from François Clavel and Allan J. Hance 2004 </w:t>
      </w:r>
      <w:r w:rsidR="00275531">
        <w:fldChar w:fldCharType="begin"/>
      </w:r>
      <w:r w:rsidR="00471A00">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275531">
        <w:fldChar w:fldCharType="separate"/>
      </w:r>
      <w:r>
        <w:rPr>
          <w:noProof/>
        </w:rPr>
        <w:t>(Clavel and Hance, 2004)</w:t>
      </w:r>
      <w:r w:rsidR="00275531">
        <w:fldChar w:fldCharType="end"/>
      </w:r>
      <w:r w:rsidR="00E93503">
        <w:t xml:space="preserve"> and </w:t>
      </w:r>
      <w:r w:rsidR="00275531">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471A00">
        <w:instrText xml:space="preserve"> ADDIN EN.CITE </w:instrText>
      </w:r>
      <w:r w:rsidR="00275531">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471A00">
        <w:instrText xml:space="preserve"> ADDIN EN.CITE.DATA </w:instrText>
      </w:r>
      <w:r w:rsidR="00275531">
        <w:fldChar w:fldCharType="end"/>
      </w:r>
      <w:r w:rsidR="00275531">
        <w:fldChar w:fldCharType="separate"/>
      </w:r>
      <w:r w:rsidR="00E93503">
        <w:rPr>
          <w:noProof/>
        </w:rPr>
        <w:t>(Ammaranond and Sanguansittianan, 2012; Colin et al., 2013)</w:t>
      </w:r>
      <w:r w:rsidR="00275531">
        <w:fldChar w:fldCharType="end"/>
      </w:r>
    </w:p>
    <w:commentRangeEnd w:id="19"/>
    <w:p w14:paraId="2B67758F" w14:textId="77777777" w:rsidR="00B31691" w:rsidRPr="00AD3D38" w:rsidRDefault="00BA2FDB" w:rsidP="00B31691">
      <w:pPr>
        <w:pStyle w:val="ListParagraph"/>
        <w:spacing w:line="480" w:lineRule="auto"/>
        <w:jc w:val="both"/>
        <w:rPr>
          <w:b/>
        </w:rPr>
      </w:pPr>
      <w:r>
        <w:rPr>
          <w:rStyle w:val="CommentReference"/>
        </w:rPr>
        <w:commentReference w:id="19"/>
      </w:r>
      <w:r w:rsidR="00B31691">
        <w:t xml:space="preserve">change in the enzyme, which distorts the catalytic aspartate triad of active site and inhibits the function of the enzyme </w:t>
      </w:r>
      <w:r w:rsidR="00275531">
        <w:fldChar w:fldCharType="begin"/>
      </w:r>
      <w:r w:rsidR="00471A00">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275531">
        <w:fldChar w:fldCharType="separate"/>
      </w:r>
      <w:r w:rsidR="00B31691">
        <w:rPr>
          <w:noProof/>
        </w:rPr>
        <w:t>(Balzarini, 2004; Esnouf et al., 1995)</w:t>
      </w:r>
      <w:r w:rsidR="00275531">
        <w:fldChar w:fldCharType="end"/>
      </w:r>
      <w:r w:rsidR="00B31691">
        <w:t xml:space="preserve">. </w:t>
      </w:r>
      <w:commentRangeStart w:id="20"/>
      <w:r w:rsidR="00B31691">
        <w:t xml:space="preserve">NNRTIs drug are administered along with NRTI drugs in ART at non-toxic concentration to human cells </w:t>
      </w:r>
      <w:r w:rsidR="00275531">
        <w:fldChar w:fldCharType="begin"/>
      </w:r>
      <w:r w:rsidR="00471A00">
        <w:instrText xml:space="preserve"> ADDIN EN.CITE &lt;EndNote&gt;&lt;Cite&gt;&lt;Author&gt;De Clercq&lt;/Author&gt;&lt;Year&gt;1996&lt;/Year&gt;&lt;RecNum&gt;440&lt;/RecNum&gt;&lt;record&gt;&lt;rec-number&gt;440&lt;/rec-number&gt;&lt;foreign-keys&gt;&lt;key app="EN" db-id="fp25zzvrxrd9vke5zxqp9stbssprwstvdddz"&gt;440&lt;/key&gt;&lt;/foreign-keys&gt;&lt;ref-type name="Journal Article"&gt;17&lt;/ref-type&gt;&lt;contributors&gt;&lt;authors&gt;&lt;author&gt;De Clercq, Erik&lt;/author&gt;&lt;/authors&gt;&lt;/contributors&gt;&lt;auth-address&gt;http://onlinelibrary.wiley.com/doi/10.1002/(SICI)1098-1128(199603)16:2&amp;lt;125::AID-MED1&amp;gt;3.0.CO;2-2/abstract&lt;/auth-address&gt;&lt;titles&gt;&lt;title&gt;Non-nucleoside reverse transcriptase inhibitors (NNRTIs) for the treatment of human immunodeficiency virus type 1 (HIV-1) infections: Strategies to overcome drug resistance development&lt;/title&gt;&lt;secondary-title&gt;Medicinal Research Reviews&lt;/secondary-title&gt;&lt;/titles&gt;&lt;pages&gt;125–157&lt;/pages&gt;&lt;volume&gt;16&lt;/volume&gt;&lt;number&gt;2&lt;/number&gt;&lt;dates&gt;&lt;year&gt;1996&lt;/year&gt;&lt;/dates&gt;&lt;isbn&gt;1098-1128&lt;/isbn&gt;&lt;label&gt;de_clercq_non-nucleoside_1996&lt;/label&gt;&lt;urls&gt;&lt;related-urls&gt;&lt;url&gt;10.1002/(SICI)1098-1128(199603)16:2&amp;lt;125::AID-MED1&amp;gt;3.0.CO;2-2&lt;/url&gt;&lt;/related-urls&gt;&lt;/urls&gt;&lt;/record&gt;&lt;/Cite&gt;&lt;/EndNote&gt;</w:instrText>
      </w:r>
      <w:r w:rsidR="00275531">
        <w:fldChar w:fldCharType="separate"/>
      </w:r>
      <w:r w:rsidR="00B31691">
        <w:rPr>
          <w:noProof/>
        </w:rPr>
        <w:t>(De Clercq, 1996)</w:t>
      </w:r>
      <w:r w:rsidR="00275531">
        <w:fldChar w:fldCharType="end"/>
      </w:r>
      <w:r w:rsidR="00B31691">
        <w:t xml:space="preserve">. </w:t>
      </w:r>
      <w:commentRangeEnd w:id="20"/>
      <w:r w:rsidR="00DA25B5">
        <w:rPr>
          <w:rStyle w:val="CommentReference"/>
        </w:rPr>
        <w:commentReference w:id="20"/>
      </w:r>
      <w:commentRangeStart w:id="21"/>
      <w:r w:rsidR="00B31691">
        <w:t>NNRTI</w:t>
      </w:r>
      <w:del w:id="22" w:author="Simon Travers" w:date="2013-08-29T14:24:00Z">
        <w:r w:rsidR="00B31691" w:rsidDel="00DA25B5">
          <w:delText>s</w:delText>
        </w:r>
      </w:del>
      <w:r w:rsidR="00B31691">
        <w:t xml:space="preserve"> drugs from first generation have inherent disadvantageous characteristics like cross-resistance and low genetic barrier i.e. require only one mutation to select </w:t>
      </w:r>
      <w:r w:rsidR="00275531">
        <w:fldChar w:fldCharType="begin"/>
      </w:r>
      <w:r w:rsidR="00471A00">
        <w:instrText xml:space="preserve"> ADDIN EN.CITE &lt;EndNote&gt;&lt;Cite&gt;&lt;Author&gt;Adams&lt;/Author&gt;&lt;Year&gt;2010&lt;/Year&gt;&lt;RecNum&gt;437&lt;/RecNum&gt;&lt;record&gt;&lt;rec-number&gt;437&lt;/rec-number&gt;&lt;foreign-keys&gt;&lt;key app="EN" db-id="fp25zzvrxrd9vke5zxqp9stbssprwstvdddz"&gt;437&lt;/key&gt;&lt;/foreign-keys&gt;&lt;ref-type name="Journal Article"&gt;17&lt;/ref-type&gt;&lt;contributors&gt;&lt;authors&gt;&lt;author&gt;Adams, Jessica&lt;/author&gt;&lt;author&gt;Patel, Nimish&lt;/author&gt;&lt;author&gt;Mankaryous, Nancy&lt;/author&gt;&lt;author&gt;Tadros, Mariam&lt;/author&gt;&lt;author&gt;Miller, Christopher D.&lt;/author&gt;&lt;/authors&gt;&lt;/contributors&gt;&lt;auth-address&gt;http://www.theannals.com/content/44/1/157&lt;/auth-address&gt;&lt;titles&gt;&lt;title&gt;Nonnucleoside Reverse Transcriptase Inhibitor Resistance and the Role of the Second-Generation Agents&lt;/title&gt;&lt;secondary-title&gt;The Annals of Pharmacotherapy&lt;/secondary-title&gt;&lt;/titles&gt;&lt;pages&gt;157-165&lt;/pages&gt;&lt;volume&gt;44&lt;/volume&gt;&lt;number&gt;1&lt;/number&gt;&lt;dates&gt;&lt;year&gt;2010&lt;/year&gt;&lt;pub-dates&gt;&lt;date&gt;January&lt;/date&gt;&lt;/pub-dates&gt;&lt;/dates&gt;&lt;isbn&gt;1060-0280, 1542-6270&lt;/isbn&gt;&lt;label&gt;adams_nonnucleoside_2010&lt;/label&gt;&lt;urls&gt;&lt;related-urls&gt;&lt;url&gt;10.1345/aph.1M359&lt;/url&gt;&lt;/related-urls&gt;&lt;/urls&gt;&lt;/record&gt;&lt;/Cite&gt;&lt;/EndNote&gt;</w:instrText>
      </w:r>
      <w:r w:rsidR="00275531">
        <w:fldChar w:fldCharType="separate"/>
      </w:r>
      <w:r w:rsidR="00B31691">
        <w:rPr>
          <w:noProof/>
        </w:rPr>
        <w:t>(Adams et al., 2010)</w:t>
      </w:r>
      <w:r w:rsidR="00275531">
        <w:fldChar w:fldCharType="end"/>
      </w:r>
      <w:r w:rsidR="00B31691">
        <w:t xml:space="preserve">. </w:t>
      </w:r>
      <w:commentRangeEnd w:id="21"/>
      <w:r w:rsidR="00DA25B5">
        <w:rPr>
          <w:rStyle w:val="CommentReference"/>
        </w:rPr>
        <w:commentReference w:id="21"/>
      </w:r>
      <w:r w:rsidR="002C6723">
        <w:t>The list of NNRTI drugs is shown in Table 1.1</w:t>
      </w:r>
      <w:r w:rsidR="00B31691">
        <w:t>.</w:t>
      </w:r>
    </w:p>
    <w:p w14:paraId="3B15C81D" w14:textId="77777777" w:rsidR="00B31691" w:rsidRPr="00AD3D38" w:rsidRDefault="00B31691" w:rsidP="00B31691">
      <w:pPr>
        <w:spacing w:line="480" w:lineRule="auto"/>
        <w:jc w:val="both"/>
        <w:rPr>
          <w:b/>
        </w:rPr>
      </w:pPr>
      <w:r>
        <w:rPr>
          <w:b/>
        </w:rPr>
        <w:t xml:space="preserve">1.7.2 </w:t>
      </w:r>
      <w:r w:rsidR="002C6723">
        <w:rPr>
          <w:b/>
        </w:rPr>
        <w:t>Protease Inhibitors (PI</w:t>
      </w:r>
      <w:r w:rsidRPr="00AD3D38">
        <w:rPr>
          <w:b/>
        </w:rPr>
        <w:t>)</w:t>
      </w:r>
    </w:p>
    <w:p w14:paraId="4DAAE038" w14:textId="77777777" w:rsidR="00B31691" w:rsidRPr="00B22EAC" w:rsidRDefault="00B31691" w:rsidP="00B31691">
      <w:pPr>
        <w:spacing w:line="480" w:lineRule="auto"/>
        <w:jc w:val="both"/>
        <w:rPr>
          <w:b/>
        </w:rPr>
      </w:pPr>
      <w:commentRangeStart w:id="23"/>
      <w:r>
        <w:t xml:space="preserve">Generally, protease inhibitors are added to second line ART therapy following failure of first line therapy </w:t>
      </w:r>
      <w:commentRangeEnd w:id="23"/>
      <w:r w:rsidR="004F6708">
        <w:rPr>
          <w:rStyle w:val="CommentReference"/>
        </w:rPr>
        <w:commentReference w:id="23"/>
      </w:r>
      <w:r w:rsidR="00275531">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471A00">
        <w:instrText xml:space="preserve"> ADDIN EN.CITE </w:instrText>
      </w:r>
      <w:r w:rsidR="00275531">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471A00">
        <w:instrText xml:space="preserve"> ADDIN EN.CITE.DATA </w:instrText>
      </w:r>
      <w:r w:rsidR="00275531">
        <w:fldChar w:fldCharType="end"/>
      </w:r>
      <w:r w:rsidR="00275531">
        <w:fldChar w:fldCharType="separate"/>
      </w:r>
      <w:r>
        <w:rPr>
          <w:noProof/>
        </w:rPr>
        <w:t>(Pujades-Rodriguez et al., 2008)</w:t>
      </w:r>
      <w:r w:rsidR="00275531">
        <w:fldChar w:fldCharType="end"/>
      </w:r>
      <w:r>
        <w:t xml:space="preserve">. Protease Inhibitors interfere with cleavage of </w:t>
      </w:r>
      <w:r w:rsidRPr="00A534DD">
        <w:rPr>
          <w:i/>
        </w:rPr>
        <w:t>gag</w:t>
      </w:r>
      <w:r>
        <w:t>-</w:t>
      </w:r>
      <w:r w:rsidRPr="00A534DD">
        <w:rPr>
          <w:i/>
        </w:rPr>
        <w:t>pol</w:t>
      </w:r>
      <w:r>
        <w:t xml:space="preserve"> polypeptide </w:t>
      </w:r>
      <w:r w:rsidR="00275531">
        <w:fldChar w:fldCharType="begin"/>
      </w:r>
      <w:r w:rsidR="00471A00">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275531">
        <w:fldChar w:fldCharType="separate"/>
      </w:r>
      <w:r>
        <w:rPr>
          <w:noProof/>
        </w:rPr>
        <w:t>(Seelmeier et al., 1988)</w:t>
      </w:r>
      <w:r w:rsidR="00275531">
        <w:fldChar w:fldCharType="end"/>
      </w:r>
      <w:r>
        <w:t xml:space="preserve"> as competitive peptidomimetic inhibitors. The hydroxyethylene core in the inhibitors prohibits the cleavage action of the HIV protease enzyme </w:t>
      </w:r>
      <w:r w:rsidR="00275531">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471A00">
        <w:instrText xml:space="preserve"> ADDIN EN.CITE </w:instrText>
      </w:r>
      <w:r w:rsidR="00275531">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471A00">
        <w:instrText xml:space="preserve"> ADDIN EN.CITE.DATA </w:instrText>
      </w:r>
      <w:r w:rsidR="00275531">
        <w:fldChar w:fldCharType="end"/>
      </w:r>
      <w:r w:rsidR="00275531">
        <w:fldChar w:fldCharType="separate"/>
      </w:r>
      <w:r>
        <w:rPr>
          <w:noProof/>
        </w:rPr>
        <w:t>(Vacca et al., 1994; Vacca et al., 1991)</w:t>
      </w:r>
      <w:r w:rsidR="00275531">
        <w:fldChar w:fldCharType="end"/>
      </w:r>
      <w:r>
        <w:t xml:space="preserve">. However, as an adverse side effect, patients consuming the inhibitors have </w:t>
      </w:r>
      <w:r w:rsidRPr="002D21BB">
        <w:t xml:space="preserve">developed </w:t>
      </w:r>
      <w:r w:rsidRPr="002D21BB">
        <w:rPr>
          <w:rStyle w:val="articletext"/>
        </w:rPr>
        <w:t>lipodystrophy and hyperlipidemia</w:t>
      </w:r>
      <w:r>
        <w:rPr>
          <w:rStyle w:val="articletext"/>
        </w:rPr>
        <w:t xml:space="preserve"> </w:t>
      </w:r>
      <w:r w:rsidR="00275531">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471A00">
        <w:rPr>
          <w:rStyle w:val="articletext"/>
        </w:rPr>
        <w:instrText xml:space="preserve"> ADDIN EN.CITE </w:instrText>
      </w:r>
      <w:r w:rsidR="00275531">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471A00">
        <w:rPr>
          <w:rStyle w:val="articletext"/>
        </w:rPr>
        <w:instrText xml:space="preserve"> ADDIN EN.CITE.DATA </w:instrText>
      </w:r>
      <w:r w:rsidR="00275531">
        <w:rPr>
          <w:rStyle w:val="articletext"/>
        </w:rPr>
      </w:r>
      <w:r w:rsidR="00275531">
        <w:rPr>
          <w:rStyle w:val="articletext"/>
        </w:rPr>
        <w:fldChar w:fldCharType="end"/>
      </w:r>
      <w:r w:rsidR="00275531">
        <w:rPr>
          <w:rStyle w:val="articletext"/>
        </w:rPr>
      </w:r>
      <w:r w:rsidR="00275531">
        <w:rPr>
          <w:rStyle w:val="articletext"/>
        </w:rPr>
        <w:fldChar w:fldCharType="separate"/>
      </w:r>
      <w:r>
        <w:rPr>
          <w:rStyle w:val="articletext"/>
          <w:noProof/>
        </w:rPr>
        <w:t>(Carr et al., 2000; Carr et al., 1998a; Carr et al., 1998b, c; Liang et al., 2001; Miller et al., 2000; Tsiodras et al., 2000)</w:t>
      </w:r>
      <w:r w:rsidR="00275531">
        <w:rPr>
          <w:rStyle w:val="articletext"/>
        </w:rPr>
        <w:fldChar w:fldCharType="end"/>
      </w:r>
      <w:r>
        <w:rPr>
          <w:rStyle w:val="articletext"/>
        </w:rPr>
        <w:t xml:space="preserve">. </w:t>
      </w:r>
      <w:r w:rsidRPr="008C436D">
        <w:t xml:space="preserve"> </w:t>
      </w:r>
      <w:r w:rsidR="002C6723">
        <w:t>The list of protease inhibitors is show in Table 1.1</w:t>
      </w:r>
      <w:r>
        <w:t>.</w:t>
      </w:r>
    </w:p>
    <w:p w14:paraId="2F689C76" w14:textId="77777777" w:rsidR="00B31691" w:rsidRPr="00ED19D6" w:rsidRDefault="00B31691" w:rsidP="00B31691">
      <w:pPr>
        <w:spacing w:line="480" w:lineRule="auto"/>
        <w:jc w:val="both"/>
        <w:rPr>
          <w:rStyle w:val="articletext"/>
        </w:rPr>
      </w:pPr>
      <w:r>
        <w:rPr>
          <w:rStyle w:val="articletext"/>
          <w:b/>
        </w:rPr>
        <w:t xml:space="preserve">1.7.3 </w:t>
      </w:r>
      <w:r w:rsidRPr="00ED19D6">
        <w:rPr>
          <w:rStyle w:val="articletext"/>
          <w:b/>
        </w:rPr>
        <w:t>Integrase Inhibitors</w:t>
      </w:r>
    </w:p>
    <w:p w14:paraId="5B4725B8" w14:textId="534558A0" w:rsidR="00B31691" w:rsidRDefault="00B31691" w:rsidP="00B31691">
      <w:pPr>
        <w:spacing w:line="480" w:lineRule="auto"/>
        <w:jc w:val="both"/>
      </w:pPr>
      <w:commentRangeStart w:id="24"/>
      <w:r>
        <w:t xml:space="preserve">Although </w:t>
      </w:r>
      <w:del w:id="25" w:author="Simon Travers" w:date="2013-08-29T14:25:00Z">
        <w:r w:rsidDel="004F6708">
          <w:delText xml:space="preserve">the </w:delText>
        </w:r>
      </w:del>
      <w:r>
        <w:t xml:space="preserve">anti retroviral therapy </w:t>
      </w:r>
      <w:del w:id="26" w:author="Simon Travers" w:date="2013-08-29T14:25:00Z">
        <w:r w:rsidDel="004F6708">
          <w:delText xml:space="preserve">could </w:delText>
        </w:r>
      </w:del>
      <w:ins w:id="27" w:author="Simon Travers" w:date="2013-08-29T14:25:00Z">
        <w:r w:rsidR="004F6708">
          <w:t xml:space="preserve">can </w:t>
        </w:r>
      </w:ins>
      <w:r>
        <w:t xml:space="preserve">suppress </w:t>
      </w:r>
      <w:del w:id="28" w:author="Simon Travers" w:date="2013-08-29T14:25:00Z">
        <w:r w:rsidDel="004F6708">
          <w:delText xml:space="preserve">the </w:delText>
        </w:r>
      </w:del>
      <w:r>
        <w:t xml:space="preserve">viral replication, they are expensive, can lead to multiple drug resistance and, thus, require high levels of adherence </w:t>
      </w:r>
      <w:r w:rsidR="00275531">
        <w:fldChar w:fldCharType="begin"/>
      </w:r>
      <w:r w:rsidR="00471A00">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rsidR="00275531">
        <w:fldChar w:fldCharType="separate"/>
      </w:r>
      <w:r>
        <w:rPr>
          <w:noProof/>
        </w:rPr>
        <w:t>(Cohen, 2002)</w:t>
      </w:r>
      <w:r w:rsidR="00275531">
        <w:fldChar w:fldCharType="end"/>
      </w:r>
      <w:r>
        <w:t xml:space="preserve">. These necessitate alternative drugs that target the third enzyme, the integrase. </w:t>
      </w:r>
      <w:commentRangeEnd w:id="24"/>
      <w:r w:rsidR="004F6708">
        <w:rPr>
          <w:rStyle w:val="CommentReference"/>
        </w:rPr>
        <w:commentReference w:id="24"/>
      </w:r>
      <w:r>
        <w:t xml:space="preserve">The feasibility and efficacy of integrase inhibitors have been tested in Rhesus Macaques </w:t>
      </w:r>
      <w:r w:rsidR="00275531">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471A00">
        <w:instrText xml:space="preserve"> ADDIN EN.CITE </w:instrText>
      </w:r>
      <w:r w:rsidR="00275531">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471A00">
        <w:instrText xml:space="preserve"> ADDIN EN.CITE.DATA </w:instrText>
      </w:r>
      <w:r w:rsidR="00275531">
        <w:fldChar w:fldCharType="end"/>
      </w:r>
      <w:r w:rsidR="00275531">
        <w:fldChar w:fldCharType="separate"/>
      </w:r>
      <w:r w:rsidR="003A186E">
        <w:rPr>
          <w:noProof/>
        </w:rPr>
        <w:t>(Hazuda et al., 2004)</w:t>
      </w:r>
      <w:r w:rsidR="00275531">
        <w:fldChar w:fldCharType="end"/>
      </w:r>
      <w:r>
        <w:t xml:space="preserve">. Most of the integrase inhibitors target strand transfer function of the enzyme </w:t>
      </w:r>
      <w:r w:rsidR="00275531">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471A00">
        <w:instrText xml:space="preserve"> ADDIN EN.CITE </w:instrText>
      </w:r>
      <w:r w:rsidR="00275531">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471A00">
        <w:instrText xml:space="preserve"> ADDIN EN.CITE.DATA </w:instrText>
      </w:r>
      <w:r w:rsidR="00275531">
        <w:fldChar w:fldCharType="end"/>
      </w:r>
      <w:r w:rsidR="00275531">
        <w:fldChar w:fldCharType="separate"/>
      </w:r>
      <w:r>
        <w:rPr>
          <w:noProof/>
        </w:rPr>
        <w:t>(Bera et al., 2011; Espeseth et al., 2000; Hazuda et al., 2000; McColl and Chen, 2010; Pannecouque et al., 2002)</w:t>
      </w:r>
      <w:r w:rsidR="00275531">
        <w:fldChar w:fldCharType="end"/>
      </w:r>
      <w:r>
        <w:t xml:space="preserve">. X-ray structure of the integrase enzyme has revealed the active site model of the enzyme complexes with the DNA </w:t>
      </w:r>
      <w:r w:rsidR="00275531">
        <w:fldChar w:fldCharType="begin"/>
      </w:r>
      <w:r w:rsidR="00471A00">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275531">
        <w:fldChar w:fldCharType="separate"/>
      </w:r>
      <w:r>
        <w:rPr>
          <w:noProof/>
        </w:rPr>
        <w:t>(Chen et al., 2008)</w:t>
      </w:r>
      <w:r w:rsidR="00275531">
        <w:fldChar w:fldCharType="end"/>
      </w:r>
      <w:r>
        <w:t xml:space="preserve">. </w:t>
      </w:r>
      <w:r w:rsidR="00BC3844">
        <w:t xml:space="preserve">The only integrase inhibitor showing promising anti retroviral effect through animal model is </w:t>
      </w:r>
      <w:r>
        <w:t>Raltegravir</w:t>
      </w:r>
      <w:r w:rsidR="00BC3844">
        <w:t xml:space="preserve"> and is currently in clinical trials (reviewed in </w:t>
      </w:r>
      <w:r w:rsidR="00275531">
        <w:fldChar w:fldCharType="begin"/>
      </w:r>
      <w:r w:rsidR="00471A00">
        <w:instrText xml:space="preserve"> ADDIN EN.CITE &lt;EndNote&gt;&lt;Cite&gt;&lt;Author&gt;Ammaranond&lt;/Author&gt;&lt;Year&gt;2012&lt;/Year&gt;&lt;RecNum&gt;245&lt;/RecNum&gt;&lt;record&gt;&lt;rec-number&gt;245&lt;/rec-number&gt;&lt;foreign-keys&gt;&lt;key app="EN" db-id="fp25zzvrxrd9vke5zxqp9stbssprwstvdddz"&gt;245&lt;/key&gt;&lt;/foreign-keys&gt;&lt;ref-type name="Journal Article"&gt;17&lt;/ref-type&gt;&lt;contributors&gt;&lt;authors&gt;&lt;author&gt;Ammaranond, Palanee&lt;/author&gt;&lt;author&gt;Sanguansittianan, Sayompoo&lt;/author&gt;&lt;/authors&gt;&lt;/contributors&gt;&lt;auth-address&gt;http://onlinelibrary.wiley.com/doi/10.1111/j.1472-8206.2011.01009.x/abstract&lt;/auth-address&gt;&lt;titles&gt;&lt;title&gt;Mechanism of HIV antiretroviral drugs progress toward drug resistance&lt;/title&gt;&lt;secondary-title&gt;Fundamental &amp;amp; Clinical Pharmacology&lt;/secondary-title&gt;&lt;/titles&gt;&lt;pages&gt;146–161&lt;/pages&gt;&lt;volume&gt;26&lt;/volume&gt;&lt;number&gt;1&lt;/number&gt;&lt;dates&gt;&lt;year&gt;2012&lt;/year&gt;&lt;/dates&gt;&lt;isbn&gt;1472-8206&lt;/isbn&gt;&lt;label&gt;ammaranond_mechanism_2012&lt;/label&gt;&lt;urls&gt;&lt;related-urls&gt;&lt;url&gt;10.1111/j.1472-8206.2011.01009.x&lt;/url&gt;&lt;/related-urls&gt;&lt;/urls&gt;&lt;/record&gt;&lt;/Cite&gt;&lt;/EndNote&gt;</w:instrText>
      </w:r>
      <w:r w:rsidR="00275531">
        <w:fldChar w:fldCharType="separate"/>
      </w:r>
      <w:r w:rsidR="00BC3844">
        <w:rPr>
          <w:noProof/>
        </w:rPr>
        <w:t>(Ammaranond and Sanguansittianan, 2012)</w:t>
      </w:r>
      <w:r w:rsidR="00275531">
        <w:fldChar w:fldCharType="end"/>
      </w:r>
      <w:r w:rsidR="00BC3844">
        <w:t xml:space="preserve">). </w:t>
      </w:r>
    </w:p>
    <w:p w14:paraId="537EEF4A" w14:textId="77777777" w:rsidR="00B31691" w:rsidRPr="0040484E" w:rsidRDefault="00B31691" w:rsidP="00B31691">
      <w:pPr>
        <w:spacing w:line="480" w:lineRule="auto"/>
        <w:jc w:val="both"/>
        <w:rPr>
          <w:b/>
        </w:rPr>
      </w:pPr>
      <w:r w:rsidRPr="0040484E">
        <w:rPr>
          <w:b/>
        </w:rPr>
        <w:t>1.</w:t>
      </w:r>
      <w:r>
        <w:rPr>
          <w:b/>
        </w:rPr>
        <w:t xml:space="preserve">7.4 </w:t>
      </w:r>
      <w:r w:rsidRPr="0040484E">
        <w:rPr>
          <w:b/>
        </w:rPr>
        <w:t>Cell entry inhibitors</w:t>
      </w:r>
    </w:p>
    <w:p w14:paraId="47AED5DB" w14:textId="77777777" w:rsidR="00B31691" w:rsidRPr="00AD3D38" w:rsidRDefault="00B31691" w:rsidP="00B31691">
      <w:pPr>
        <w:spacing w:line="480" w:lineRule="auto"/>
        <w:jc w:val="both"/>
      </w:pPr>
      <w:r>
        <w:t xml:space="preserve">The cell entry inhibitors interfere viral binding or fusion of HIV to a host cell. </w:t>
      </w:r>
      <w:commentRangeStart w:id="29"/>
      <w:r>
        <w:t>These drugs are added to salvage drug regimen for patients showing multiple high anti viral drug resistance</w:t>
      </w:r>
      <w:commentRangeEnd w:id="29"/>
      <w:r w:rsidR="004F6708">
        <w:rPr>
          <w:rStyle w:val="CommentReference"/>
        </w:rPr>
        <w:commentReference w:id="29"/>
      </w:r>
      <w:r>
        <w:t>. Following are the two classes of cell entry inhibitors.</w:t>
      </w:r>
    </w:p>
    <w:p w14:paraId="194F0296" w14:textId="77777777" w:rsidR="00B31691" w:rsidRPr="003B360D" w:rsidRDefault="00B31691" w:rsidP="00B31691">
      <w:pPr>
        <w:pStyle w:val="ListParagraph"/>
        <w:numPr>
          <w:ilvl w:val="0"/>
          <w:numId w:val="6"/>
        </w:numPr>
        <w:spacing w:line="480" w:lineRule="auto"/>
        <w:jc w:val="both"/>
        <w:rPr>
          <w:b/>
        </w:rPr>
      </w:pPr>
      <w:r>
        <w:rPr>
          <w:b/>
        </w:rPr>
        <w:t>CCR5 co receptor antagonist</w:t>
      </w:r>
      <w:r w:rsidRPr="003B360D">
        <w:rPr>
          <w:b/>
        </w:rPr>
        <w:t>:</w:t>
      </w:r>
    </w:p>
    <w:p w14:paraId="0722E7AC" w14:textId="714DA266" w:rsidR="00B31691" w:rsidRDefault="00B31691" w:rsidP="00B31691">
      <w:pPr>
        <w:pStyle w:val="ListParagraph"/>
        <w:spacing w:line="480" w:lineRule="auto"/>
        <w:jc w:val="both"/>
      </w:pPr>
      <w:r>
        <w:t xml:space="preserve">Maraviroc is the only CCR5 antagonist in clinical use </w:t>
      </w:r>
      <w:r w:rsidR="00275531">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471A00">
        <w:instrText xml:space="preserve"> ADDIN EN.CITE </w:instrText>
      </w:r>
      <w:r w:rsidR="00275531">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471A00">
        <w:instrText xml:space="preserve"> ADDIN EN.CITE.DATA </w:instrText>
      </w:r>
      <w:r w:rsidR="00275531">
        <w:fldChar w:fldCharType="end"/>
      </w:r>
      <w:r w:rsidR="00275531">
        <w:fldChar w:fldCharType="separate"/>
      </w:r>
      <w:r>
        <w:rPr>
          <w:noProof/>
        </w:rPr>
        <w:t>(De Clercq, 2005a, b; Fätkenheuer et al., 2005; Rosario et al., 2005; Rosario et al., 2006; Wheeler et al., 2007)</w:t>
      </w:r>
      <w:r w:rsidR="00275531">
        <w:fldChar w:fldCharType="end"/>
      </w:r>
      <w:r>
        <w:t>. It is the only anti retroviral drug that does not target any viral enzyme or protein molecule</w:t>
      </w:r>
      <w:ins w:id="30" w:author="Simon Travers" w:date="2013-08-29T14:27:00Z">
        <w:r w:rsidR="004F6708">
          <w:t xml:space="preserve"> </w:t>
        </w:r>
      </w:ins>
      <w:del w:id="31" w:author="Simon Travers" w:date="2013-08-29T14:27:00Z">
        <w:r w:rsidDel="004F6708">
          <w:delText xml:space="preserve">, </w:delText>
        </w:r>
      </w:del>
      <w:r>
        <w:t>but</w:t>
      </w:r>
      <w:ins w:id="32" w:author="Simon Travers" w:date="2013-08-29T14:27:00Z">
        <w:r w:rsidR="004F6708">
          <w:t>, instead, binds to the</w:t>
        </w:r>
      </w:ins>
      <w:r>
        <w:t xml:space="preserve"> host cell receptor CCR5 </w:t>
      </w:r>
      <w:r w:rsidR="00275531">
        <w:fldChar w:fldCharType="begin"/>
      </w:r>
      <w:r w:rsidR="00471A00">
        <w:instrText xml:space="preserve"> ADDIN EN.CITE &lt;EndNote&gt;&lt;Cite&gt;&lt;Author&gt;Westby&lt;/Author&gt;&lt;Year&gt;2005&lt;/Year&gt;&lt;RecNum&gt;1157&lt;/RecNum&gt;&lt;record&gt;&lt;rec-number&gt;1157&lt;/rec-number&gt;&lt;foreign-keys&gt;&lt;key app="EN" db-id="fp25zzvrxrd9vke5zxqp9stbssprwstvdddz"&gt;1157&lt;/key&gt;&lt;/foreign-keys&gt;&lt;ref-type name="Journal Article"&gt;17&lt;/ref-type&gt;&lt;contributors&gt;&lt;authors&gt;&lt;author&gt;Westby, M.&lt;/author&gt;&lt;author&gt;van der Ryst, E.&lt;/author&gt;&lt;/authors&gt;&lt;/contributors&gt;&lt;auth-address&gt;Pfizer Global R&amp;amp;D, Kent, UK. mike.westby@pfizer.com&lt;/auth-address&gt;&lt;titles&gt;&lt;title&gt;CCR5 antagonists: host-targeted antivirals for the treatment of HIV infection&lt;/title&gt;&lt;secondary-title&gt;Antivir Chem Chemother&lt;/secondary-title&gt;&lt;/titles&gt;&lt;periodical&gt;&lt;full-title&gt;Antivir Chem Chemother&lt;/full-title&gt;&lt;/periodical&gt;&lt;pages&gt;339-54&lt;/pages&gt;&lt;volume&gt;16&lt;/volume&gt;&lt;number&gt;6&lt;/number&gt;&lt;edition&gt;2005/12/07&lt;/edition&gt;&lt;keywords&gt;&lt;keyword&gt;Amides/therapeutic use&lt;/keyword&gt;&lt;keyword&gt;Anti-HIV Agents/therapeutic use&lt;/keyword&gt;&lt;keyword&gt;Antiviral Agents/*therapeutic use&lt;/keyword&gt;&lt;keyword&gt;Clinical Trials as Topic&lt;/keyword&gt;&lt;keyword&gt;HIV Infections/*drug therapy&lt;/keyword&gt;&lt;keyword&gt;HIV-1/drug effects&lt;/keyword&gt;&lt;keyword&gt;Humans&lt;/keyword&gt;&lt;keyword&gt;Quaternary Ammonium Compounds/therapeutic use&lt;/keyword&gt;&lt;keyword&gt;Receptors, CCR5/*antagonists &amp;amp; inhibitors&lt;/keyword&gt;&lt;/keywords&gt;&lt;dates&gt;&lt;year&gt;2005&lt;/year&gt;&lt;/dates&gt;&lt;isbn&gt;0956-3202 (Print)&amp;#xD;0956-3202 (Linking)&lt;/isbn&gt;&lt;accession-num&gt;16329283&lt;/accession-num&gt;&lt;urls&gt;&lt;related-urls&gt;&lt;url&gt;http://www.ncbi.nlm.nih.gov/entrez/query.fcgi?cmd=Retrieve&amp;amp;db=PubMed&amp;amp;dopt=Citation&amp;amp;list_uids=16329283&lt;/url&gt;&lt;/related-urls&gt;&lt;/urls&gt;&lt;language&gt;eng&lt;/language&gt;&lt;/record&gt;&lt;/Cite&gt;&lt;/EndNote&gt;</w:instrText>
      </w:r>
      <w:r w:rsidR="00275531">
        <w:fldChar w:fldCharType="separate"/>
      </w:r>
      <w:r>
        <w:rPr>
          <w:noProof/>
        </w:rPr>
        <w:t>(Westby and van der Ryst, 2005)</w:t>
      </w:r>
      <w:r w:rsidR="00275531">
        <w:fldChar w:fldCharType="end"/>
      </w:r>
      <w:r>
        <w:t xml:space="preserve">. </w:t>
      </w:r>
      <w:commentRangeStart w:id="33"/>
      <w:r>
        <w:t>Binding of CCR5 antagonist renders unavailability of the co receptor for HIV gp120 binding, thereby preventing the viral entry in to the cell</w:t>
      </w:r>
      <w:commentRangeEnd w:id="33"/>
      <w:r w:rsidR="004F6708">
        <w:rPr>
          <w:rStyle w:val="CommentReference"/>
        </w:rPr>
        <w:commentReference w:id="33"/>
      </w:r>
      <w:r>
        <w:t xml:space="preserve"> </w:t>
      </w:r>
      <w:r w:rsidR="00275531">
        <w:fldChar w:fldCharType="begin"/>
      </w:r>
      <w:r w:rsidR="00471A00">
        <w:instrText xml:space="preserve"> ADDIN EN.CITE &lt;EndNote&gt;&lt;Cite&gt;&lt;Author&gt;Fätkenheuer&lt;/Author&gt;&lt;Year&gt;2005&lt;/Year&gt;&lt;RecNum&gt;335&lt;/RecNum&gt;&lt;record&gt;&lt;rec-number&gt;335&lt;/rec-number&gt;&lt;foreign-keys&gt;&lt;key app="EN" db-id="fp25zzvrxrd9vke5zxqp9stbssprwstvdddz"&gt;335&lt;/key&gt;&lt;/foreign-keys&gt;&lt;ref-type name="Journal Article"&gt;17&lt;/ref-type&gt;&lt;contributors&gt;&lt;authors&gt;&lt;author&gt;Fätkenheuer, Gerd&lt;/author&gt;&lt;author&gt;Pozniak, Anton L.&lt;/author&gt;&lt;author&gt;Johnson, Margaret A.&lt;/author&gt;&lt;author&gt;Plettenberg, Andreas&lt;/author&gt;&lt;author&gt;Staszewski, Schlomo&lt;/author&gt;&lt;author&gt;Hoepelman, Andy I. M.&lt;/author&gt;&lt;author&gt;Saag, Michael S.&lt;/author&gt;&lt;author&gt;Goebel, Frank D.&lt;/author&gt;&lt;author&gt;Rockstroh, Jürgen K.&lt;/author&gt;&lt;author&gt;Dezube, Bruce J.&lt;/author&gt;&lt;author&gt;Jenkins, Tim M.&lt;/author&gt;&lt;author&gt;Medhurst, Christine&lt;/author&gt;&lt;author&gt;Sullivan, John F.&lt;/author&gt;&lt;author&gt;Ridgway, Caroline&lt;/author&gt;&lt;author&gt;Abel, Samantha&lt;/author&gt;&lt;author&gt;James, Ian T.&lt;/author&gt;&lt;author&gt;Youle, Mike&lt;/author&gt;&lt;author&gt;van der Ryst, Elna&lt;/author&gt;&lt;/authors&gt;&lt;/contributors&gt;&lt;auth-address&gt;http://www.nature.com.libgate.library.nuigalway.ie/nm/journal/v11/n11/abs/nm1319.html&lt;/auth-address&gt;&lt;titles&gt;&lt;title&gt;Efficacy of short-term monotherapy with maraviroc, a new CCR5 antagonist, in patients infected with HIV-1&lt;/title&gt;&lt;secondary-title&gt;Nature Medicine&lt;/secondary-title&gt;&lt;/titles&gt;&lt;pages&gt;1170-1172&lt;/pages&gt;&lt;volume&gt;11&lt;/volume&gt;&lt;number&gt;11&lt;/number&gt;&lt;dates&gt;&lt;year&gt;2005&lt;/year&gt;&lt;pub-dates&gt;&lt;date&gt;November&lt;/date&gt;&lt;/pub-dates&gt;&lt;/dates&gt;&lt;isbn&gt;1078-8956&lt;/isbn&gt;&lt;label&gt;fatkenheuer_efficacy_2005&lt;/label&gt;&lt;urls&gt;&lt;related-urls&gt;&lt;url&gt;10.1038/nm1319&lt;/url&gt;&lt;/related-urls&gt;&lt;/urls&gt;&lt;/record&gt;&lt;/Cite&gt;&lt;/EndNote&gt;</w:instrText>
      </w:r>
      <w:r w:rsidR="00275531">
        <w:fldChar w:fldCharType="separate"/>
      </w:r>
      <w:r w:rsidR="00364D5B">
        <w:rPr>
          <w:noProof/>
        </w:rPr>
        <w:t>(Fätkenheuer et al., 2005)</w:t>
      </w:r>
      <w:r w:rsidR="00275531">
        <w:fldChar w:fldCharType="end"/>
      </w:r>
      <w:r>
        <w:t xml:space="preserve">. </w:t>
      </w:r>
      <w:commentRangeStart w:id="34"/>
      <w:r>
        <w:t>However, it is important for HIV tropism test before administrating this drug, as the drug is ineffective against CXCR4 co receptor using viruses</w:t>
      </w:r>
      <w:commentRangeEnd w:id="34"/>
      <w:r w:rsidR="00286F21">
        <w:rPr>
          <w:rStyle w:val="CommentReference"/>
        </w:rPr>
        <w:commentReference w:id="34"/>
      </w:r>
      <w:r w:rsidR="00364D5B">
        <w:t xml:space="preserve"> </w:t>
      </w:r>
      <w:r w:rsidR="00275531">
        <w:fldChar w:fldCharType="begin"/>
      </w:r>
      <w:r w:rsidR="00471A00">
        <w:instrText xml:space="preserve"> ADDIN EN.CITE &lt;EndNote&gt;&lt;Cite&gt;&lt;Author&gt;Raymond&lt;/Author&gt;&lt;Year&gt;2010&lt;/Year&gt;&lt;RecNum&gt;1176&lt;/RecNum&gt;&lt;record&gt;&lt;rec-number&gt;1176&lt;/rec-number&gt;&lt;foreign-keys&gt;&lt;key app="EN" db-id="fp25zzvrxrd9vke5zxqp9stbssprwstvdddz"&gt;1176&lt;/key&gt;&lt;/foreign-keys&gt;&lt;ref-type name="Journal Article"&gt;17&lt;/ref-type&gt;&lt;contributors&gt;&lt;authors&gt;&lt;author&gt;Raymond, S.&lt;/author&gt;&lt;author&gt;Delobel, P.&lt;/author&gt;&lt;author&gt;Mavigner, M.&lt;/author&gt;&lt;author&gt;Cazabat, M.&lt;/author&gt;&lt;author&gt;Encinas, S.&lt;/author&gt;&lt;author&gt;Souyris, C.&lt;/author&gt;&lt;author&gt;Bruel, P.&lt;/author&gt;&lt;author&gt;Sandres-Saune, K.&lt;/author&gt;&lt;author&gt;Marchou, B.&lt;/author&gt;&lt;author&gt;Massip, P.&lt;/author&gt;&lt;author&gt;Izopet, J.&lt;/author&gt;&lt;/authors&gt;&lt;/contributors&gt;&lt;auth-address&gt;INSERM, U563 Toulouse, Toulouse, France.&lt;/auth-address&gt;&lt;titles&gt;&lt;title&gt;CXCR4-using viruses in plasma and peripheral blood mononuclear cells during primary HIV-1 infection and impact on disease progression&lt;/title&gt;&lt;secondary-title&gt;AIDS&lt;/secondary-title&gt;&lt;/titles&gt;&lt;periodical&gt;&lt;full-title&gt;AIDS&lt;/full-title&gt;&lt;/periodical&gt;&lt;pages&gt;2305-12&lt;/pages&gt;&lt;volume&gt;24&lt;/volume&gt;&lt;number&gt;15&lt;/number&gt;&lt;edition&gt;2010/09/03&lt;/edition&gt;&lt;keywords&gt;&lt;keyword&gt;Adult&lt;/keyword&gt;&lt;keyword&gt;CD4 Lymphocyte Count&lt;/keyword&gt;&lt;keyword&gt;Case-Control Studies&lt;/keyword&gt;&lt;keyword&gt;Disease Progression&lt;/keyword&gt;&lt;keyword&gt;Female&lt;/keyword&gt;&lt;keyword&gt;Genotype&lt;/keyword&gt;&lt;keyword&gt;HIV Infections/genetics/*immunology&lt;/keyword&gt;&lt;keyword&gt;HIV-1/*physiology&lt;/keyword&gt;&lt;keyword&gt;Humans&lt;/keyword&gt;&lt;keyword&gt;Male&lt;/keyword&gt;&lt;keyword&gt;Phenotype&lt;/keyword&gt;&lt;keyword&gt;Receptors, CCR5/genetics/*immunology&lt;/keyword&gt;&lt;keyword&gt;Receptors, CXCR4/genetics/*immunology&lt;/keyword&gt;&lt;keyword&gt;Viral Tropism/*physiology&lt;/keyword&gt;&lt;/keywords&gt;&lt;dates&gt;&lt;year&gt;2010&lt;/year&gt;&lt;pub-dates&gt;&lt;date&gt;Sep 24&lt;/date&gt;&lt;/pub-dates&gt;&lt;/dates&gt;&lt;isbn&gt;1473-5571 (Electronic)&amp;#xD;0269-9370 (Linking)&lt;/isbn&gt;&lt;accession-num&gt;20808203&lt;/accession-num&gt;&lt;urls&gt;&lt;related-urls&gt;&lt;url&gt;http://www.ncbi.nlm.nih.gov/entrez/query.fcgi?cmd=Retrieve&amp;amp;db=PubMed&amp;amp;dopt=Citation&amp;amp;list_uids=20808203&lt;/url&gt;&lt;/related-urls&gt;&lt;/urls&gt;&lt;electronic-resource-num&gt;10.1097/QAD.0b013e32833e50bb&lt;/electronic-resource-num&gt;&lt;language&gt;eng&lt;/language&gt;&lt;/record&gt;&lt;/Cite&gt;&lt;/EndNote&gt;</w:instrText>
      </w:r>
      <w:r w:rsidR="00275531">
        <w:fldChar w:fldCharType="separate"/>
      </w:r>
      <w:r w:rsidR="00364D5B">
        <w:rPr>
          <w:noProof/>
        </w:rPr>
        <w:t>(Raymond et al., 2010)</w:t>
      </w:r>
      <w:r w:rsidR="00275531">
        <w:fldChar w:fldCharType="end"/>
      </w:r>
      <w:r>
        <w:t xml:space="preserve">. </w:t>
      </w:r>
    </w:p>
    <w:p w14:paraId="611E6748" w14:textId="77777777" w:rsidR="00B31691" w:rsidRDefault="00B31691" w:rsidP="00B31691">
      <w:pPr>
        <w:pStyle w:val="ListParagraph"/>
        <w:numPr>
          <w:ilvl w:val="0"/>
          <w:numId w:val="6"/>
        </w:numPr>
        <w:spacing w:line="480" w:lineRule="auto"/>
        <w:jc w:val="both"/>
        <w:rPr>
          <w:b/>
        </w:rPr>
      </w:pPr>
      <w:r w:rsidRPr="009A3EAB">
        <w:rPr>
          <w:b/>
        </w:rPr>
        <w:t>Fusion Inhibitors</w:t>
      </w:r>
    </w:p>
    <w:p w14:paraId="666D1F07" w14:textId="77777777" w:rsidR="00B31691" w:rsidRDefault="00B31691" w:rsidP="00602F4A">
      <w:pPr>
        <w:pStyle w:val="ListParagraph"/>
        <w:spacing w:line="480" w:lineRule="auto"/>
        <w:jc w:val="both"/>
      </w:pPr>
      <w:r>
        <w:t xml:space="preserve">Fusion inhibitor design is based on targeting the heptad regions HR1 or HR2 of gp41 disabling the </w:t>
      </w:r>
      <w:commentRangeStart w:id="35"/>
      <w:r>
        <w:t xml:space="preserve">virus to make fusion pore </w:t>
      </w:r>
      <w:commentRangeEnd w:id="35"/>
      <w:r w:rsidR="00286F21">
        <w:rPr>
          <w:rStyle w:val="CommentReference"/>
        </w:rPr>
        <w:commentReference w:id="35"/>
      </w:r>
      <w:r>
        <w:t xml:space="preserve">(reviewed in </w:t>
      </w:r>
      <w:r w:rsidR="00275531">
        <w:fldChar w:fldCharType="begin"/>
      </w:r>
      <w:r w:rsidR="00471A00">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275531">
        <w:fldChar w:fldCharType="separate"/>
      </w:r>
      <w:r>
        <w:rPr>
          <w:noProof/>
        </w:rPr>
        <w:t>(Baldwin et al., 2003)</w:t>
      </w:r>
      <w:r w:rsidR="00275531">
        <w:fldChar w:fldCharType="end"/>
      </w:r>
      <w:r>
        <w:t xml:space="preserve">). Enfuvirtide </w:t>
      </w:r>
      <w:r w:rsidR="00275531">
        <w:fldChar w:fldCharType="begin"/>
      </w:r>
      <w:r w:rsidR="00471A00">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275531">
        <w:fldChar w:fldCharType="separate"/>
      </w:r>
      <w:r>
        <w:rPr>
          <w:noProof/>
        </w:rPr>
        <w:t>(Duffalo and James, 2003; Poveda et al., 2005)</w:t>
      </w:r>
      <w:r w:rsidR="00275531">
        <w:fldChar w:fldCharType="end"/>
      </w:r>
      <w:r>
        <w:t xml:space="preserve"> is a synthetic peptide, approved for clinical use in 2003 </w:t>
      </w:r>
      <w:r w:rsidR="00275531">
        <w:fldChar w:fldCharType="begin"/>
      </w:r>
      <w:r w:rsidR="00471A00">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275531">
        <w:fldChar w:fldCharType="separate"/>
      </w:r>
      <w:r>
        <w:rPr>
          <w:noProof/>
        </w:rPr>
        <w:t>(Robertson, 2003)</w:t>
      </w:r>
      <w:r w:rsidR="00275531">
        <w:fldChar w:fldCharType="end"/>
      </w:r>
      <w:r>
        <w:t xml:space="preserve">, which can bind to gp41 HR1 region </w:t>
      </w:r>
      <w:r w:rsidR="00275531">
        <w:fldChar w:fldCharType="begin"/>
      </w:r>
      <w:r w:rsidR="00471A00">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275531">
        <w:fldChar w:fldCharType="separate"/>
      </w:r>
      <w:r>
        <w:rPr>
          <w:noProof/>
        </w:rPr>
        <w:t>(Wild et al., 1993)</w:t>
      </w:r>
      <w:r w:rsidR="00275531">
        <w:fldChar w:fldCharType="end"/>
      </w:r>
      <w:r>
        <w:t xml:space="preserve">. </w:t>
      </w:r>
      <w:commentRangeStart w:id="36"/>
      <w:r w:rsidR="00FD05AC">
        <w:t>Emergence of E</w:t>
      </w:r>
      <w:r>
        <w:t xml:space="preserve">nfuvirtide resistant viral strains </w:t>
      </w:r>
      <w:r w:rsidR="00FD05AC">
        <w:t>lead to discontinue its use</w:t>
      </w:r>
      <w:r>
        <w:t xml:space="preserve"> for clinical use </w:t>
      </w:r>
      <w:r w:rsidR="00FD05AC">
        <w:t xml:space="preserve">in 2004 </w:t>
      </w:r>
      <w:r w:rsidR="00275531">
        <w:fldChar w:fldCharType="begin"/>
      </w:r>
      <w:r w:rsidR="00471A00">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rsidR="00275531">
        <w:fldChar w:fldCharType="separate"/>
      </w:r>
      <w:r>
        <w:rPr>
          <w:noProof/>
        </w:rPr>
        <w:t>(Briz et al., 2006; Melby et al., 2007)</w:t>
      </w:r>
      <w:r w:rsidR="00275531">
        <w:fldChar w:fldCharType="end"/>
      </w:r>
      <w:commentRangeEnd w:id="36"/>
      <w:r w:rsidR="00286F21">
        <w:rPr>
          <w:rStyle w:val="CommentReference"/>
        </w:rPr>
        <w:commentReference w:id="36"/>
      </w:r>
      <w:r>
        <w:t xml:space="preserve">. Sifuvirtide is another HIV fusion inhibitor peptide under research </w:t>
      </w:r>
      <w:r w:rsidR="00275531">
        <w:fldChar w:fldCharType="begin"/>
      </w:r>
      <w:r w:rsidR="00471A00">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275531">
        <w:fldChar w:fldCharType="separate"/>
      </w:r>
      <w:r>
        <w:rPr>
          <w:noProof/>
        </w:rPr>
        <w:t>(Wang et al., 2009)</w:t>
      </w:r>
      <w:r w:rsidR="00275531">
        <w:fldChar w:fldCharType="end"/>
      </w:r>
      <w:r>
        <w:t>.</w:t>
      </w:r>
    </w:p>
    <w:p w14:paraId="034C42A3" w14:textId="77777777" w:rsidR="00EF37CB" w:rsidRDefault="00B31691" w:rsidP="004D66BF">
      <w:pPr>
        <w:pStyle w:val="Heading3"/>
      </w:pPr>
      <w:r>
        <w:t>1.8</w:t>
      </w:r>
      <w:r w:rsidR="00686D73">
        <w:t xml:space="preserve"> </w:t>
      </w:r>
      <w:r w:rsidR="00EF37CB">
        <w:t xml:space="preserve">HIV </w:t>
      </w:r>
      <w:commentRangeStart w:id="37"/>
      <w:r w:rsidR="00EF37CB">
        <w:t>Treatment</w:t>
      </w:r>
      <w:commentRangeEnd w:id="37"/>
      <w:r w:rsidR="00A344AC">
        <w:rPr>
          <w:rStyle w:val="CommentReference"/>
          <w:rFonts w:asciiTheme="minorHAnsi" w:eastAsiaTheme="minorEastAsia" w:hAnsiTheme="minorHAnsi" w:cstheme="minorBidi"/>
          <w:b w:val="0"/>
          <w:bCs w:val="0"/>
          <w:color w:val="auto"/>
        </w:rPr>
        <w:commentReference w:id="37"/>
      </w:r>
    </w:p>
    <w:p w14:paraId="1FA51AB1" w14:textId="77777777" w:rsidR="00EF37CB" w:rsidRDefault="00EF37CB" w:rsidP="00EF37CB"/>
    <w:p w14:paraId="1BFDC9FA" w14:textId="5E507525" w:rsidR="00C941D8" w:rsidRDefault="00097B69" w:rsidP="008557C6">
      <w:pPr>
        <w:spacing w:line="480" w:lineRule="auto"/>
        <w:jc w:val="both"/>
      </w:pPr>
      <w:r>
        <w:t xml:space="preserve">The World Health Organization (WHO) has produced </w:t>
      </w:r>
      <w:r w:rsidR="006B3298">
        <w:t xml:space="preserve">year </w:t>
      </w:r>
      <w:r>
        <w:t xml:space="preserve">2013 </w:t>
      </w:r>
      <w:r w:rsidR="005544D7">
        <w:t xml:space="preserve">clinical </w:t>
      </w:r>
      <w:r>
        <w:t xml:space="preserve">guideline </w:t>
      </w:r>
      <w:r w:rsidR="006B3298">
        <w:t>(</w:t>
      </w:r>
      <w:hyperlink r:id="rId20" w:history="1">
        <w:r w:rsidR="006B3298" w:rsidRPr="008961FC">
          <w:rPr>
            <w:rStyle w:val="Hyperlink"/>
          </w:rPr>
          <w:t>http://www.who.int/hiv/pub/guidelines/arv2013/art/en/index.html</w:t>
        </w:r>
      </w:hyperlink>
      <w:r w:rsidR="006B3298">
        <w:t xml:space="preserve">) </w:t>
      </w:r>
      <w:r>
        <w:t xml:space="preserve">for HIV treatment. </w:t>
      </w:r>
      <w:r w:rsidR="001D733F">
        <w:t>From the treatment point of view, the guideline has grouped HIV infected people as Adult,</w:t>
      </w:r>
      <w:r w:rsidR="00C95C4F">
        <w:t xml:space="preserve"> pregnant and breast feeding wo</w:t>
      </w:r>
      <w:r w:rsidR="001D733F">
        <w:t>men, children less than 3 years old, children 3 or more</w:t>
      </w:r>
      <w:r w:rsidR="00C941D8">
        <w:t xml:space="preserve"> years old and HIV people co-infected with other diseases. Regardless of the grouping, the guideline </w:t>
      </w:r>
      <w:r w:rsidR="001D733F">
        <w:t xml:space="preserve">recommends treatment initiation to all confirmed HIV infected people with CD+ cell count less </w:t>
      </w:r>
      <w:ins w:id="38" w:author="Simon Travers" w:date="2013-08-29T14:29:00Z">
        <w:r w:rsidR="004D4525">
          <w:t xml:space="preserve">than </w:t>
        </w:r>
      </w:ins>
      <w:r w:rsidR="001D733F">
        <w:t>or equal to 350 per mm</w:t>
      </w:r>
      <w:r w:rsidR="001D733F" w:rsidRPr="001D733F">
        <w:rPr>
          <w:vertAlign w:val="superscript"/>
        </w:rPr>
        <w:t>3</w:t>
      </w:r>
      <w:r w:rsidR="001D733F">
        <w:t>.</w:t>
      </w:r>
      <w:r w:rsidR="00FA0971">
        <w:t xml:space="preserve"> However, in resource poor settings, where laboratory tests for CD+ count may not be feasible, WHO clinical stages should be used as a guide for treatment initiation </w:t>
      </w:r>
      <w:r w:rsidR="00275531">
        <w:fldChar w:fldCharType="begin"/>
      </w:r>
      <w:r w:rsidR="00471A00">
        <w:instrText xml:space="preserve"> ADDIN EN.CITE &lt;EndNote&gt;&lt;Cite&gt;&lt;Author&gt;Weinberg&lt;/Author&gt;&lt;RecNum&gt;1161&lt;/RecNum&gt;&lt;record&gt;&lt;rec-number&gt;1161&lt;/rec-number&gt;&lt;foreign-keys&gt;&lt;key app="EN" db-id="fp25zzvrxrd9vke5zxqp9stbssprwstvdddz"&gt;1161&lt;/key&gt;&lt;/foreign-keys&gt;&lt;ref-type name="Journal Article"&gt;17&lt;/ref-type&gt;&lt;contributors&gt;&lt;authors&gt;&lt;author&gt;Weinberg, J. L.&lt;/author&gt;&lt;author&gt;Kovarik, C. L.&lt;/author&gt;&lt;/authors&gt;&lt;/contributors&gt;&lt;auth-address&gt;MD/master of bioethics dual-degree candidate at the University of Pennsylvania in Philadelphia and will complete both degrees by May 2010. She has traveled to Botswana, Thailand, the Czech Republic, Slovakia, Turkey, and Croatia to participate in international health outreach efforts and community service projects.&lt;/auth-address&gt;&lt;titles&gt;&lt;title&gt;The WHO Clinical Staging System for HIV/AIDS&lt;/title&gt;&lt;secondary-title&gt;Virtual Mentor&lt;/secondary-title&gt;&lt;/titles&gt;&lt;periodical&gt;&lt;full-title&gt;Virtual Mentor&lt;/full-title&gt;&lt;/periodical&gt;&lt;pages&gt;202-6&lt;/pages&gt;&lt;volume&gt;12&lt;/volume&gt;&lt;number&gt;3&lt;/number&gt;&lt;edition&gt;2010/01/01&lt;/edition&gt;&lt;dates&gt;&lt;year&gt;2010&lt;/year&gt;&lt;/dates&gt;&lt;isbn&gt;1937-7010 (Electronic)&amp;#xD;1937-7010 (Linking)&lt;/isbn&gt;&lt;accession-num&gt;23140869&lt;/accession-num&gt;&lt;urls&gt;&lt;related-urls&gt;&lt;url&gt;http://www.ncbi.nlm.nih.gov/entrez/query.fcgi?cmd=Retrieve&amp;amp;db=PubMed&amp;amp;dopt=Citation&amp;amp;list_uids=23140869&lt;/url&gt;&lt;/related-urls&gt;&lt;/urls&gt;&lt;electronic-resource-num&gt;virtualmentor.2010.12.3.cprl1-1003 [pii]&amp;#xD;10.1001/virtualmentor.2010.12.3.cprl1-1003&lt;/electronic-resource-num&gt;&lt;language&gt;eng&lt;/language&gt;&lt;/record&gt;&lt;/Cite&gt;&lt;/EndNote&gt;</w:instrText>
      </w:r>
      <w:r w:rsidR="00275531">
        <w:fldChar w:fldCharType="separate"/>
      </w:r>
      <w:r w:rsidR="00FA0971">
        <w:rPr>
          <w:noProof/>
        </w:rPr>
        <w:t>(Weinberg and Kovarik, 2010)</w:t>
      </w:r>
      <w:r w:rsidR="00275531">
        <w:fldChar w:fldCharType="end"/>
      </w:r>
      <w:r w:rsidR="00FA0971">
        <w:t>.</w:t>
      </w:r>
    </w:p>
    <w:p w14:paraId="723A45D9" w14:textId="77777777" w:rsidR="00450C93" w:rsidRDefault="00880733" w:rsidP="008557C6">
      <w:pPr>
        <w:spacing w:line="480" w:lineRule="auto"/>
        <w:jc w:val="both"/>
      </w:pPr>
      <w:commentRangeStart w:id="39"/>
      <w:r>
        <w:t>A</w:t>
      </w:r>
      <w:r w:rsidR="00C95C4F">
        <w:t xml:space="preserve">ccording to the WHO consolidated anti retroviral guideline recommendation for HIV treatment, a combination of three </w:t>
      </w:r>
      <w:r>
        <w:t>reverse transcriptase inhibitors (2 NRTIs + 1 NNRTI)</w:t>
      </w:r>
      <w:r w:rsidR="00C95C4F">
        <w:t xml:space="preserve"> are used</w:t>
      </w:r>
      <w:r w:rsidR="000E3DD3">
        <w:t xml:space="preserve"> as first line therapy</w:t>
      </w:r>
      <w:commentRangeEnd w:id="39"/>
      <w:r w:rsidR="004D4525">
        <w:rPr>
          <w:rStyle w:val="CommentReference"/>
        </w:rPr>
        <w:commentReference w:id="39"/>
      </w:r>
      <w:r w:rsidR="00C95C4F">
        <w:t>.</w:t>
      </w:r>
      <w:r w:rsidR="005669F2">
        <w:t xml:space="preserve"> A</w:t>
      </w:r>
      <w:r w:rsidR="00FD05AC">
        <w:t>ddition of</w:t>
      </w:r>
      <w:r w:rsidR="005669F2">
        <w:t xml:space="preserve"> </w:t>
      </w:r>
      <w:r>
        <w:t>protease inhibitor</w:t>
      </w:r>
      <w:r w:rsidR="005669F2">
        <w:t xml:space="preserve"> is recommended for children below 3 years old.</w:t>
      </w:r>
      <w:r>
        <w:t xml:space="preserve"> On virologic failure to first line, second line drug regimen containing 2 NRTIs and a ritonavir boosted protease inhibitor is recommended. Following failure to second line therapy, a new drug class –</w:t>
      </w:r>
      <w:r w:rsidR="00450C93">
        <w:t xml:space="preserve"> integrase inh</w:t>
      </w:r>
      <w:r>
        <w:t>ibitor is introduced in third line therapy along with a reverse transcriptase and a protease inhibitor.</w:t>
      </w:r>
    </w:p>
    <w:p w14:paraId="4096815B" w14:textId="77777777" w:rsidR="003E50F3" w:rsidRPr="009602C4" w:rsidRDefault="00450C93" w:rsidP="008557C6">
      <w:pPr>
        <w:spacing w:line="480" w:lineRule="auto"/>
        <w:jc w:val="both"/>
      </w:pPr>
      <w:r>
        <w:t xml:space="preserve">Patients under ART therapy are monitored for effectiveness of the treatment at a defined interval. Laboratory test for viral load should be done for monitoring the treatment response. The viral load of greater than 1000 viral RNA copies/ml </w:t>
      </w:r>
      <w:r w:rsidR="00B31691">
        <w:t xml:space="preserve">blood sample </w:t>
      </w:r>
      <w:r>
        <w:t>indicates virologic failure to the treatment and the patient is recommended to</w:t>
      </w:r>
      <w:r w:rsidR="00054F3B">
        <w:t xml:space="preserve"> switch to new drug regimen</w:t>
      </w:r>
      <w:r w:rsidR="0092232B">
        <w:t xml:space="preserve"> (Figure 1.8)</w:t>
      </w:r>
      <w:r w:rsidR="00054F3B">
        <w:t xml:space="preserve">. If </w:t>
      </w:r>
      <w:r>
        <w:t>viral load test is not feasible</w:t>
      </w:r>
      <w:r w:rsidR="00054F3B">
        <w:t xml:space="preserve"> routinely</w:t>
      </w:r>
      <w:r>
        <w:t>, CD</w:t>
      </w:r>
      <w:r w:rsidR="00054F3B">
        <w:t>4+ count and clinical monitoring need to be used.</w:t>
      </w:r>
    </w:p>
    <w:p w14:paraId="68ED4CB5" w14:textId="77777777" w:rsidR="00F42C48" w:rsidRDefault="00E103AE" w:rsidP="007340F8">
      <w:pPr>
        <w:pStyle w:val="Heading3"/>
      </w:pPr>
      <w:r>
        <w:t xml:space="preserve">1.8 </w:t>
      </w:r>
      <w:r w:rsidR="00F42C48">
        <w:t>HIV Drug Resistance</w:t>
      </w:r>
    </w:p>
    <w:p w14:paraId="72A4B4FC" w14:textId="77777777" w:rsidR="00F42C48" w:rsidRDefault="00F42C48" w:rsidP="00F42C48">
      <w:pPr>
        <w:spacing w:line="480" w:lineRule="auto"/>
      </w:pPr>
    </w:p>
    <w:p w14:paraId="33C023B4" w14:textId="77777777" w:rsidR="00112236" w:rsidRDefault="007F5009" w:rsidP="004C1541">
      <w:pPr>
        <w:spacing w:line="480" w:lineRule="auto"/>
        <w:jc w:val="both"/>
      </w:pPr>
      <w:r>
        <w:t>A</w:t>
      </w:r>
      <w:r w:rsidR="00F42C48">
        <w:t>nti retroviral drug therapy has been successful at controlling HIV replication to low viral</w:t>
      </w:r>
      <w:r w:rsidR="00E114C3">
        <w:t xml:space="preserve"> load within a host </w:t>
      </w:r>
      <w:r w:rsidR="00275531">
        <w:fldChar w:fldCharType="begin"/>
      </w:r>
      <w:r w:rsidR="00471A00">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275531">
        <w:fldChar w:fldCharType="separate"/>
      </w:r>
      <w:r w:rsidR="002B7491">
        <w:rPr>
          <w:noProof/>
        </w:rPr>
        <w:t>(Rosenberg et al., 2000)</w:t>
      </w:r>
      <w:r w:rsidR="00275531">
        <w:fldChar w:fldCharType="end"/>
      </w:r>
      <w:r w:rsidR="00F42C48">
        <w:t xml:space="preserve">. The therapy has been compromised </w:t>
      </w:r>
      <w:r w:rsidR="007C41AD">
        <w:t xml:space="preserve">and threatened for long term sustainability </w:t>
      </w:r>
      <w:r w:rsidR="00F42C48">
        <w:t xml:space="preserve">by the emergence of </w:t>
      </w:r>
      <w:r w:rsidR="00CF42D8">
        <w:t xml:space="preserve">drug </w:t>
      </w:r>
      <w:r w:rsidR="00F42C48">
        <w:t>resistant HIV viral variants</w:t>
      </w:r>
      <w:r w:rsidR="007C41AD">
        <w:t xml:space="preserve"> </w:t>
      </w:r>
      <w:r w:rsidR="00E114C3">
        <w:t xml:space="preserve">(reviewed in </w:t>
      </w:r>
      <w:r w:rsidR="00275531">
        <w:fldChar w:fldCharType="begin"/>
      </w:r>
      <w:r w:rsidR="00471A00">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275531">
        <w:fldChar w:fldCharType="separate"/>
      </w:r>
      <w:r w:rsidR="002B7491">
        <w:rPr>
          <w:noProof/>
        </w:rPr>
        <w:t>(Clavel and Hance, 2004)</w:t>
      </w:r>
      <w:r w:rsidR="00275531">
        <w:fldChar w:fldCharType="end"/>
      </w:r>
      <w:r w:rsidR="00E114C3">
        <w:t>)</w:t>
      </w:r>
      <w:r w:rsidR="00F42C48">
        <w:t xml:space="preserve">. </w:t>
      </w:r>
      <w:r w:rsidR="00655D5D">
        <w:t>HIV mutates spontaneously in every replication cycle</w:t>
      </w:r>
      <w:r w:rsidR="003A4C56">
        <w:t xml:space="preserve"> </w:t>
      </w:r>
      <w:r w:rsidR="00275531">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471A00">
        <w:instrText xml:space="preserve"> ADDIN EN.CITE </w:instrText>
      </w:r>
      <w:r w:rsidR="00275531">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471A00">
        <w:instrText xml:space="preserve"> ADDIN EN.CITE.DATA </w:instrText>
      </w:r>
      <w:r w:rsidR="00275531">
        <w:fldChar w:fldCharType="end"/>
      </w:r>
      <w:r w:rsidR="00275531">
        <w:fldChar w:fldCharType="separate"/>
      </w:r>
      <w:r w:rsidR="003A4C56">
        <w:rPr>
          <w:noProof/>
        </w:rPr>
        <w:t>(di Marzo Veronese et al., 1993; Dumonceaux et al., 1998)</w:t>
      </w:r>
      <w:r w:rsidR="00275531">
        <w:fldChar w:fldCharType="end"/>
      </w:r>
      <w:r w:rsidR="00CF42D8">
        <w:t>; the error prone reverse transcriptase introduces mutations randomly at the rate of 10</w:t>
      </w:r>
      <w:r w:rsidR="00CF42D8" w:rsidRPr="00CF42D8">
        <w:rPr>
          <w:vertAlign w:val="superscript"/>
        </w:rPr>
        <w:t>-5</w:t>
      </w:r>
      <w:r w:rsidR="00CF42D8">
        <w:t xml:space="preserve"> per base per replication cycle </w:t>
      </w:r>
      <w:r w:rsidR="00275531">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
</w:fldData>
        </w:fldChar>
      </w:r>
      <w:r w:rsidR="00471A00">
        <w:instrText xml:space="preserve"> ADDIN EN.CITE </w:instrText>
      </w:r>
      <w:r w:rsidR="00275531">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
</w:fldData>
        </w:fldChar>
      </w:r>
      <w:r w:rsidR="00471A00">
        <w:instrText xml:space="preserve"> ADDIN EN.CITE.DATA </w:instrText>
      </w:r>
      <w:r w:rsidR="00275531">
        <w:fldChar w:fldCharType="end"/>
      </w:r>
      <w:r w:rsidR="00275531">
        <w:fldChar w:fldCharType="separate"/>
      </w:r>
      <w:r w:rsidR="005573A5">
        <w:rPr>
          <w:noProof/>
        </w:rPr>
        <w:t>(Mansky, 1996; Mansky and Temin, 1995)</w:t>
      </w:r>
      <w:r w:rsidR="00275531">
        <w:fldChar w:fldCharType="end"/>
      </w:r>
      <w:r w:rsidR="00F13403">
        <w:t xml:space="preserve">. The accumulation of mutations </w:t>
      </w:r>
      <w:r w:rsidR="006066A0">
        <w:t xml:space="preserve">and viral recombination </w:t>
      </w:r>
      <w:r w:rsidR="00CF42D8">
        <w:t>contribute the most for the emergence of drug resistant variants</w:t>
      </w:r>
      <w:r w:rsidR="005573A5">
        <w:t xml:space="preserve"> (reviewed in </w:t>
      </w:r>
      <w:r w:rsidR="00275531">
        <w:fldChar w:fldCharType="begin">
          <w:fldData xml:space="preserve">PEVuZE5vdGU+PENpdGU+PEF1dGhvcj5NZW7DqW5kZXotQXJpYXM8L0F1dGhvcj48WWVhcj4yMDAy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==
</w:fldData>
        </w:fldChar>
      </w:r>
      <w:r w:rsidR="00471A00">
        <w:instrText xml:space="preserve"> ADDIN EN.CITE </w:instrText>
      </w:r>
      <w:r w:rsidR="00275531">
        <w:fldChar w:fldCharType="begin">
          <w:fldData xml:space="preserve">PEVuZE5vdGU+PENpdGU+PEF1dGhvcj5NZW7DqW5kZXotQXJpYXM8L0F1dGhvcj48WWVhcj4yMDAy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==
</w:fldData>
        </w:fldChar>
      </w:r>
      <w:r w:rsidR="00471A00">
        <w:instrText xml:space="preserve"> ADDIN EN.CITE.DATA </w:instrText>
      </w:r>
      <w:r w:rsidR="00275531">
        <w:fldChar w:fldCharType="end"/>
      </w:r>
      <w:r w:rsidR="00275531">
        <w:fldChar w:fldCharType="separate"/>
      </w:r>
      <w:r w:rsidR="006066A0">
        <w:rPr>
          <w:noProof/>
        </w:rPr>
        <w:t>(Menéndez-Arias, 2002; Smyth et al., 2012; Tebit et al., 2007)</w:t>
      </w:r>
      <w:r w:rsidR="00275531">
        <w:fldChar w:fldCharType="end"/>
      </w:r>
      <w:r w:rsidR="005573A5">
        <w:t>)</w:t>
      </w:r>
      <w:r w:rsidR="00655D5D">
        <w:t xml:space="preserve">. </w:t>
      </w:r>
      <w:r w:rsidR="00754ABC">
        <w:t>In the</w:t>
      </w:r>
      <w:r w:rsidR="00AA5C59">
        <w:t xml:space="preserve"> presence of anti retro viral drugs </w:t>
      </w:r>
      <w:r w:rsidR="00754ABC">
        <w:t xml:space="preserve">the </w:t>
      </w:r>
      <w:r w:rsidR="00655D5D">
        <w:t>HIV variants in the quasispecies</w:t>
      </w:r>
      <w:r w:rsidR="00754ABC">
        <w:t xml:space="preserve"> </w:t>
      </w:r>
      <w:r w:rsidR="006066A0">
        <w:t>get select</w:t>
      </w:r>
      <w:r w:rsidR="00F13403">
        <w:t>ed</w:t>
      </w:r>
      <w:r w:rsidR="00754ABC">
        <w:t xml:space="preserve"> </w:t>
      </w:r>
      <w:r w:rsidR="00275531">
        <w:fldChar w:fldCharType="begin">
          <w:fldData xml:space="preserve">PEVuZE5vdGU+PENpdGU+PEF1dGhvcj5OaWpodWlzPC9BdXRob3I+PFllYXI+MTk5OTwvWWVhcj48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</w:fldData>
        </w:fldChar>
      </w:r>
      <w:r w:rsidR="00471A00">
        <w:instrText xml:space="preserve"> ADDIN EN.CITE </w:instrText>
      </w:r>
      <w:r w:rsidR="00275531">
        <w:fldChar w:fldCharType="begin">
          <w:fldData xml:space="preserve">PEVuZE5vdGU+PENpdGU+PEF1dGhvcj5OaWpodWlzPC9BdXRob3I+PFllYXI+MTk5OTwvWWVhcj48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</w:fldData>
        </w:fldChar>
      </w:r>
      <w:r w:rsidR="00471A00">
        <w:instrText xml:space="preserve"> ADDIN EN.CITE.DATA </w:instrText>
      </w:r>
      <w:r w:rsidR="00275531">
        <w:fldChar w:fldCharType="end"/>
      </w:r>
      <w:r w:rsidR="00275531">
        <w:fldChar w:fldCharType="separate"/>
      </w:r>
      <w:r w:rsidR="00F13403">
        <w:rPr>
          <w:noProof/>
        </w:rPr>
        <w:t>(Leslie et al., 2004; Nijhuis et al., 1999)</w:t>
      </w:r>
      <w:r w:rsidR="00275531">
        <w:fldChar w:fldCharType="end"/>
      </w:r>
      <w:r w:rsidR="00F13403">
        <w:t>. The selected variants</w:t>
      </w:r>
      <w:r w:rsidR="00754ABC">
        <w:t xml:space="preserve"> proliferate to high number in subsequent replication cycles</w:t>
      </w:r>
      <w:r w:rsidR="00655D5D">
        <w:t xml:space="preserve"> </w:t>
      </w:r>
      <w:r w:rsidR="00275531">
        <w:fldChar w:fldCharType="begin"/>
      </w:r>
      <w:r w:rsidR="00471A00">
        <w:instrText xml:space="preserve"> ADDIN EN.CITE &lt;EndNote&gt;&lt;Cite&gt;&lt;Author&gt;Hosseinipour&lt;/Author&gt;&lt;Year&gt;2013&lt;/Year&gt;&lt;RecNum&gt;1167&lt;/RecNum&gt;&lt;record&gt;&lt;rec-number&gt;1167&lt;/rec-number&gt;&lt;foreign-keys&gt;&lt;key app="EN" db-id="fp25zzvrxrd9vke5zxqp9stbssprwstvdddz"&gt;1167&lt;/key&gt;&lt;/foreign-keys&gt;&lt;ref-type name="Journal Article"&gt;17&lt;/ref-type&gt;&lt;contributors&gt;&lt;authors&gt;&lt;author&gt;Hosseinipour, M. C.&lt;/author&gt;&lt;author&gt;Gupta, R. K.&lt;/author&gt;&lt;author&gt;Van Zyl, G.&lt;/author&gt;&lt;author&gt;Eron, J. J.&lt;/author&gt;&lt;author&gt;Nachega, J. B.&lt;/author&gt;&lt;/authors&gt;&lt;/contributors&gt;&lt;auth-address&gt;University of North Carolina Project, Lilongwe, Malawi. mina_hosseinipour@med.unc.edu&lt;/auth-address&gt;&lt;titles&gt;&lt;title&gt;Emergence of HIV drug resistance during first- and second-line antiretroviral therapy in resource-limited settings&lt;/title&gt;&lt;secondary-title&gt;J Infect Dis&lt;/secondary-title&gt;&lt;/titles&gt;&lt;periodical&gt;&lt;full-title&gt;J Infect Dis&lt;/full-title&gt;&lt;/periodical&gt;&lt;pages&gt;S49-56&lt;/pages&gt;&lt;volume&gt;207 Suppl 2&lt;/volume&gt;&lt;edition&gt;2013/05/25&lt;/edition&gt;&lt;dates&gt;&lt;year&gt;2013&lt;/year&gt;&lt;pub-dates&gt;&lt;date&gt;Jun 15&lt;/date&gt;&lt;/pub-dates&gt;&lt;/dates&gt;&lt;isbn&gt;1537-6613 (Electronic)&amp;#xD;0022-1899 (Linking)&lt;/isbn&gt;&lt;accession-num&gt;23687289&lt;/accession-num&gt;&lt;urls&gt;&lt;related-urls&gt;&lt;url&gt;http://www.ncbi.nlm.nih.gov/entrez/query.fcgi?cmd=Retrieve&amp;amp;db=PubMed&amp;amp;dopt=Citation&amp;amp;list_uids=23687289&lt;/url&gt;&lt;/related-urls&gt;&lt;/urls&gt;&lt;custom2&gt;3708738&lt;/custom2&gt;&lt;electronic-resource-num&gt;jit107 [pii]&amp;#xD;10.1093/infdis/jit107&lt;/electronic-resource-num&gt;&lt;language&gt;eng&lt;/language&gt;&lt;/record&gt;&lt;/Cite&gt;&lt;/EndNote&gt;</w:instrText>
      </w:r>
      <w:r w:rsidR="00275531">
        <w:fldChar w:fldCharType="separate"/>
      </w:r>
      <w:r w:rsidR="004C230B">
        <w:rPr>
          <w:noProof/>
        </w:rPr>
        <w:t>(Hosseinipour et al., 2013)</w:t>
      </w:r>
      <w:r w:rsidR="00275531">
        <w:fldChar w:fldCharType="end"/>
      </w:r>
      <w:r w:rsidR="004C230B">
        <w:t>.</w:t>
      </w:r>
      <w:r w:rsidR="00AA5C59">
        <w:t xml:space="preserve"> </w:t>
      </w:r>
      <w:r w:rsidR="00E926E4">
        <w:t xml:space="preserve">Transmission of resistant virus </w:t>
      </w:r>
      <w:r w:rsidR="00AA5C59">
        <w:t xml:space="preserve">also </w:t>
      </w:r>
      <w:r w:rsidR="00E926E4">
        <w:t>confers drug resistance in drug naïve patients</w:t>
      </w:r>
      <w:r w:rsidR="00570808">
        <w:t xml:space="preserve"> </w:t>
      </w:r>
      <w:r w:rsidR="00275531">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471A00">
        <w:instrText xml:space="preserve"> ADDIN EN.CITE </w:instrText>
      </w:r>
      <w:r w:rsidR="00275531">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471A00">
        <w:instrText xml:space="preserve"> ADDIN EN.CITE.DATA </w:instrText>
      </w:r>
      <w:r w:rsidR="00275531">
        <w:fldChar w:fldCharType="end"/>
      </w:r>
      <w:r w:rsidR="00275531">
        <w:fldChar w:fldCharType="separate"/>
      </w:r>
      <w:r w:rsidR="002B7491">
        <w:rPr>
          <w:noProof/>
        </w:rPr>
        <w:t>(Boden and Markowitz, 1998; Wensing et al., 2005; Yerly et al., 1999)</w:t>
      </w:r>
      <w:r w:rsidR="00275531">
        <w:fldChar w:fldCharType="end"/>
      </w:r>
      <w:r w:rsidR="00E926E4">
        <w:t xml:space="preserve">. </w:t>
      </w:r>
      <w:r w:rsidR="00570808">
        <w:t xml:space="preserve">Although </w:t>
      </w:r>
      <w:r w:rsidR="00112236">
        <w:t xml:space="preserve">drug resistant mutations </w:t>
      </w:r>
      <w:r>
        <w:t>escape drug</w:t>
      </w:r>
      <w:r w:rsidR="00C27AE2">
        <w:t xml:space="preserve"> effect, they </w:t>
      </w:r>
      <w:r w:rsidR="00112236">
        <w:t xml:space="preserve">confer decrease in viral fitness and replication rate at certain level </w:t>
      </w:r>
      <w:r w:rsidR="00275531">
        <w:fldChar w:fldCharType="begin">
          <w:fldData xml:space="preserve">PEVuZE5vdGU+PENpdGU+PEF1dGhvcj5MdWNhczwvQXV0aG9yPjxZZWFyPjIwMDU8L1llYXI+PFJl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</w:fldData>
        </w:fldChar>
      </w:r>
      <w:r w:rsidR="00471A00">
        <w:instrText xml:space="preserve"> ADDIN EN.CITE </w:instrText>
      </w:r>
      <w:r w:rsidR="00275531">
        <w:fldChar w:fldCharType="begin">
          <w:fldData xml:space="preserve">PEVuZE5vdGU+PENpdGU+PEF1dGhvcj5MdWNhczwvQXV0aG9yPjxZZWFyPjIwMDU8L1llYXI+PFJl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</w:fldData>
        </w:fldChar>
      </w:r>
      <w:r w:rsidR="00471A00">
        <w:instrText xml:space="preserve"> ADDIN EN.CITE.DATA </w:instrText>
      </w:r>
      <w:r w:rsidR="00275531">
        <w:fldChar w:fldCharType="end"/>
      </w:r>
      <w:r w:rsidR="00275531">
        <w:fldChar w:fldCharType="separate"/>
      </w:r>
      <w:r w:rsidR="00574523">
        <w:rPr>
          <w:noProof/>
        </w:rPr>
        <w:t>(Lucas, 2005; Mammano et al., 2000)</w:t>
      </w:r>
      <w:r w:rsidR="00275531">
        <w:fldChar w:fldCharType="end"/>
      </w:r>
      <w:r w:rsidR="00112236">
        <w:t xml:space="preserve">. Other mutations counteract the effect of drug resistant mutations to </w:t>
      </w:r>
      <w:r w:rsidR="004B72D6">
        <w:t>boost up viral</w:t>
      </w:r>
      <w:r w:rsidR="00112236">
        <w:t xml:space="preserve"> fitness and replication rate</w:t>
      </w:r>
      <w:r w:rsidR="00C27AE2">
        <w:t xml:space="preserve"> </w:t>
      </w:r>
      <w:r w:rsidR="00275531">
        <w:fldChar w:fldCharType="begin"/>
      </w:r>
      <w:r w:rsidR="00471A00">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275531">
        <w:fldChar w:fldCharType="separate"/>
      </w:r>
      <w:r w:rsidR="002B7491">
        <w:rPr>
          <w:noProof/>
        </w:rPr>
        <w:t>(Nijhuis et al., 1999)</w:t>
      </w:r>
      <w:r w:rsidR="00275531">
        <w:fldChar w:fldCharType="end"/>
      </w:r>
      <w:r w:rsidR="00112236">
        <w:t>.</w:t>
      </w:r>
    </w:p>
    <w:p w14:paraId="6D26897A" w14:textId="77777777" w:rsidR="008D4D47" w:rsidRDefault="00AA5C59" w:rsidP="00D94A90">
      <w:pPr>
        <w:spacing w:line="480" w:lineRule="auto"/>
        <w:jc w:val="both"/>
      </w:pPr>
      <w:r>
        <w:t xml:space="preserve">ART drugs are designed based on three dimension structures of the viral proteins to bind at </w:t>
      </w:r>
      <w:r w:rsidR="00574523">
        <w:t xml:space="preserve">a </w:t>
      </w:r>
      <w:r>
        <w:t>specific active region of the proteins and interfere with its normal function</w:t>
      </w:r>
      <w:r w:rsidR="00C90283">
        <w:t xml:space="preserve"> (reviewed in </w:t>
      </w:r>
      <w:r w:rsidR="00275531">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471A00">
        <w:instrText xml:space="preserve"> ADDIN EN.CITE </w:instrText>
      </w:r>
      <w:r w:rsidR="00275531">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471A00">
        <w:instrText xml:space="preserve"> ADDIN EN.CITE.DATA </w:instrText>
      </w:r>
      <w:r w:rsidR="00275531">
        <w:fldChar w:fldCharType="end"/>
      </w:r>
      <w:r w:rsidR="00275531">
        <w:fldChar w:fldCharType="separate"/>
      </w:r>
      <w:r w:rsidR="00C90283">
        <w:rPr>
          <w:noProof/>
        </w:rPr>
        <w:t>(Tantillo et al., 1994)</w:t>
      </w:r>
      <w:r w:rsidR="00275531">
        <w:fldChar w:fldCharType="end"/>
      </w:r>
      <w:r w:rsidR="00C90283">
        <w:t>)</w:t>
      </w:r>
      <w:r>
        <w:t xml:space="preserve">. </w:t>
      </w:r>
      <w:r w:rsidR="002E083E">
        <w:t>In general, m</w:t>
      </w:r>
      <w:r>
        <w:t xml:space="preserve">utations at </w:t>
      </w:r>
      <w:r w:rsidR="002E083E">
        <w:t>the active site</w:t>
      </w:r>
      <w:r>
        <w:t xml:space="preserve"> </w:t>
      </w:r>
      <w:r w:rsidR="004B72D6">
        <w:t xml:space="preserve">amino acid </w:t>
      </w:r>
    </w:p>
    <w:p w14:paraId="7A750C65" w14:textId="77777777" w:rsidR="00D027E6" w:rsidRDefault="00D027E6" w:rsidP="00800A9A">
      <w:pPr>
        <w:spacing w:line="480" w:lineRule="auto"/>
        <w:jc w:val="both"/>
        <w:sectPr w:rsidR="00D027E6">
          <w:pgSz w:w="11899" w:h="16838"/>
          <w:pgMar w:top="1440" w:right="1800" w:bottom="1440" w:left="1800" w:header="708" w:footer="708" w:gutter="0"/>
          <w:cols w:space="708"/>
        </w:sectPr>
      </w:pPr>
    </w:p>
    <w:p w14:paraId="7769814A" w14:textId="77777777" w:rsidR="00AA091C" w:rsidRDefault="00AA091C" w:rsidP="00AA091C">
      <w:pPr>
        <w:spacing w:line="480" w:lineRule="auto"/>
        <w:jc w:val="center"/>
      </w:pPr>
      <w:r w:rsidRPr="00AA091C">
        <w:rPr>
          <w:noProof/>
          <w:lang w:eastAsia="en-US"/>
        </w:rPr>
        <w:drawing>
          <wp:inline distT="0" distB="0" distL="0" distR="0" wp14:anchorId="6509C086" wp14:editId="422BAF58">
            <wp:extent cx="6629400" cy="3429000"/>
            <wp:effectExtent l="25400" t="0" r="0" b="0"/>
            <wp:docPr id="3" name="P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6628602" cy="3428587"/>
                    </a:xfrm>
                    <a:prstGeom prst="rect">
                      <a:avLst/>
                    </a:prstGeom>
                    <a:noFill/>
                    <a:ln w="9525">
                      <a:noFill/>
                      <a:miter lim="800000"/>
                      <a:headEnd/>
                      <a:tailEnd/>
                    </a:ln>
                  </pic:spPr>
                </pic:pic>
              </a:graphicData>
            </a:graphic>
          </wp:inline>
        </w:drawing>
      </w:r>
    </w:p>
    <w:p w14:paraId="2591E4CD" w14:textId="4C1AD3ED" w:rsidR="00AA091C" w:rsidRDefault="0092232B" w:rsidP="00B00722">
      <w:pPr>
        <w:spacing w:line="480" w:lineRule="auto"/>
        <w:sectPr w:rsidR="00AA091C">
          <w:pgSz w:w="16838" w:h="11899" w:orient="landscape"/>
          <w:pgMar w:top="1800" w:right="1440" w:bottom="1800" w:left="1440" w:header="708" w:footer="708" w:gutter="0"/>
          <w:cols w:space="708"/>
        </w:sectPr>
      </w:pPr>
      <w:r>
        <w:t>Figure 1.8</w:t>
      </w:r>
      <w:r w:rsidR="00B00722">
        <w:t>: Dynamics of HIV viral load within an infected patient. Viral load peaks at acute infection followed by significant drop due to less CD4+ count. Introduction of highly active coc</w:t>
      </w:r>
      <w:r w:rsidR="00CF70C7">
        <w:t xml:space="preserve">ktail of anti retroviral drugs </w:t>
      </w:r>
      <w:r w:rsidR="00792D61">
        <w:t xml:space="preserve">arrest viral replication cycle </w:t>
      </w:r>
      <w:r w:rsidR="00CF70C7">
        <w:t>decreases</w:t>
      </w:r>
      <w:r w:rsidR="00792D61">
        <w:t xml:space="preserve"> the viral load to safe level. Spontaneous mutations give rise to resistant viruses that replicate with high turnover increasing the viral load and the therapy fails. Interruption of drugs contributes to higher viral load. Introduction of second line anti retroviral drugs suppress the viral load back to safe level again </w:t>
      </w:r>
      <w:r w:rsidR="006F39A3">
        <w:t>and the cycle of viral load repeats.</w:t>
      </w:r>
      <w:r w:rsidR="005552C1">
        <w:t xml:space="preserve"> Source: Roger Paredes </w:t>
      </w:r>
      <w:del w:id="40" w:author="Simon Travers" w:date="2013-08-29T14:19:00Z">
        <w:r w:rsidR="005552C1" w:rsidDel="00084567">
          <w:delText xml:space="preserve">and </w:delText>
        </w:r>
      </w:del>
      <w:r w:rsidR="005552C1">
        <w:t>personal communication</w:t>
      </w:r>
    </w:p>
    <w:p w14:paraId="69035C1F" w14:textId="77777777" w:rsidR="00D027E6" w:rsidRDefault="00D027E6" w:rsidP="00800A9A">
      <w:pPr>
        <w:spacing w:line="480" w:lineRule="auto"/>
        <w:jc w:val="both"/>
      </w:pPr>
    </w:p>
    <w:p w14:paraId="40F1EE53" w14:textId="77777777" w:rsidR="00800A9A" w:rsidRDefault="00800A9A" w:rsidP="00800A9A">
      <w:pPr>
        <w:spacing w:line="480" w:lineRule="auto"/>
        <w:jc w:val="both"/>
      </w:pPr>
    </w:p>
    <w:p w14:paraId="1C50B08F" w14:textId="77777777" w:rsidR="00502D64" w:rsidRDefault="00C20B93" w:rsidP="004C1541">
      <w:pPr>
        <w:spacing w:line="480" w:lineRule="auto"/>
        <w:jc w:val="both"/>
      </w:pPr>
      <w:r>
        <w:t xml:space="preserve"> </w:t>
      </w:r>
      <w:r w:rsidR="00502D64" w:rsidRPr="00502D64">
        <w:rPr>
          <w:noProof/>
          <w:lang w:eastAsia="en-US"/>
        </w:rPr>
        <w:drawing>
          <wp:inline distT="0" distB="0" distL="0" distR="0" wp14:anchorId="20F29491" wp14:editId="153A511A">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14:paraId="5E921F96" w14:textId="77777777" w:rsidR="00502D64" w:rsidRDefault="00E93503" w:rsidP="004C1541">
      <w:pPr>
        <w:spacing w:line="480" w:lineRule="auto"/>
        <w:jc w:val="both"/>
      </w:pPr>
      <w:r>
        <w:t>Figure 1.9</w:t>
      </w:r>
      <w:r w:rsidR="00502D64">
        <w:t>:</w:t>
      </w:r>
      <w:r w:rsidR="00864785">
        <w:t xml:space="preserve"> Development of HIV drug resistance</w:t>
      </w:r>
      <w:r>
        <w:t xml:space="preserve"> again NNRTI</w:t>
      </w:r>
      <w:r w:rsidR="00864785">
        <w:t xml:space="preserve">. </w:t>
      </w:r>
      <w:r w:rsidR="000B1B4A">
        <w:t>Accumulation of Drug resistant mutations changes</w:t>
      </w:r>
      <w:r w:rsidR="00864785">
        <w:t xml:space="preserve"> </w:t>
      </w:r>
      <w:r w:rsidR="00AD3D38">
        <w:t>three-dimensional</w:t>
      </w:r>
      <w:r w:rsidR="000B1B4A">
        <w:t xml:space="preserve"> confirmation of </w:t>
      </w:r>
      <w:r w:rsidR="00AF3416">
        <w:t xml:space="preserve">a </w:t>
      </w:r>
      <w:r w:rsidR="000B1B4A">
        <w:t>viral protein, disabling</w:t>
      </w:r>
      <w:r w:rsidR="00864785">
        <w:t xml:space="preserve"> drug binding and carrying out its normal function.</w:t>
      </w:r>
      <w:r w:rsidR="00474683">
        <w:t xml:space="preserve"> Source: </w:t>
      </w:r>
      <w:r w:rsidR="00275531">
        <w:fldChar w:fldCharType="begin"/>
      </w:r>
      <w:r w:rsidR="00471A00">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275531">
        <w:fldChar w:fldCharType="separate"/>
      </w:r>
      <w:r w:rsidR="00280BC1">
        <w:rPr>
          <w:noProof/>
        </w:rPr>
        <w:t>(Clavel and Hance, 2004)</w:t>
      </w:r>
      <w:r w:rsidR="00275531">
        <w:fldChar w:fldCharType="end"/>
      </w:r>
    </w:p>
    <w:p w14:paraId="26D29BD4" w14:textId="67BB8A8A" w:rsidR="00D94A90" w:rsidRDefault="00D94A90" w:rsidP="00D94A90">
      <w:pPr>
        <w:spacing w:line="480" w:lineRule="auto"/>
        <w:jc w:val="both"/>
      </w:pPr>
      <w:r>
        <w:t>residues of HIV proteins change their three-dimensional shape, inactivating the drug functions (Figure 1.9)</w:t>
      </w:r>
      <w:r w:rsidRPr="006066A0">
        <w:t xml:space="preserve"> </w:t>
      </w:r>
      <w:r w:rsidR="00275531">
        <w:fldChar w:fldCharType="begin">
          <w:fldData xml:space="preserve">PEVuZE5vdGU+PENpdGU+PEF1dGhvcj5NaWxsZXI8L0F1dGhvcj48WWVhcj4yMDAwPC9ZZWFyPjxS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</w:fldData>
        </w:fldChar>
      </w:r>
      <w:r w:rsidR="00471A00">
        <w:instrText xml:space="preserve"> ADDIN EN.CITE </w:instrText>
      </w:r>
      <w:r w:rsidR="00275531">
        <w:fldChar w:fldCharType="begin">
          <w:fldData xml:space="preserve">PEVuZE5vdGU+PENpdGU+PEF1dGhvcj5NaWxsZXI8L0F1dGhvcj48WWVhcj4yMDAwPC9ZZWFyPjxS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</w:fldData>
        </w:fldChar>
      </w:r>
      <w:r w:rsidR="00471A00">
        <w:instrText xml:space="preserve"> ADDIN EN.CITE.DATA </w:instrText>
      </w:r>
      <w:r w:rsidR="00275531">
        <w:fldChar w:fldCharType="end"/>
      </w:r>
      <w:r w:rsidR="00275531">
        <w:fldChar w:fldCharType="separate"/>
      </w:r>
      <w:r>
        <w:rPr>
          <w:noProof/>
        </w:rPr>
        <w:t>(Fikkert et al., 2003; Hsiou et al., 2001; Miller and Larder, 2000; Tantillo et al., 1994)</w:t>
      </w:r>
      <w:r w:rsidR="00275531">
        <w:fldChar w:fldCharType="end"/>
      </w:r>
      <w:r>
        <w:t xml:space="preserve">. For more details on </w:t>
      </w:r>
      <w:ins w:id="41" w:author="Simon Travers" w:date="2013-09-02T08:54:00Z">
        <w:r w:rsidR="0010753D">
          <w:t xml:space="preserve">the </w:t>
        </w:r>
      </w:ins>
      <w:r>
        <w:t xml:space="preserve">mechanisms of HIV resistance, see Table 1.1. </w:t>
      </w:r>
    </w:p>
    <w:p w14:paraId="78B0E1CA" w14:textId="77777777" w:rsidR="00D94A90" w:rsidRDefault="00D94A90" w:rsidP="00D94A90">
      <w:pPr>
        <w:spacing w:line="480" w:lineRule="auto"/>
        <w:jc w:val="both"/>
      </w:pPr>
      <w:r>
        <w:t xml:space="preserve">The mutations attributing resistance to drugs have been well documented with associated drug and resistance level </w:t>
      </w:r>
      <w:r w:rsidR="00275531">
        <w:fldChar w:fldCharType="begin"/>
      </w:r>
      <w:r w:rsidR="00471A00">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471A00">
        <w:rPr>
          <w:rFonts w:ascii="04b03" w:hAnsi="04b03" w:cs="04b03"/>
        </w:rPr>
        <w:instrText>‐</w:instrText>
      </w:r>
      <w:r w:rsidR="00471A00">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275531">
        <w:fldChar w:fldCharType="separate"/>
      </w:r>
      <w:r>
        <w:rPr>
          <w:noProof/>
        </w:rPr>
        <w:t>(Shafer, 2006)</w:t>
      </w:r>
      <w:r w:rsidR="00275531">
        <w:fldChar w:fldCharType="end"/>
      </w:r>
      <w:r>
        <w:t xml:space="preserve">. The viral quasispecies sequence information can be used to align against the reference sequence and infer the presence of any drug resistant mutation </w:t>
      </w:r>
      <w:r w:rsidR="00275531">
        <w:fldChar w:fldCharType="begin"/>
      </w:r>
      <w:r w:rsidR="00471A00">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275531">
        <w:fldChar w:fldCharType="separate"/>
      </w:r>
      <w:r>
        <w:rPr>
          <w:noProof/>
        </w:rPr>
        <w:t>(Kuiken et al., 2003)</w:t>
      </w:r>
      <w:r w:rsidR="00275531">
        <w:fldChar w:fldCharType="end"/>
      </w:r>
      <w:r>
        <w:t>.</w:t>
      </w:r>
    </w:p>
    <w:p w14:paraId="34D2F10E" w14:textId="77777777" w:rsidR="00D94A90" w:rsidRDefault="00D94A90" w:rsidP="00D94A90">
      <w:pPr>
        <w:spacing w:line="480" w:lineRule="auto"/>
        <w:jc w:val="both"/>
      </w:pPr>
    </w:p>
    <w:p w14:paraId="1B766481" w14:textId="77777777" w:rsidR="00D94A90" w:rsidRDefault="00D94A90" w:rsidP="00D94A90">
      <w:pPr>
        <w:pStyle w:val="Heading3"/>
      </w:pPr>
      <w:r>
        <w:t>1.9 HIV genotyping for Resistance Test</w:t>
      </w:r>
    </w:p>
    <w:p w14:paraId="27FA681B" w14:textId="77777777" w:rsidR="00D94A90" w:rsidRDefault="00D94A90" w:rsidP="00D94A90">
      <w:pPr>
        <w:pStyle w:val="Heading3"/>
        <w:spacing w:line="480" w:lineRule="auto"/>
      </w:pPr>
      <w:r>
        <w:t>Conventional Population Based HIV Drug Resistance Genotyping</w:t>
      </w:r>
    </w:p>
    <w:p w14:paraId="4C7892F9" w14:textId="77777777" w:rsidR="00D94A90" w:rsidRDefault="00D94A90" w:rsidP="00D94A90">
      <w:pPr>
        <w:spacing w:line="480" w:lineRule="auto"/>
        <w:jc w:val="both"/>
      </w:pPr>
      <w:r>
        <w:t xml:space="preserve">The pattern of drug resistant mutations in HIV has strong relation with virologic failure </w:t>
      </w:r>
      <w:r w:rsidR="00275531">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471A00">
        <w:instrText xml:space="preserve"> ADDIN EN.CITE </w:instrText>
      </w:r>
      <w:r w:rsidR="00275531">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471A00">
        <w:instrText xml:space="preserve"> ADDIN EN.CITE.DATA </w:instrText>
      </w:r>
      <w:r w:rsidR="00275531">
        <w:fldChar w:fldCharType="end"/>
      </w:r>
      <w:r w:rsidR="00275531">
        <w:fldChar w:fldCharType="separate"/>
      </w:r>
      <w:r>
        <w:rPr>
          <w:noProof/>
        </w:rPr>
        <w:t>(Condra et al., 1995; Larder et al., 1989; Larder and Kemp, 1989; Lorenzi et al., 1999; Molla et al., 1996; van Leeuwen et al., 1995; Zolopa et al., 1999)</w:t>
      </w:r>
      <w:r w:rsidR="00275531">
        <w:fldChar w:fldCharType="end"/>
      </w:r>
      <w:r>
        <w:t xml:space="preserve">. </w:t>
      </w:r>
      <w:commentRangeStart w:id="42"/>
      <w:r>
        <w:t xml:space="preserve">Given the database management of all the drug resistant mutations, the application of HIV genotype information on therapy optimization has shown virologic benefits in clinical settings </w:t>
      </w:r>
      <w:commentRangeEnd w:id="42"/>
      <w:r w:rsidR="0010753D">
        <w:rPr>
          <w:rStyle w:val="CommentReference"/>
        </w:rPr>
        <w:commentReference w:id="42"/>
      </w:r>
      <w:r w:rsidR="00275531">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471A00">
        <w:instrText xml:space="preserve"> ADDIN EN.CITE </w:instrText>
      </w:r>
      <w:r w:rsidR="00275531">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471A00">
        <w:instrText xml:space="preserve"> ADDIN EN.CITE.DATA </w:instrText>
      </w:r>
      <w:r w:rsidR="00275531">
        <w:fldChar w:fldCharType="end"/>
      </w:r>
      <w:r w:rsidR="00275531">
        <w:fldChar w:fldCharType="separate"/>
      </w:r>
      <w:r>
        <w:rPr>
          <w:noProof/>
        </w:rPr>
        <w:t>(Baxter et al., 2000; Durant et al., 1999; Van Vaerenbergh, 2001)</w:t>
      </w:r>
      <w:r w:rsidR="00275531">
        <w:fldChar w:fldCharType="end"/>
      </w:r>
      <w:r>
        <w:t xml:space="preserve">. Conventional HIV genotyping involves Sanger dideoxy termination sequencing method </w:t>
      </w:r>
      <w:r w:rsidR="00275531">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471A00">
        <w:instrText xml:space="preserve"> ADDIN EN.CITE </w:instrText>
      </w:r>
      <w:r w:rsidR="00275531">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471A00">
        <w:instrText xml:space="preserve"> ADDIN EN.CITE.DATA </w:instrText>
      </w:r>
      <w:r w:rsidR="00275531">
        <w:fldChar w:fldCharType="end"/>
      </w:r>
      <w:r w:rsidR="00275531">
        <w:fldChar w:fldCharType="separate"/>
      </w:r>
      <w:r>
        <w:rPr>
          <w:noProof/>
        </w:rPr>
        <w:t>(Ewing et al., 1998; Metzker, 2005; Sanger et al., 1977)</w:t>
      </w:r>
      <w:r w:rsidR="00275531">
        <w:fldChar w:fldCharType="end"/>
      </w:r>
      <w:r>
        <w:t>. The method produces a chromatogram that represents a</w:t>
      </w:r>
      <w:r w:rsidR="007726C9">
        <w:t>n average genotype</w:t>
      </w:r>
      <w:r>
        <w:t xml:space="preserve"> sequence of the viral population in the host </w:t>
      </w:r>
      <w:r w:rsidR="00275531">
        <w:fldChar w:fldCharType="begin"/>
      </w:r>
      <w:r w:rsidR="00471A00">
        <w:instrText xml:space="preserve"> ADDIN EN.CITE &lt;EndNote&gt;&lt;Cite&gt;&lt;Author&gt;Struck&lt;/Author&gt;&lt;RecNum&gt;1119&lt;/RecNum&gt;&lt;record&gt;&lt;rec-number&gt;1119&lt;/rec-number&gt;&lt;foreign-keys&gt;&lt;key app="EN" db-id="fp25zzvrxrd9vke5zxqp9stbssprwstvdddz"&gt;1119&lt;/key&gt;&lt;/foreign-keys&gt;&lt;ref-type name="Journal Article"&gt;17&lt;/ref-type&gt;&lt;contributors&gt;&lt;authors&gt;&lt;author&gt;Struck, D.&lt;/author&gt;&lt;author&gt;Wallis, C. L.&lt;/author&gt;&lt;author&gt;Denisov, G.&lt;/author&gt;&lt;author&gt;Lambert, C.&lt;/author&gt;&lt;author&gt;Servais, J. Y.&lt;/author&gt;&lt;author&gt;Viana, R. V.&lt;/author&gt;&lt;author&gt;Letsoalo, E.&lt;/author&gt;&lt;author&gt;Bronze, M.&lt;/author&gt;&lt;author&gt;Aitken, S. C.&lt;/author&gt;&lt;author&gt;Schuurman, R.&lt;/author&gt;&lt;author&gt;Stevens, W.&lt;/author&gt;&lt;author&gt;Schmit, J. C.&lt;/author&gt;&lt;author&gt;Rinke de Wit, T.&lt;/author&gt;&lt;author&gt;Perez Bercoff, D.&lt;/author&gt;&lt;/authors&gt;&lt;/contributors&gt;&lt;auth-address&gt;Laboratory of Retrovirology, CRP-Sante, Luxembourg.&lt;/auth-address&gt;&lt;titles&gt;&lt;title&gt;Automated sequence analysis and editing software for HIV drug resistance testing&lt;/title&gt;&lt;secondary-title&gt;J Clin Virol&lt;/secondary-title&gt;&lt;/titles&gt;&lt;periodical&gt;&lt;full-title&gt;J Clin Virol&lt;/full-title&gt;&lt;/periodical&gt;&lt;pages&gt;30-5&lt;/pages&gt;&lt;volume&gt;54&lt;/volume&gt;&lt;number&gt;1&lt;/number&gt;&lt;edition&gt;2012/03/20&lt;/edition&gt;&lt;keywords&gt;&lt;keyword&gt;Automation/methods&lt;/keyword&gt;&lt;keyword&gt;Drug Resistance, Viral&lt;/keyword&gt;&lt;keyword&gt;HIV/*drug effects/*genetics/isolation &amp;amp; purification&lt;/keyword&gt;&lt;keyword&gt;HIV Infections/*virology&lt;/keyword&gt;&lt;keyword&gt;High-Throughput Nucleotide Sequencing/*methods&lt;/keyword&gt;&lt;keyword&gt;Humans&lt;/keyword&gt;&lt;keyword&gt;Microbial Sensitivity Tests/*methods&lt;/keyword&gt;&lt;keyword&gt;*Software&lt;/keyword&gt;&lt;keyword&gt;Time Factors&lt;/keyword&gt;&lt;/keywords&gt;&lt;dates&gt;&lt;year&gt;2012&lt;/year&gt;&lt;pub-dates&gt;&lt;date&gt;May&lt;/date&gt;&lt;/pub-dates&gt;&lt;/dates&gt;&lt;isbn&gt;1873-5967 (Electronic)&amp;#xD;1386-6532 (Linking)&lt;/isbn&gt;&lt;accession-num&gt;22425336&lt;/accession-num&gt;&lt;urls&gt;&lt;related-urls&gt;&lt;url&gt;http://www.ncbi.nlm.nih.gov/entrez/query.fcgi?cmd=Retrieve&amp;amp;db=PubMed&amp;amp;dopt=Citation&amp;amp;list_uids=22425336&lt;/url&gt;&lt;/related-urls&gt;&lt;/urls&gt;&lt;electronic-resource-num&gt;S1386-6532(12)00042-X [pii]&amp;#xD;10.1016/j.jcv.2012.01.018&lt;/electronic-resource-num&gt;&lt;language&gt;eng&lt;/language&gt;&lt;/record&gt;&lt;/Cite&gt;&lt;/EndNote&gt;</w:instrText>
      </w:r>
      <w:r w:rsidR="00275531">
        <w:fldChar w:fldCharType="separate"/>
      </w:r>
      <w:r>
        <w:rPr>
          <w:noProof/>
        </w:rPr>
        <w:t>(Struck et al., 2012)</w:t>
      </w:r>
      <w:r w:rsidR="00275531">
        <w:fldChar w:fldCharType="end"/>
      </w:r>
      <w:r>
        <w:t>.</w:t>
      </w:r>
    </w:p>
    <w:p w14:paraId="48AB3904" w14:textId="77777777" w:rsidR="003C1049" w:rsidRDefault="003C1049" w:rsidP="004C0FD4">
      <w:pPr>
        <w:spacing w:line="480" w:lineRule="auto"/>
        <w:jc w:val="both"/>
      </w:pPr>
      <w:r>
        <w:t>Conventional population</w:t>
      </w:r>
      <w:r w:rsidR="00754098">
        <w:t xml:space="preserve"> based sequencing method has limited </w:t>
      </w:r>
      <w:r w:rsidR="00D13FDF">
        <w:t>sensitivity,</w:t>
      </w:r>
      <w:r w:rsidR="00754098">
        <w:t xml:space="preserve"> </w:t>
      </w:r>
      <w:r w:rsidR="00305422">
        <w:t xml:space="preserve">as it </w:t>
      </w:r>
      <w:commentRangeStart w:id="43"/>
      <w:r w:rsidR="00D13FDF">
        <w:t>has been able to detect only the</w:t>
      </w:r>
      <w:r w:rsidR="00754098">
        <w:t xml:space="preserve"> </w:t>
      </w:r>
      <w:r w:rsidR="008D7206">
        <w:t>viral variants</w:t>
      </w:r>
      <w:r w:rsidR="00754098">
        <w:t xml:space="preserve"> of frequency greater or equa</w:t>
      </w:r>
      <w:r w:rsidR="00237E14">
        <w:t>l to</w:t>
      </w:r>
      <w:r w:rsidR="008D7206">
        <w:t xml:space="preserve"> 20%; </w:t>
      </w:r>
      <w:r w:rsidR="00237E14">
        <w:t>low prevalent variants go undetected</w:t>
      </w:r>
      <w:commentRangeEnd w:id="43"/>
      <w:r w:rsidR="0010753D">
        <w:rPr>
          <w:rStyle w:val="CommentReference"/>
        </w:rPr>
        <w:commentReference w:id="43"/>
      </w:r>
      <w:r w:rsidR="00071356">
        <w:t xml:space="preserve"> </w:t>
      </w:r>
      <w:r w:rsidR="00275531">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ZWZpY2llbmN5IFZpcnVzL2dlbmV0aWNzPC9rZXl3b3JkPjwva2V5d29yZHM+PGRhdGVzPjwvZGF0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==
</w:fldData>
        </w:fldChar>
      </w:r>
      <w:r w:rsidR="00471A00">
        <w:instrText xml:space="preserve"> ADDIN EN.CITE </w:instrText>
      </w:r>
      <w:r w:rsidR="00275531">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ZWZpY2llbmN5IFZpcnVzL2dlbmV0aWNzPC9rZXl3b3JkPjwva2V5d29yZHM+PGRhdGVzPjwvZGF0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==
</w:fldData>
        </w:fldChar>
      </w:r>
      <w:r w:rsidR="00471A00">
        <w:instrText xml:space="preserve"> ADDIN EN.CITE.DATA </w:instrText>
      </w:r>
      <w:r w:rsidR="00275531">
        <w:fldChar w:fldCharType="end"/>
      </w:r>
      <w:r w:rsidR="00275531">
        <w:fldChar w:fldCharType="separate"/>
      </w:r>
      <w:r w:rsidR="002B7491">
        <w:rPr>
          <w:noProof/>
        </w:rPr>
        <w:t>(Ji et al.; Johnson and Geretti)</w:t>
      </w:r>
      <w:r w:rsidR="00275531">
        <w:fldChar w:fldCharType="end"/>
      </w:r>
      <w:r w:rsidR="00237E14">
        <w:t>. Thus, sequencing technology unde</w:t>
      </w:r>
      <w:r w:rsidR="00527EAC">
        <w:t xml:space="preserve">restimates </w:t>
      </w:r>
      <w:r w:rsidR="002E5095">
        <w:t>the total variants in the viral population</w:t>
      </w:r>
      <w:r w:rsidR="00B12AB3">
        <w:t xml:space="preserve"> </w:t>
      </w:r>
      <w:r w:rsidR="00275531">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471A00">
        <w:instrText xml:space="preserve"> ADDIN EN.CITE </w:instrText>
      </w:r>
      <w:r w:rsidR="00275531">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471A00">
        <w:instrText xml:space="preserve"> ADDIN EN.CITE.DATA </w:instrText>
      </w:r>
      <w:r w:rsidR="00275531">
        <w:fldChar w:fldCharType="end"/>
      </w:r>
      <w:r w:rsidR="00275531">
        <w:fldChar w:fldCharType="separate"/>
      </w:r>
      <w:r w:rsidR="002B7491">
        <w:rPr>
          <w:noProof/>
        </w:rPr>
        <w:t>(Palmer et al., 2005)</w:t>
      </w:r>
      <w:r w:rsidR="00275531">
        <w:fldChar w:fldCharType="end"/>
      </w:r>
      <w:r w:rsidR="002E5095">
        <w:t>.</w:t>
      </w:r>
      <w:r w:rsidR="00130ABB">
        <w:t xml:space="preserve"> Undetected low frequency HIV variants are clinically </w:t>
      </w:r>
      <w:r w:rsidR="005F00AE">
        <w:t>significant</w:t>
      </w:r>
      <w:r w:rsidR="00130ABB">
        <w:t xml:space="preserve"> for </w:t>
      </w:r>
      <w:commentRangeStart w:id="44"/>
      <w:r w:rsidR="00130ABB">
        <w:t xml:space="preserve">designing salvage therapy, </w:t>
      </w:r>
      <w:commentRangeEnd w:id="44"/>
      <w:r w:rsidR="0010753D">
        <w:rPr>
          <w:rStyle w:val="CommentReference"/>
        </w:rPr>
        <w:commentReference w:id="44"/>
      </w:r>
      <w:r w:rsidR="00130ABB">
        <w:t>as they are usually drug resistant</w:t>
      </w:r>
      <w:r w:rsidR="005F00AE">
        <w:t xml:space="preserve"> </w:t>
      </w:r>
      <w:r w:rsidR="00275531">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aXRlPjxDaXRlPjxBdXRob3I+UGFyZWRlczwvQXV0aG9yPjxSZWNOdW0+MTEyMzwvUmVjTnVtPjxy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</w:fldData>
        </w:fldChar>
      </w:r>
      <w:r w:rsidR="00471A00">
        <w:instrText xml:space="preserve"> ADDIN EN.CITE </w:instrText>
      </w:r>
      <w:r w:rsidR="00275531">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aXRlPjxDaXRlPjxBdXRob3I+UGFyZWRlczwvQXV0aG9yPjxSZWNOdW0+MTEyMzwvUmVjTnVtPjxy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</w:fldData>
        </w:fldChar>
      </w:r>
      <w:r w:rsidR="00471A00">
        <w:instrText xml:space="preserve"> ADDIN EN.CITE.DATA </w:instrText>
      </w:r>
      <w:r w:rsidR="00275531">
        <w:fldChar w:fldCharType="end"/>
      </w:r>
      <w:r w:rsidR="00275531">
        <w:fldChar w:fldCharType="separate"/>
      </w:r>
      <w:r w:rsidR="00B036D4">
        <w:rPr>
          <w:noProof/>
        </w:rPr>
        <w:t>(Paredes et al., 2010; Rowley et al.; Simen et al., 2007; Simen et al., 2009)</w:t>
      </w:r>
      <w:r w:rsidR="00275531">
        <w:fldChar w:fldCharType="end"/>
      </w:r>
      <w:r w:rsidR="00130ABB">
        <w:t>. Those minor variants rebound in the presence of drugs, leading to ultimate virologic failure</w:t>
      </w:r>
      <w:r w:rsidR="005F00AE">
        <w:t xml:space="preserve"> </w:t>
      </w:r>
      <w:r w:rsidR="00275531">
        <w:fldChar w:fldCharType="begin">
          <w:fldData xml:space="preserve">PEVuZE5vdGU+PENpdGU+PEF1dGhvcj5Sb3dsZXk8L0F1dGhvcj48UmVjTnVtPjExMjI8L1JlY051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</w:fldData>
        </w:fldChar>
      </w:r>
      <w:r w:rsidR="00471A00">
        <w:instrText xml:space="preserve"> ADDIN EN.CITE </w:instrText>
      </w:r>
      <w:r w:rsidR="00275531">
        <w:fldChar w:fldCharType="begin">
          <w:fldData xml:space="preserve">PEVuZE5vdGU+PENpdGU+PEF1dGhvcj5Sb3dsZXk8L0F1dGhvcj48UmVjTnVtPjExMjI8L1JlY051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</w:fldData>
        </w:fldChar>
      </w:r>
      <w:r w:rsidR="00471A00">
        <w:instrText xml:space="preserve"> ADDIN EN.CITE.DATA </w:instrText>
      </w:r>
      <w:r w:rsidR="00275531">
        <w:fldChar w:fldCharType="end"/>
      </w:r>
      <w:r w:rsidR="00275531">
        <w:fldChar w:fldCharType="separate"/>
      </w:r>
      <w:r w:rsidR="00B036D4">
        <w:rPr>
          <w:noProof/>
        </w:rPr>
        <w:t>(Paredes et al., 2010; Rowley et al.)</w:t>
      </w:r>
      <w:r w:rsidR="00275531">
        <w:fldChar w:fldCharType="end"/>
      </w:r>
      <w:r w:rsidR="00130ABB">
        <w:t>. This necessitates improved</w:t>
      </w:r>
      <w:r w:rsidR="00980304">
        <w:t xml:space="preserve"> and highly sensitive</w:t>
      </w:r>
      <w:r w:rsidR="00130ABB">
        <w:t xml:space="preserve"> sequencing technologies able to detect </w:t>
      </w:r>
      <w:r w:rsidR="00980304">
        <w:t xml:space="preserve">minor HIV variants in the </w:t>
      </w:r>
      <w:r w:rsidR="002D3CD5">
        <w:t>viral quasispecies</w:t>
      </w:r>
      <w:r w:rsidR="00284139">
        <w:t xml:space="preserve"> (reviewed in </w:t>
      </w:r>
      <w:r w:rsidR="00275531">
        <w:fldChar w:fldCharType="begin"/>
      </w:r>
      <w:r w:rsidR="00471A00">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275531">
        <w:fldChar w:fldCharType="separate"/>
      </w:r>
      <w:r w:rsidR="002B7491">
        <w:rPr>
          <w:noProof/>
        </w:rPr>
        <w:t>(Metzker)</w:t>
      </w:r>
      <w:r w:rsidR="00275531">
        <w:fldChar w:fldCharType="end"/>
      </w:r>
      <w:r w:rsidR="00284139">
        <w:t>)</w:t>
      </w:r>
      <w:r w:rsidR="005F00AE">
        <w:t xml:space="preserve"> </w:t>
      </w:r>
      <w:r w:rsidR="00980304">
        <w:t>.</w:t>
      </w:r>
    </w:p>
    <w:p w14:paraId="6BB73122" w14:textId="77777777" w:rsidR="002D3CD5" w:rsidRPr="002D3CD5" w:rsidRDefault="002D3CD5" w:rsidP="002D3CD5">
      <w:pPr>
        <w:pStyle w:val="Heading3"/>
        <w:spacing w:line="480" w:lineRule="auto"/>
        <w:rPr>
          <w:rStyle w:val="mb"/>
          <w:rFonts w:asciiTheme="minorHAnsi" w:eastAsiaTheme="minorEastAsia" w:hAnsiTheme="minorHAnsi" w:cstheme="minorBidi"/>
          <w:b w:val="0"/>
          <w:bCs w:val="0"/>
          <w:color w:val="auto"/>
        </w:rPr>
      </w:pPr>
      <w:r w:rsidRPr="002D3CD5">
        <w:rPr>
          <w:rStyle w:val="mb"/>
        </w:rPr>
        <w:t>1.10 Next Generation Sequencing</w:t>
      </w:r>
      <w:r>
        <w:rPr>
          <w:rStyle w:val="mb"/>
        </w:rPr>
        <w:t xml:space="preserve"> technologies</w:t>
      </w:r>
    </w:p>
    <w:p w14:paraId="6DE4C7A8" w14:textId="77777777" w:rsidR="007E704C" w:rsidRDefault="00C91564" w:rsidP="00C91564">
      <w:pPr>
        <w:spacing w:line="480" w:lineRule="auto"/>
        <w:jc w:val="both"/>
      </w:pPr>
      <w:commentRangeStart w:id="45"/>
      <w:r>
        <w:t xml:space="preserve">The newer sequencing technologies developed as an alternative to automated Sanger sequencing is referred as Next Generation Sequencing (NGS) technologies. </w:t>
      </w:r>
      <w:commentRangeEnd w:id="45"/>
      <w:r w:rsidR="00D63A8B">
        <w:rPr>
          <w:rStyle w:val="CommentReference"/>
        </w:rPr>
        <w:commentReference w:id="45"/>
      </w:r>
      <w:r>
        <w:t xml:space="preserve">Commercially available NGS technologies in the market are Roche 454, Illumina, Applied </w:t>
      </w:r>
      <w:r w:rsidR="00C77C89">
        <w:t>Biosystems</w:t>
      </w:r>
      <w:r>
        <w:t xml:space="preserve"> SOLiD </w:t>
      </w:r>
      <w:r w:rsidR="00C77C89">
        <w:t>technology</w:t>
      </w:r>
      <w:r>
        <w:t xml:space="preserve"> and Ion torrent (reviewed in </w:t>
      </w:r>
      <w:r w:rsidR="00275531">
        <w:fldChar w:fldCharType="begin"/>
      </w:r>
      <w:r w:rsidR="00471A00">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275531">
        <w:fldChar w:fldCharType="separate"/>
      </w:r>
      <w:r w:rsidR="002B7491">
        <w:rPr>
          <w:noProof/>
        </w:rPr>
        <w:t>(Metzker)</w:t>
      </w:r>
      <w:r w:rsidR="00275531">
        <w:fldChar w:fldCharType="end"/>
      </w:r>
      <w:r>
        <w:t xml:space="preserve">). </w:t>
      </w:r>
      <w:commentRangeStart w:id="46"/>
      <w:r w:rsidR="00A76286">
        <w:t xml:space="preserve">All the NGS systems has PCR step for DNA amplification </w:t>
      </w:r>
      <w:commentRangeEnd w:id="46"/>
      <w:r w:rsidR="00D63A8B">
        <w:rPr>
          <w:rStyle w:val="CommentReference"/>
        </w:rPr>
        <w:commentReference w:id="46"/>
      </w:r>
      <w:r w:rsidR="00A76286">
        <w:t>but</w:t>
      </w:r>
      <w:r>
        <w:t xml:space="preserve"> differ in </w:t>
      </w:r>
      <w:r w:rsidR="00A76286">
        <w:t>other</w:t>
      </w:r>
      <w:r>
        <w:t xml:space="preserve"> features</w:t>
      </w:r>
      <w:r w:rsidR="00A76286">
        <w:t xml:space="preserve"> </w:t>
      </w:r>
      <w:r w:rsidR="00275531">
        <w:fldChar w:fldCharType="begin"/>
      </w:r>
      <w:r w:rsidR="00471A00">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275531">
        <w:fldChar w:fldCharType="separate"/>
      </w:r>
      <w:r w:rsidR="002B7491">
        <w:rPr>
          <w:noProof/>
        </w:rPr>
        <w:t>(Shokralla et al.)</w:t>
      </w:r>
      <w:r w:rsidR="00275531">
        <w:fldChar w:fldCharType="end"/>
      </w:r>
      <w:r w:rsidR="00A76286">
        <w:t>;</w:t>
      </w:r>
      <w:r>
        <w:t xml:space="preserve"> each one outperforms </w:t>
      </w:r>
      <w:r w:rsidR="007E704C">
        <w:t xml:space="preserve">the others </w:t>
      </w:r>
      <w:r w:rsidR="005E32AB">
        <w:t>at</w:t>
      </w:r>
      <w:r w:rsidR="007E704C">
        <w:t xml:space="preserve"> a particular application (reviewed in </w:t>
      </w:r>
      <w:commentRangeStart w:id="47"/>
      <w:r w:rsidR="00275531">
        <w:fldChar w:fldCharType="begin"/>
      </w:r>
      <w:r w:rsidR="00471A00">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275531">
        <w:fldChar w:fldCharType="separate"/>
      </w:r>
      <w:r w:rsidR="002B7491">
        <w:rPr>
          <w:noProof/>
        </w:rPr>
        <w:t>(Metzker)</w:t>
      </w:r>
      <w:r w:rsidR="00275531">
        <w:fldChar w:fldCharType="end"/>
      </w:r>
      <w:commentRangeEnd w:id="47"/>
      <w:r w:rsidR="00D63A8B">
        <w:rPr>
          <w:rStyle w:val="CommentReference"/>
        </w:rPr>
        <w:commentReference w:id="47"/>
      </w:r>
      <w:r w:rsidR="007E704C">
        <w:t xml:space="preserve">). </w:t>
      </w:r>
    </w:p>
    <w:p w14:paraId="7CCC5DDB" w14:textId="77777777" w:rsidR="00C77C89" w:rsidRDefault="00EA6A79" w:rsidP="00C91564">
      <w:pPr>
        <w:spacing w:line="480" w:lineRule="auto"/>
        <w:jc w:val="both"/>
      </w:pPr>
      <w:r>
        <w:t xml:space="preserve">Roche 454 </w:t>
      </w:r>
      <w:r w:rsidR="00215EF2">
        <w:t xml:space="preserve">and Illumina </w:t>
      </w:r>
      <w:r w:rsidR="00C77C89">
        <w:t>implement</w:t>
      </w:r>
      <w:r>
        <w:t xml:space="preserve"> ‘Sequencing by synthesis’ (SBS) technique for </w:t>
      </w:r>
      <w:r w:rsidR="00C77C89">
        <w:t>DNA sequencing</w:t>
      </w:r>
      <w:r w:rsidR="00C7381D">
        <w:t xml:space="preserve"> </w:t>
      </w:r>
      <w:r w:rsidR="00275531">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471A00">
        <w:instrText xml:space="preserve"> ADDIN EN.CITE </w:instrText>
      </w:r>
      <w:r w:rsidR="00275531">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471A00">
        <w:instrText xml:space="preserve"> ADDIN EN.CITE.DATA </w:instrText>
      </w:r>
      <w:r w:rsidR="00275531">
        <w:fldChar w:fldCharType="end"/>
      </w:r>
      <w:r w:rsidR="00275531">
        <w:fldChar w:fldCharType="separate"/>
      </w:r>
      <w:r w:rsidR="003E5311">
        <w:rPr>
          <w:noProof/>
        </w:rPr>
        <w:t>(Margulies et al., 2005b)</w:t>
      </w:r>
      <w:r w:rsidR="00275531">
        <w:fldChar w:fldCharType="end"/>
      </w:r>
      <w:r>
        <w:t>.</w:t>
      </w:r>
      <w:r w:rsidR="00215EF2">
        <w:t xml:space="preserve"> Both systems detect fluorescent light emitted from each nucleotide incorporation event during DNA synthesis</w:t>
      </w:r>
      <w:r w:rsidR="009B64EB">
        <w:t xml:space="preserve"> </w:t>
      </w:r>
      <w:r w:rsidR="00275531">
        <w:fldChar w:fldCharType="begin">
          <w:fldData xml:space="preserve">PEVuZE5vdGU+PENpdGU+PEF1dGhvcj5NYXJndWxpZXM8L0F1dGhvcj48WWVhcj4yMDA1PC9ZZWFy
PjxSZWNOdW0+MTEyNzwvUmVjTnVtPjxyZWNvcmQ+PHJlYy1udW1iZXI+MTEyNzwvcmVjLW51bWJl
cj48Zm9yZWlnbi1rZXlzPjxrZXkgYXBwPSJFTiIgZGItaWQ9ImZwMjV6enZyeHJkOXZrZTV6eHFw
OXN0YnNzcHJ3c3R2ZGRkeiI+MTEyNzwva2V5PjwvZm9yZWlnbi1rZXlzPjxyZWYtdHlwZSBuYW1l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963450">
        <w:instrText xml:space="preserve"> ADDIN EN.CITE </w:instrText>
      </w:r>
      <w:r w:rsidR="00275531">
        <w:fldChar w:fldCharType="begin">
          <w:fldData xml:space="preserve">PEVuZE5vdGU+PENpdGU+PEF1dGhvcj5NYXJndWxpZXM8L0F1dGhvcj48WWVhcj4yMDA1PC9ZZWFy
PjxSZWNOdW0+MTEyNzwvUmVjTnVtPjxyZWNvcmQ+PHJlYy1udW1iZXI+MTEyNzwvcmVjLW51bWJl
cj48Zm9yZWlnbi1rZXlzPjxrZXkgYXBwPSJFTiIgZGItaWQ9ImZwMjV6enZyeHJkOXZrZTV6eHFw
OXN0YnNzcHJ3c3R2ZGRkeiI+MTEyNzwva2V5PjwvZm9yZWlnbi1rZXlzPjxyZWYtdHlwZSBuYW1l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963450">
        <w:instrText xml:space="preserve"> ADDIN EN.CITE.DATA </w:instrText>
      </w:r>
      <w:r w:rsidR="00275531">
        <w:fldChar w:fldCharType="end"/>
      </w:r>
      <w:r w:rsidR="00275531">
        <w:fldChar w:fldCharType="separate"/>
      </w:r>
      <w:r w:rsidR="003E5311">
        <w:rPr>
          <w:noProof/>
        </w:rPr>
        <w:t>(Margulies et al., 2005b)</w:t>
      </w:r>
      <w:r w:rsidR="00275531">
        <w:fldChar w:fldCharType="end"/>
      </w:r>
      <w:r w:rsidR="003F2279">
        <w:t xml:space="preserve"> </w:t>
      </w:r>
      <w:commentRangeStart w:id="48"/>
      <w:r w:rsidR="00202507">
        <w:t>(review</w:t>
      </w:r>
      <w:r w:rsidR="008D4D47">
        <w:t>e</w:t>
      </w:r>
      <w:r w:rsidR="00202507">
        <w:t xml:space="preserve">d in </w:t>
      </w:r>
      <w:r w:rsidR="00275531">
        <w:fldChar w:fldCharType="begin"/>
      </w:r>
      <w:r w:rsidR="00471A00">
        <w:instrText xml:space="preserve"> ADDIN EN.CITE &lt;EndNote&gt;&lt;Cite&gt;&lt;Author&gt;Shendure&lt;/Author&gt;&lt;Year&gt;2008&lt;/Year&gt;&lt;RecNum&gt;1132&lt;/RecNum&gt;&lt;record&gt;&lt;rec-number&gt;1132&lt;/rec-number&gt;&lt;foreign-keys&gt;&lt;key app="EN" db-id="fp25zzvrxrd9vke5zxqp9stbssprwstvdddz"&gt;1132&lt;/key&gt;&lt;/foreign-keys&gt;&lt;ref-type name="Journal Article"&gt;17&lt;/ref-type&gt;&lt;contributors&gt;&lt;authors&gt;&lt;author&gt;Shendure, J.&lt;/author&gt;&lt;author&gt;Ji, H.&lt;/author&gt;&lt;/authors&gt;&lt;/contributors&gt;&lt;auth-address&gt;Department of Genome Sciences, University of Washington, Seattle, Washington 98195-5065, USA. shendure@u.washington.edu&lt;/auth-address&gt;&lt;titles&gt;&lt;title&gt;Next-generation DNA sequencing&lt;/title&gt;&lt;secondary-title&gt;Nat Biotechnol&lt;/secondary-title&gt;&lt;/titles&gt;&lt;periodical&gt;&lt;full-title&gt;Nat Biotechnol&lt;/full-title&gt;&lt;/periodical&gt;&lt;pages&gt;1135-45&lt;/pages&gt;&lt;volume&gt;26&lt;/volume&gt;&lt;number&gt;10&lt;/number&gt;&lt;edition&gt;2008/10/11&lt;/edition&gt;&lt;keywords&gt;&lt;keyword&gt;Chromosome Mapping/*trends&lt;/keyword&gt;&lt;keyword&gt;*Forecasting&lt;/keyword&gt;&lt;keyword&gt;Genomics/*trends&lt;/keyword&gt;&lt;keyword&gt;Sequence Alignment/*trends&lt;/keyword&gt;&lt;keyword&gt;Sequence Analysis, DNA/*trends&lt;/keyword&gt;&lt;/keywords&gt;&lt;dates&gt;&lt;year&gt;2008&lt;/year&gt;&lt;pub-dates&gt;&lt;date&gt;Oct&lt;/date&gt;&lt;/pub-dates&gt;&lt;/dates&gt;&lt;isbn&gt;1546-1696 (Electronic)&amp;#xD;1087-0156 (Linking)&lt;/isbn&gt;&lt;accession-num&gt;18846087&lt;/accession-num&gt;&lt;urls&gt;&lt;related-urls&gt;&lt;url&gt;http://www.ncbi.nlm.nih.gov/entrez/query.fcgi?cmd=Retrieve&amp;amp;db=PubMed&amp;amp;dopt=Citation&amp;amp;list_uids=18846087&lt;/url&gt;&lt;/related-urls&gt;&lt;/urls&gt;&lt;electronic-resource-num&gt;nbt1486 [pii]&amp;#xD;10.1038/nbt1486&lt;/electronic-resource-num&gt;&lt;language&gt;eng&lt;/language&gt;&lt;/record&gt;&lt;/Cite&gt;&lt;/EndNote&gt;</w:instrText>
      </w:r>
      <w:r w:rsidR="00275531">
        <w:fldChar w:fldCharType="separate"/>
      </w:r>
      <w:r w:rsidR="002B7491">
        <w:rPr>
          <w:noProof/>
        </w:rPr>
        <w:t>(Shendure and Ji, 2008)</w:t>
      </w:r>
      <w:r w:rsidR="00275531">
        <w:fldChar w:fldCharType="end"/>
      </w:r>
      <w:commentRangeEnd w:id="48"/>
      <w:r w:rsidR="00931928">
        <w:rPr>
          <w:rStyle w:val="CommentReference"/>
        </w:rPr>
        <w:commentReference w:id="48"/>
      </w:r>
      <w:r w:rsidR="00202507">
        <w:t>)</w:t>
      </w:r>
      <w:r w:rsidR="00215EF2">
        <w:t xml:space="preserve">. </w:t>
      </w:r>
      <w:commentRangeStart w:id="49"/>
      <w:r w:rsidR="00215EF2">
        <w:t>The intensity of fluorescent light emitted per base addition is too small for detection; this requires amplification of the template DNA to million copies</w:t>
      </w:r>
      <w:commentRangeEnd w:id="49"/>
      <w:r w:rsidR="00931928">
        <w:rPr>
          <w:rStyle w:val="CommentReference"/>
        </w:rPr>
        <w:commentReference w:id="49"/>
      </w:r>
      <w:r w:rsidR="00215EF2">
        <w:t>. Simultaneous addition of same nucleotide in million copies produces higher intensity of detectable fluorescent light</w:t>
      </w:r>
      <w:r w:rsidR="00090AAD">
        <w:t xml:space="preserve"> </w:t>
      </w:r>
      <w:commentRangeStart w:id="50"/>
      <w:r w:rsidR="00090AAD">
        <w:t xml:space="preserve">(reviewed in </w:t>
      </w:r>
      <w:r w:rsidR="00275531">
        <w:fldChar w:fldCharType="begin">
          <w:fldData xml:space="preserve">PEVuZE5vdGU+PENpdGU+PEF1dGhvcj5NZXR6a2VyPC9BdXRob3I+PFJlY051bT4xMTI0PC9SZWNO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</w:fldData>
        </w:fldChar>
      </w:r>
      <w:r w:rsidR="00471A00">
        <w:instrText xml:space="preserve"> ADDIN EN.CITE </w:instrText>
      </w:r>
      <w:r w:rsidR="00275531">
        <w:fldChar w:fldCharType="begin">
          <w:fldData xml:space="preserve">PEVuZE5vdGU+PENpdGU+PEF1dGhvcj5NZXR6a2VyPC9BdXRob3I+PFJlY051bT4xMTI0PC9SZWNO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</w:fldData>
        </w:fldChar>
      </w:r>
      <w:r w:rsidR="00471A00">
        <w:instrText xml:space="preserve"> ADDIN EN.CITE.DATA </w:instrText>
      </w:r>
      <w:r w:rsidR="00275531">
        <w:fldChar w:fldCharType="end"/>
      </w:r>
      <w:r w:rsidR="00275531">
        <w:fldChar w:fldCharType="separate"/>
      </w:r>
      <w:r w:rsidR="002B7491">
        <w:rPr>
          <w:noProof/>
        </w:rPr>
        <w:t>(Metzker; Shendure and Ji, 2008)</w:t>
      </w:r>
      <w:r w:rsidR="00275531">
        <w:fldChar w:fldCharType="end"/>
      </w:r>
      <w:commentRangeEnd w:id="50"/>
      <w:r w:rsidR="00931928">
        <w:rPr>
          <w:rStyle w:val="CommentReference"/>
        </w:rPr>
        <w:commentReference w:id="50"/>
      </w:r>
      <w:r w:rsidR="00090AAD">
        <w:t>)</w:t>
      </w:r>
      <w:r w:rsidR="00215EF2">
        <w:t xml:space="preserve">. </w:t>
      </w:r>
      <w:r w:rsidR="00E767B3">
        <w:t xml:space="preserve">A defined order of free nucleotide molecules are </w:t>
      </w:r>
      <w:commentRangeStart w:id="51"/>
      <w:r w:rsidR="00E767B3">
        <w:t xml:space="preserve">flown </w:t>
      </w:r>
      <w:commentRangeEnd w:id="51"/>
      <w:r w:rsidR="00931928">
        <w:rPr>
          <w:rStyle w:val="CommentReference"/>
        </w:rPr>
        <w:commentReference w:id="51"/>
      </w:r>
      <w:r w:rsidR="00E767B3">
        <w:t xml:space="preserve">in the reaction plate, </w:t>
      </w:r>
      <w:commentRangeStart w:id="52"/>
      <w:r w:rsidR="00E767B3">
        <w:t>allow nucleotide to incorporate</w:t>
      </w:r>
      <w:commentRangeEnd w:id="52"/>
      <w:r w:rsidR="00A0696B">
        <w:rPr>
          <w:rStyle w:val="CommentReference"/>
        </w:rPr>
        <w:commentReference w:id="52"/>
      </w:r>
      <w:r w:rsidR="00E767B3">
        <w:t xml:space="preserve">, detect fluorescent light and wash off any unincorporated nucleotides for next cycle. </w:t>
      </w:r>
      <w:r w:rsidR="00215EF2">
        <w:t xml:space="preserve">Roche 454 and Illumina differ </w:t>
      </w:r>
      <w:r w:rsidR="008D4D47">
        <w:t xml:space="preserve">only </w:t>
      </w:r>
      <w:r w:rsidR="00215EF2">
        <w:t xml:space="preserve">at the sequencing step. </w:t>
      </w:r>
      <w:r w:rsidR="00B832C9">
        <w:t xml:space="preserve">In </w:t>
      </w:r>
      <w:r w:rsidR="00215EF2">
        <w:t>Roche 454</w:t>
      </w:r>
      <w:r w:rsidR="00B832C9">
        <w:t>, polymerase</w:t>
      </w:r>
      <w:r w:rsidR="00215EF2">
        <w:t xml:space="preserve"> </w:t>
      </w:r>
      <w:r w:rsidR="006C5911">
        <w:t>continues</w:t>
      </w:r>
      <w:r w:rsidR="00215EF2">
        <w:t xml:space="preserve"> nucleotide addition reaction</w:t>
      </w:r>
      <w:r w:rsidR="00B832C9">
        <w:t>s</w:t>
      </w:r>
      <w:r w:rsidR="00215EF2">
        <w:t xml:space="preserve"> </w:t>
      </w:r>
      <w:r w:rsidR="006C5911">
        <w:t>until the base flowing in the reaction plate is complementary to the template sequence.</w:t>
      </w:r>
      <w:r w:rsidR="00B832C9">
        <w:t xml:space="preserve"> </w:t>
      </w:r>
      <w:r w:rsidR="006C5911">
        <w:t>The intensity of fluorescent light emission is detected and the number of bases subsequently added, as a homopolymer run, is calculated based on the light intensity in a particular reaction cycle</w:t>
      </w:r>
      <w:r w:rsidR="001358B9">
        <w:t xml:space="preserve"> </w:t>
      </w:r>
      <w:r w:rsidR="00275531">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471A00">
        <w:instrText xml:space="preserve"> ADDIN EN.CITE </w:instrText>
      </w:r>
      <w:r w:rsidR="00275531">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471A00">
        <w:instrText xml:space="preserve"> ADDIN EN.CITE.DATA </w:instrText>
      </w:r>
      <w:r w:rsidR="00275531">
        <w:fldChar w:fldCharType="end"/>
      </w:r>
      <w:r w:rsidR="00275531">
        <w:fldChar w:fldCharType="separate"/>
      </w:r>
      <w:r w:rsidR="003E5311">
        <w:rPr>
          <w:noProof/>
        </w:rPr>
        <w:t>(Margulies et al., 2005b)</w:t>
      </w:r>
      <w:r w:rsidR="00275531">
        <w:fldChar w:fldCharType="end"/>
      </w:r>
      <w:r w:rsidR="006C5911">
        <w:t>. Illumina, on the other hand, stops the reaction after single nucleotide addition</w:t>
      </w:r>
      <w:r w:rsidR="001A6517">
        <w:t xml:space="preserve"> </w:t>
      </w:r>
      <w:r w:rsidR="00275531">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471A00">
        <w:instrText xml:space="preserve"> ADDIN EN.CITE </w:instrText>
      </w:r>
      <w:r w:rsidR="00275531">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471A00">
        <w:instrText xml:space="preserve"> ADDIN EN.CITE.DATA </w:instrText>
      </w:r>
      <w:r w:rsidR="00275531">
        <w:fldChar w:fldCharType="end"/>
      </w:r>
      <w:r w:rsidR="00275531">
        <w:fldChar w:fldCharType="separate"/>
      </w:r>
      <w:r w:rsidR="002B7491">
        <w:rPr>
          <w:noProof/>
        </w:rPr>
        <w:t>(Bentley et al., 2008)</w:t>
      </w:r>
      <w:r w:rsidR="00275531">
        <w:fldChar w:fldCharType="end"/>
      </w:r>
      <w:r w:rsidR="006C5911">
        <w:t>. The light emission is detected</w:t>
      </w:r>
      <w:r w:rsidR="00F678F0">
        <w:t xml:space="preserve"> that determines the base added in that particular cycle of base flow</w:t>
      </w:r>
      <w:r w:rsidR="00963450">
        <w:t xml:space="preserve"> (</w:t>
      </w:r>
      <w:r w:rsidR="00275531">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471A00">
        <w:instrText xml:space="preserve"> ADDIN EN.CITE </w:instrText>
      </w:r>
      <w:r w:rsidR="00275531">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471A00">
        <w:instrText xml:space="preserve"> ADDIN EN.CITE.DATA </w:instrText>
      </w:r>
      <w:r w:rsidR="00275531">
        <w:fldChar w:fldCharType="end"/>
      </w:r>
      <w:r w:rsidR="00275531">
        <w:fldChar w:fldCharType="separate"/>
      </w:r>
      <w:r w:rsidR="002B7491">
        <w:rPr>
          <w:noProof/>
        </w:rPr>
        <w:t>(Bentley et al., 2008)</w:t>
      </w:r>
      <w:r w:rsidR="00275531">
        <w:fldChar w:fldCharType="end"/>
      </w:r>
      <w:r w:rsidR="001A6517">
        <w:t xml:space="preserve">, </w:t>
      </w:r>
      <w:r w:rsidR="00963450">
        <w:t xml:space="preserve">reviewed in </w:t>
      </w:r>
      <w:r w:rsidR="00275531">
        <w:fldChar w:fldCharType="begin"/>
      </w:r>
      <w:r w:rsidR="00471A00">
        <w:instrText xml:space="preserve"> ADDIN EN.CITE &lt;EndNote&gt;&lt;Cite&gt;&lt;Author&gt;Shendure&lt;/Author&gt;&lt;Year&gt;2008&lt;/Year&gt;&lt;RecNum&gt;1132&lt;/RecNum&gt;&lt;record&gt;&lt;rec-number&gt;1132&lt;/rec-number&gt;&lt;foreign-keys&gt;&lt;key app="EN" db-id="fp25zzvrxrd9vke5zxqp9stbssprwstvdddz"&gt;1132&lt;/key&gt;&lt;/foreign-keys&gt;&lt;ref-type name="Journal Article"&gt;17&lt;/ref-type&gt;&lt;contributors&gt;&lt;authors&gt;&lt;author&gt;Shendure, J.&lt;/author&gt;&lt;author&gt;Ji, H.&lt;/author&gt;&lt;/authors&gt;&lt;/contributors&gt;&lt;auth-address&gt;Department of Genome Sciences, University of Washington, Seattle, Washington 98195-5065, USA. shendure@u.washington.edu&lt;/auth-address&gt;&lt;titles&gt;&lt;title&gt;Next-generation DNA sequencing&lt;/title&gt;&lt;secondary-title&gt;Nat Biotechnol&lt;/secondary-title&gt;&lt;/titles&gt;&lt;periodical&gt;&lt;full-title&gt;Nat Biotechnol&lt;/full-title&gt;&lt;/periodical&gt;&lt;pages&gt;1135-45&lt;/pages&gt;&lt;volume&gt;26&lt;/volume&gt;&lt;number&gt;10&lt;/number&gt;&lt;edition&gt;2008/10/11&lt;/edition&gt;&lt;keywords&gt;&lt;keyword&gt;Chromosome Mapping/*trends&lt;/keyword&gt;&lt;keyword&gt;*Forecasting&lt;/keyword&gt;&lt;keyword&gt;Genomics/*trends&lt;/keyword&gt;&lt;keyword&gt;Sequence Alignment/*trends&lt;/keyword&gt;&lt;keyword&gt;Sequence Analysis, DNA/*trends&lt;/keyword&gt;&lt;/keywords&gt;&lt;dates&gt;&lt;year&gt;2008&lt;/year&gt;&lt;pub-dates&gt;&lt;date&gt;Oct&lt;/date&gt;&lt;/pub-dates&gt;&lt;/dates&gt;&lt;isbn&gt;1546-1696 (Electronic)&amp;#xD;1087-0156 (Linking)&lt;/isbn&gt;&lt;accession-num&gt;18846087&lt;/accession-num&gt;&lt;urls&gt;&lt;related-urls&gt;&lt;url&gt;http://www.ncbi.nlm.nih.gov/entrez/query.fcgi?cmd=Retrieve&amp;amp;db=PubMed&amp;amp;dopt=Citation&amp;amp;list_uids=18846087&lt;/url&gt;&lt;/related-urls&gt;&lt;/urls&gt;&lt;electronic-resource-num&gt;nbt1486 [pii]&amp;#xD;10.1038/nbt1486&lt;/electronic-resource-num&gt;&lt;language&gt;eng&lt;/language&gt;&lt;/record&gt;&lt;/Cite&gt;&lt;/EndNote&gt;</w:instrText>
      </w:r>
      <w:r w:rsidR="00275531">
        <w:fldChar w:fldCharType="separate"/>
      </w:r>
      <w:r w:rsidR="002B7491">
        <w:rPr>
          <w:noProof/>
        </w:rPr>
        <w:t>(Shendure and Ji, 2008)</w:t>
      </w:r>
      <w:r w:rsidR="00275531">
        <w:fldChar w:fldCharType="end"/>
      </w:r>
      <w:r w:rsidR="00963450">
        <w:t>)</w:t>
      </w:r>
      <w:r w:rsidR="00F678F0">
        <w:t>. These different sequencing techniqu</w:t>
      </w:r>
      <w:r w:rsidR="008D4D47">
        <w:t>es have high impact on sequence</w:t>
      </w:r>
      <w:r w:rsidR="00F678F0">
        <w:t xml:space="preserve"> read length. Roche 454 </w:t>
      </w:r>
      <w:r w:rsidR="00A219AF">
        <w:t xml:space="preserve">produces </w:t>
      </w:r>
      <w:r w:rsidR="008D4D47">
        <w:t xml:space="preserve">low number of sequences but </w:t>
      </w:r>
      <w:r w:rsidR="00A76286">
        <w:t>longer read length</w:t>
      </w:r>
      <w:r w:rsidR="00A219AF">
        <w:t xml:space="preserve"> (Table 1.1)</w:t>
      </w:r>
      <w:r w:rsidR="00C77C89">
        <w:t xml:space="preserve">. </w:t>
      </w:r>
      <w:r w:rsidR="008D4D47">
        <w:t xml:space="preserve">Comparatively, </w:t>
      </w:r>
      <w:r w:rsidR="00C77C89">
        <w:t>Illumina produces shorter r</w:t>
      </w:r>
      <w:r w:rsidR="00EF49B6">
        <w:t>eads in high quantity (Table 1.</w:t>
      </w:r>
      <w:commentRangeStart w:id="53"/>
      <w:r w:rsidR="00EF49B6">
        <w:t>1</w:t>
      </w:r>
      <w:commentRangeEnd w:id="53"/>
      <w:r w:rsidR="00A0696B">
        <w:rPr>
          <w:rStyle w:val="CommentReference"/>
        </w:rPr>
        <w:commentReference w:id="53"/>
      </w:r>
      <w:r w:rsidR="00C77C89">
        <w:t>).</w:t>
      </w:r>
    </w:p>
    <w:p w14:paraId="47399511" w14:textId="77777777" w:rsidR="00556DFB" w:rsidRDefault="00C77C89" w:rsidP="00C91564">
      <w:pPr>
        <w:spacing w:line="480" w:lineRule="auto"/>
        <w:jc w:val="both"/>
      </w:pPr>
      <w:r>
        <w:t>Applied Biosystems SOLiD implements ‘Sequencing by ligatio</w:t>
      </w:r>
      <w:r w:rsidR="009A372D">
        <w:t xml:space="preserve">n’ technique for DNA </w:t>
      </w:r>
      <w:r w:rsidR="00CC6641">
        <w:t>sequencing;</w:t>
      </w:r>
      <w:r w:rsidR="009A372D">
        <w:t xml:space="preserve"> </w:t>
      </w:r>
      <w:r w:rsidR="00CC6641">
        <w:t xml:space="preserve">thus, bypassing </w:t>
      </w:r>
      <w:r w:rsidR="009A372D">
        <w:t xml:space="preserve">any DNA polymerase </w:t>
      </w:r>
      <w:r w:rsidR="00CC6641">
        <w:t xml:space="preserve">related sequencing </w:t>
      </w:r>
      <w:r w:rsidR="009A372D">
        <w:t>error</w:t>
      </w:r>
      <w:r w:rsidR="001A6517">
        <w:t xml:space="preserve"> </w:t>
      </w:r>
      <w:r w:rsidR="00275531">
        <w:fldChar w:fldCharType="begin"/>
      </w:r>
      <w:r w:rsidR="00471A00">
        <w:instrText xml:space="preserve"> ADDIN EN.CITE &lt;EndNote&gt;&lt;Cite&gt;&lt;Author&gt;Pandey&lt;/Author&gt;&lt;Year&gt;2008&lt;/Year&gt;&lt;RecNum&gt;1137&lt;/RecNum&gt;&lt;record&gt;&lt;rec-number&gt;1137&lt;/rec-number&gt;&lt;foreign-keys&gt;&lt;key app="EN" db-id="fp25zzvrxrd9vke5zxqp9stbssprwstvdddz"&gt;1137&lt;/key&gt;&lt;/foreign-keys&gt;&lt;ref-type name="Journal Article"&gt;17&lt;/ref-type&gt;&lt;contributors&gt;&lt;authors&gt;&lt;author&gt;Pandey, Vicki&lt;/author&gt;&lt;author&gt;Nutter, Robert C&lt;/author&gt;&lt;author&gt;Prediger, Ellen&lt;/author&gt;&lt;/authors&gt;&lt;/contributors&gt;&lt;titles&gt;&lt;title&gt;Applied Biosystems SOLiD™ System: Ligation</w:instrText>
      </w:r>
      <w:r w:rsidR="00471A00">
        <w:rPr>
          <w:rFonts w:ascii="04b03" w:hAnsi="04b03" w:cs="04b03"/>
        </w:rPr>
        <w:instrText>‐</w:instrText>
      </w:r>
      <w:r w:rsidR="00471A00">
        <w:instrText>Based Sequencing&lt;/title&gt;&lt;secondary-title&gt;Next Generation Genome Sequencing: Towards Personalized Medicine&lt;/secondary-title&gt;&lt;/titles&gt;&lt;periodical&gt;&lt;full-title&gt;Next Generation Genome Sequencing: Towards Personalized Medicine&lt;/full-title&gt;&lt;/periodical&gt;&lt;pages&gt;29-42&lt;/pages&gt;&lt;dates&gt;&lt;year&gt;2008&lt;/year&gt;&lt;/dates&gt;&lt;isbn&gt;3527625135&lt;/isbn&gt;&lt;urls&gt;&lt;/urls&gt;&lt;/record&gt;&lt;/Cite&gt;&lt;/EndNote&gt;</w:instrText>
      </w:r>
      <w:r w:rsidR="00275531">
        <w:fldChar w:fldCharType="separate"/>
      </w:r>
      <w:r w:rsidR="002B7491">
        <w:rPr>
          <w:noProof/>
        </w:rPr>
        <w:t>(Pandey et al., 2008)</w:t>
      </w:r>
      <w:r w:rsidR="00275531">
        <w:fldChar w:fldCharType="end"/>
      </w:r>
      <w:r w:rsidR="009A372D">
        <w:t xml:space="preserve">. The template DNA </w:t>
      </w:r>
      <w:r w:rsidR="00C93FCD">
        <w:t>is</w:t>
      </w:r>
      <w:r w:rsidR="009A372D">
        <w:t xml:space="preserve"> amplified </w:t>
      </w:r>
      <w:r w:rsidR="00C93FCD">
        <w:t xml:space="preserve">in </w:t>
      </w:r>
      <w:r w:rsidR="009A372D">
        <w:t xml:space="preserve">similar </w:t>
      </w:r>
      <w:r w:rsidR="00C93FCD">
        <w:t xml:space="preserve">way </w:t>
      </w:r>
      <w:r w:rsidR="009A372D">
        <w:t xml:space="preserve">to previous NGS technologies. </w:t>
      </w:r>
      <w:r w:rsidR="00556DFB">
        <w:t xml:space="preserve">During sequencing, </w:t>
      </w:r>
      <w:r w:rsidR="000C5157">
        <w:t xml:space="preserve">a universal primer and </w:t>
      </w:r>
      <w:r w:rsidR="00556DFB">
        <w:t>a library of pre-designed 1,2-probes of 8 nucleotides (or dibase probe) along with DNA ligase enzyme is added. The probes hybridize to the complementary template sequence and the fluorescence of the probe is read.</w:t>
      </w:r>
      <w:r w:rsidR="000C5157">
        <w:t xml:space="preserve"> </w:t>
      </w:r>
      <w:r w:rsidR="003A3AFA">
        <w:t xml:space="preserve">The probe hybridization is repeated for seven cycles extending read length to 35 bases. </w:t>
      </w:r>
      <w:r w:rsidR="000C5157">
        <w:t xml:space="preserve">In the next cycle, a new universal primer is hybridized at offset position of one base (n-1) to the previous primer position followed by ligation sequencing process. The </w:t>
      </w:r>
      <w:r w:rsidR="003A3AFA">
        <w:t xml:space="preserve">primer resetting </w:t>
      </w:r>
      <w:r w:rsidR="000C5157">
        <w:t xml:space="preserve">cycle is </w:t>
      </w:r>
      <w:r w:rsidR="003A3AFA">
        <w:t>repeated five times providing dual measurement of each base and the final sequence is decoded from color code information using 4 by 4 color code</w:t>
      </w:r>
      <w:r w:rsidR="009F10A6">
        <w:t xml:space="preserve"> (reviewed in </w:t>
      </w:r>
      <w:r w:rsidR="00275531">
        <w:fldChar w:fldCharType="begin"/>
      </w:r>
      <w:r w:rsidR="00471A00">
        <w:instrText xml:space="preserve"> ADDIN EN.CITE &lt;EndNote&gt;&lt;Cite&gt;&lt;Author&gt;Mardis&lt;/Author&gt;&lt;Year&gt;2008&lt;/Year&gt;&lt;RecNum&gt;1126&lt;/RecNum&gt;&lt;record&gt;&lt;rec-number&gt;1126&lt;/rec-number&gt;&lt;foreign-keys&gt;&lt;key app="EN" db-id="fp25zzvrxrd9vke5zxqp9stbssprwstvdddz"&gt;1126&lt;/key&gt;&lt;/foreign-keys&gt;&lt;ref-type name="Journal Article"&gt;17&lt;/ref-type&gt;&lt;contributors&gt;&lt;authors&gt;&lt;author&gt;Mardis, E. R.&lt;/author&gt;&lt;/authors&gt;&lt;/contributors&gt;&lt;auth-address&gt;Genome Sequencing Center, Washington University School of Medicine, St. Louis, MO 63108, USA. emardis@watson.wustl.edu&lt;/auth-address&gt;&lt;titles&gt;&lt;title&gt;The impact of next-generation sequencing technology on genetics&lt;/title&gt;&lt;secondary-title&gt;Trends Genet&lt;/secondary-title&gt;&lt;/titles&gt;&lt;periodical&gt;&lt;full-title&gt;Trends Genet&lt;/full-title&gt;&lt;/periodical&gt;&lt;pages&gt;133-41&lt;/pages&gt;&lt;volume&gt;24&lt;/volume&gt;&lt;number&gt;3&lt;/number&gt;&lt;edition&gt;2008/02/12&lt;/edition&gt;&lt;keywords&gt;&lt;keyword&gt;Animals&lt;/keyword&gt;&lt;keyword&gt;Forecasting&lt;/keyword&gt;&lt;keyword&gt;Genetics/*trends&lt;/keyword&gt;&lt;keyword&gt;Humans&lt;/keyword&gt;&lt;keyword&gt;*Sequence Analysis, DNA&lt;/keyword&gt;&lt;/keywords&gt;&lt;dates&gt;&lt;year&gt;2008&lt;/year&gt;&lt;pub-dates&gt;&lt;date&gt;Mar&lt;/date&gt;&lt;/pub-dates&gt;&lt;/dates&gt;&lt;isbn&gt;0168-9525 (Print)&amp;#xD;0168-9525 (Linking)&lt;/isbn&gt;&lt;accession-num&gt;18262675&lt;/accession-num&gt;&lt;urls&gt;&lt;related-urls&gt;&lt;url&gt;http://www.ncbi.nlm.nih.gov/entrez/query.fcgi?cmd=Retrieve&amp;amp;db=PubMed&amp;amp;dopt=Citation&amp;amp;list_uids=18262675&lt;/url&gt;&lt;/related-urls&gt;&lt;/urls&gt;&lt;electronic-resource-num&gt;S0168-9525(08)00023-1 [pii]&amp;#xD;10.1016/j.tig.2007.12.007&lt;/electronic-resource-num&gt;&lt;language&gt;eng&lt;/language&gt;&lt;/record&gt;&lt;/Cite&gt;&lt;/EndNote&gt;</w:instrText>
      </w:r>
      <w:r w:rsidR="00275531">
        <w:fldChar w:fldCharType="separate"/>
      </w:r>
      <w:r w:rsidR="002B7491">
        <w:rPr>
          <w:noProof/>
        </w:rPr>
        <w:t>(Mardis, 2008)</w:t>
      </w:r>
      <w:r w:rsidR="00275531">
        <w:fldChar w:fldCharType="end"/>
      </w:r>
      <w:r w:rsidR="009F10A6">
        <w:t>)</w:t>
      </w:r>
      <w:r w:rsidR="003A3AFA">
        <w:t>.</w:t>
      </w:r>
    </w:p>
    <w:p w14:paraId="0718866B" w14:textId="77777777" w:rsidR="006A410A" w:rsidRDefault="006A410A" w:rsidP="006A410A">
      <w:pPr>
        <w:spacing w:line="480" w:lineRule="auto"/>
        <w:jc w:val="both"/>
      </w:pPr>
    </w:p>
    <w:p w14:paraId="52E97729" w14:textId="77777777" w:rsidR="002E563B" w:rsidRPr="006A410A" w:rsidRDefault="002E563B" w:rsidP="006A410A">
      <w:pPr>
        <w:sectPr w:rsidR="002E563B" w:rsidRPr="006A410A">
          <w:pgSz w:w="11899" w:h="16838"/>
          <w:pgMar w:top="1440" w:right="1800" w:bottom="1440" w:left="1800" w:header="708" w:footer="708" w:gutter="0"/>
          <w:cols w:space="708"/>
        </w:sectPr>
      </w:pPr>
    </w:p>
    <w:p w14:paraId="618D33E3" w14:textId="77777777" w:rsidR="00CC16FB" w:rsidRPr="00830323" w:rsidRDefault="00CC16FB" w:rsidP="00CC16FB">
      <w:pPr>
        <w:pStyle w:val="Caption"/>
        <w:keepNext/>
        <w:rPr>
          <w:sz w:val="24"/>
        </w:rPr>
      </w:pPr>
    </w:p>
    <w:tbl>
      <w:tblPr>
        <w:tblW w:w="14268" w:type="dxa"/>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firstRow="1" w:lastRow="0" w:firstColumn="1" w:lastColumn="0" w:noHBand="0" w:noVBand="0"/>
      </w:tblPr>
      <w:tblGrid>
        <w:gridCol w:w="2172"/>
        <w:gridCol w:w="1430"/>
        <w:gridCol w:w="1039"/>
        <w:gridCol w:w="1981"/>
        <w:gridCol w:w="1031"/>
        <w:gridCol w:w="4408"/>
        <w:gridCol w:w="2207"/>
      </w:tblGrid>
      <w:tr w:rsidR="00830323" w:rsidRPr="00CC16FB" w14:paraId="575A074A" w14:textId="77777777">
        <w:trPr>
          <w:tblHeader/>
        </w:trPr>
        <w:tc>
          <w:tcPr>
            <w:tcW w:w="2172" w:type="dxa"/>
            <w:shd w:val="pct30" w:color="FFFF00" w:fill="FFFFFF"/>
            <w:vAlign w:val="center"/>
          </w:tcPr>
          <w:p w14:paraId="010C7D0F"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Platform</w:t>
            </w:r>
          </w:p>
        </w:tc>
        <w:tc>
          <w:tcPr>
            <w:tcW w:w="1430" w:type="dxa"/>
            <w:shd w:val="pct30" w:color="FFFF00" w:fill="FFFFFF"/>
            <w:vAlign w:val="center"/>
          </w:tcPr>
          <w:p w14:paraId="57266A03"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 length (bp)</w:t>
            </w:r>
          </w:p>
        </w:tc>
        <w:tc>
          <w:tcPr>
            <w:tcW w:w="1039" w:type="dxa"/>
            <w:shd w:val="pct30" w:color="FFFF00" w:fill="FFFFFF"/>
            <w:vAlign w:val="center"/>
          </w:tcPr>
          <w:p w14:paraId="77BDCC74" w14:textId="77777777" w:rsidR="00830323" w:rsidRPr="00CC16FB" w:rsidRDefault="00D3354B"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Reads</w:t>
            </w:r>
            <w:r w:rsidR="00830323" w:rsidRPr="00CC16FB">
              <w:rPr>
                <w:rFonts w:ascii="Times" w:eastAsiaTheme="minorHAnsi" w:hAnsi="Times"/>
                <w:szCs w:val="20"/>
                <w:lang w:eastAsia="en-US"/>
              </w:rPr>
              <w:t>/run</w:t>
            </w:r>
          </w:p>
        </w:tc>
        <w:tc>
          <w:tcPr>
            <w:tcW w:w="1981" w:type="dxa"/>
            <w:shd w:val="pct30" w:color="FFFF00" w:fill="FFFFFF"/>
            <w:vAlign w:val="center"/>
          </w:tcPr>
          <w:p w14:paraId="475981DD"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Sequencing output/run</w:t>
            </w:r>
          </w:p>
        </w:tc>
        <w:tc>
          <w:tcPr>
            <w:tcW w:w="1031" w:type="dxa"/>
            <w:shd w:val="pct30" w:color="FFFF00" w:fill="FFFFFF"/>
            <w:vAlign w:val="center"/>
          </w:tcPr>
          <w:p w14:paraId="4FD7E1B6"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Run time</w:t>
            </w:r>
          </w:p>
        </w:tc>
        <w:tc>
          <w:tcPr>
            <w:tcW w:w="4408" w:type="dxa"/>
            <w:shd w:val="pct30" w:color="FFFF00" w:fill="FFFFFF"/>
          </w:tcPr>
          <w:p w14:paraId="27FAE892"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Advantages</w:t>
            </w:r>
          </w:p>
        </w:tc>
        <w:tc>
          <w:tcPr>
            <w:tcW w:w="2207" w:type="dxa"/>
            <w:shd w:val="pct30" w:color="FFFF00" w:fill="FFFFFF"/>
          </w:tcPr>
          <w:p w14:paraId="5FB900A1" w14:textId="77777777" w:rsidR="00830323" w:rsidRPr="00CC16FB" w:rsidRDefault="00830323" w:rsidP="00EF49B6">
            <w:pPr>
              <w:spacing w:before="2" w:after="2"/>
              <w:jc w:val="center"/>
              <w:rPr>
                <w:rFonts w:ascii="Times" w:eastAsiaTheme="minorHAnsi" w:hAnsi="Times"/>
                <w:szCs w:val="20"/>
                <w:lang w:eastAsia="en-US"/>
              </w:rPr>
            </w:pPr>
            <w:r>
              <w:rPr>
                <w:rFonts w:ascii="Times" w:eastAsiaTheme="minorHAnsi" w:hAnsi="Times"/>
                <w:szCs w:val="20"/>
                <w:lang w:eastAsia="en-US"/>
              </w:rPr>
              <w:t>Primary applications</w:t>
            </w:r>
          </w:p>
        </w:tc>
      </w:tr>
      <w:tr w:rsidR="00830323" w:rsidRPr="00CC16FB" w14:paraId="6119C851" w14:textId="77777777">
        <w:tc>
          <w:tcPr>
            <w:tcW w:w="2172" w:type="dxa"/>
            <w:shd w:val="clear" w:color="auto" w:fill="auto"/>
            <w:vAlign w:val="center"/>
          </w:tcPr>
          <w:p w14:paraId="33D683D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14:paraId="478BABE9"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400–500</w:t>
            </w:r>
          </w:p>
        </w:tc>
        <w:tc>
          <w:tcPr>
            <w:tcW w:w="1039" w:type="dxa"/>
            <w:shd w:val="clear" w:color="auto" w:fill="auto"/>
            <w:vAlign w:val="center"/>
          </w:tcPr>
          <w:p w14:paraId="544EF25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14:paraId="73B3041C"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≤500 Mb</w:t>
            </w:r>
          </w:p>
        </w:tc>
        <w:tc>
          <w:tcPr>
            <w:tcW w:w="1031" w:type="dxa"/>
            <w:shd w:val="clear" w:color="auto" w:fill="auto"/>
            <w:vAlign w:val="center"/>
          </w:tcPr>
          <w:p w14:paraId="35B19B96"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val="restart"/>
            <w:shd w:val="clear" w:color="auto" w:fill="auto"/>
          </w:tcPr>
          <w:p w14:paraId="79AA953E" w14:textId="77777777" w:rsidR="00830323" w:rsidRPr="00CC16FB" w:rsidRDefault="00830323" w:rsidP="00EF49B6">
            <w:pPr>
              <w:spacing w:before="2" w:after="2"/>
              <w:rPr>
                <w:rFonts w:ascii="Times" w:eastAsiaTheme="minorHAnsi" w:hAnsi="Times"/>
                <w:szCs w:val="20"/>
                <w:lang w:eastAsia="en-US"/>
              </w:rPr>
            </w:pPr>
            <w:r>
              <w:rPr>
                <w:rFonts w:ascii="Times" w:eastAsiaTheme="minorHAnsi" w:hAnsi="Times"/>
                <w:szCs w:val="20"/>
                <w:lang w:eastAsia="en-US"/>
              </w:rPr>
              <w:t>Longest read lengths among 2</w:t>
            </w:r>
            <w:r w:rsidRPr="00CC16FB">
              <w:rPr>
                <w:rFonts w:ascii="Times" w:eastAsiaTheme="minorHAnsi" w:hAnsi="Times"/>
                <w:szCs w:val="20"/>
                <w:vertAlign w:val="superscript"/>
                <w:lang w:eastAsia="en-US"/>
              </w:rPr>
              <w:t>nd</w:t>
            </w:r>
            <w:r>
              <w:rPr>
                <w:rFonts w:ascii="Times" w:eastAsiaTheme="minorHAnsi" w:hAnsi="Times"/>
                <w:szCs w:val="20"/>
                <w:lang w:eastAsia="en-US"/>
              </w:rPr>
              <w:t xml:space="preserve"> generation, high throughput compared to 1</w:t>
            </w:r>
            <w:r w:rsidRPr="00CC16FB">
              <w:rPr>
                <w:rFonts w:ascii="Times" w:eastAsiaTheme="minorHAnsi" w:hAnsi="Times"/>
                <w:szCs w:val="20"/>
                <w:vertAlign w:val="superscript"/>
                <w:lang w:eastAsia="en-US"/>
              </w:rPr>
              <w:t>st</w:t>
            </w:r>
            <w:r>
              <w:rPr>
                <w:rFonts w:ascii="Times" w:eastAsiaTheme="minorHAnsi" w:hAnsi="Times"/>
                <w:szCs w:val="20"/>
                <w:lang w:eastAsia="en-US"/>
              </w:rPr>
              <w:t xml:space="preserve"> generation sequencing</w:t>
            </w:r>
          </w:p>
        </w:tc>
        <w:tc>
          <w:tcPr>
            <w:tcW w:w="2207" w:type="dxa"/>
            <w:vMerge w:val="restart"/>
          </w:tcPr>
          <w:p w14:paraId="202C5DDE" w14:textId="77777777" w:rsid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7, 8*</w:t>
            </w:r>
          </w:p>
        </w:tc>
      </w:tr>
      <w:tr w:rsidR="00830323" w:rsidRPr="00CC16FB" w14:paraId="3DB339EC" w14:textId="77777777">
        <w:tc>
          <w:tcPr>
            <w:tcW w:w="2172" w:type="dxa"/>
            <w:shd w:val="clear" w:color="auto" w:fill="auto"/>
            <w:vAlign w:val="center"/>
          </w:tcPr>
          <w:p w14:paraId="3526ADE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14:paraId="27E9848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600–800</w:t>
            </w:r>
          </w:p>
        </w:tc>
        <w:tc>
          <w:tcPr>
            <w:tcW w:w="1039" w:type="dxa"/>
            <w:shd w:val="clear" w:color="auto" w:fill="auto"/>
            <w:vAlign w:val="center"/>
          </w:tcPr>
          <w:p w14:paraId="448D14B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14:paraId="735F9D3E"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≤700 Mb</w:t>
            </w:r>
          </w:p>
        </w:tc>
        <w:tc>
          <w:tcPr>
            <w:tcW w:w="1031" w:type="dxa"/>
            <w:shd w:val="clear" w:color="auto" w:fill="auto"/>
            <w:vAlign w:val="center"/>
          </w:tcPr>
          <w:p w14:paraId="362056A6"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23 h</w:t>
            </w:r>
          </w:p>
        </w:tc>
        <w:tc>
          <w:tcPr>
            <w:tcW w:w="4408" w:type="dxa"/>
            <w:vMerge/>
            <w:shd w:val="clear" w:color="auto" w:fill="auto"/>
          </w:tcPr>
          <w:p w14:paraId="11A8F35A"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198C7D65"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07DF9F5C" w14:textId="77777777">
        <w:tc>
          <w:tcPr>
            <w:tcW w:w="2172" w:type="dxa"/>
            <w:shd w:val="clear" w:color="auto" w:fill="auto"/>
            <w:vAlign w:val="center"/>
          </w:tcPr>
          <w:p w14:paraId="1FC1EF59"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Junior</w:t>
            </w:r>
          </w:p>
        </w:tc>
        <w:tc>
          <w:tcPr>
            <w:tcW w:w="1430" w:type="dxa"/>
            <w:shd w:val="clear" w:color="auto" w:fill="auto"/>
            <w:vAlign w:val="center"/>
          </w:tcPr>
          <w:p w14:paraId="6E07F049"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400–450</w:t>
            </w:r>
          </w:p>
        </w:tc>
        <w:tc>
          <w:tcPr>
            <w:tcW w:w="1039" w:type="dxa"/>
            <w:shd w:val="clear" w:color="auto" w:fill="auto"/>
            <w:vAlign w:val="center"/>
          </w:tcPr>
          <w:p w14:paraId="419A213F"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5</w:t>
            </w:r>
          </w:p>
        </w:tc>
        <w:tc>
          <w:tcPr>
            <w:tcW w:w="1981" w:type="dxa"/>
            <w:shd w:val="clear" w:color="auto" w:fill="auto"/>
            <w:vAlign w:val="center"/>
          </w:tcPr>
          <w:p w14:paraId="50FA4A1F" w14:textId="77777777"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35 Mb</w:t>
            </w:r>
          </w:p>
        </w:tc>
        <w:tc>
          <w:tcPr>
            <w:tcW w:w="1031" w:type="dxa"/>
            <w:shd w:val="clear" w:color="auto" w:fill="auto"/>
            <w:vAlign w:val="center"/>
          </w:tcPr>
          <w:p w14:paraId="2CFA781B"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shd w:val="clear" w:color="auto" w:fill="auto"/>
          </w:tcPr>
          <w:p w14:paraId="1FDE6C6B"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32F1F8B9"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2C976E83" w14:textId="77777777">
        <w:tc>
          <w:tcPr>
            <w:tcW w:w="2172" w:type="dxa"/>
            <w:shd w:val="clear" w:color="auto" w:fill="auto"/>
            <w:vAlign w:val="center"/>
          </w:tcPr>
          <w:p w14:paraId="28F15135"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HiSeq 2000</w:t>
            </w:r>
          </w:p>
        </w:tc>
        <w:tc>
          <w:tcPr>
            <w:tcW w:w="1430" w:type="dxa"/>
            <w:shd w:val="clear" w:color="auto" w:fill="auto"/>
            <w:vAlign w:val="center"/>
          </w:tcPr>
          <w:p w14:paraId="4CC52E5A"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43901334"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14:paraId="093D89EF"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≤540–600 Gb</w:t>
            </w:r>
          </w:p>
        </w:tc>
        <w:tc>
          <w:tcPr>
            <w:tcW w:w="1031" w:type="dxa"/>
            <w:shd w:val="clear" w:color="auto" w:fill="auto"/>
            <w:vAlign w:val="center"/>
          </w:tcPr>
          <w:p w14:paraId="18E159B6"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d</w:t>
            </w:r>
          </w:p>
        </w:tc>
        <w:tc>
          <w:tcPr>
            <w:tcW w:w="4408" w:type="dxa"/>
            <w:vMerge w:val="restart"/>
            <w:shd w:val="clear" w:color="auto" w:fill="auto"/>
          </w:tcPr>
          <w:p w14:paraId="183B6453" w14:textId="77777777" w:rsidR="00830323" w:rsidRPr="00CC16FB" w:rsidRDefault="00830323" w:rsidP="00830323">
            <w:pPr>
              <w:spacing w:before="2" w:after="2"/>
              <w:rPr>
                <w:rFonts w:ascii="Times" w:eastAsiaTheme="minorHAnsi" w:hAnsi="Times"/>
                <w:szCs w:val="20"/>
                <w:lang w:eastAsia="en-US"/>
              </w:rPr>
            </w:pPr>
            <w:r>
              <w:rPr>
                <w:rFonts w:ascii="Times" w:eastAsiaTheme="minorHAnsi" w:hAnsi="Times"/>
                <w:szCs w:val="20"/>
                <w:lang w:eastAsia="en-US"/>
              </w:rPr>
              <w:t>Very high throughput</w:t>
            </w:r>
          </w:p>
        </w:tc>
        <w:tc>
          <w:tcPr>
            <w:tcW w:w="2207" w:type="dxa"/>
            <w:vMerge w:val="restart"/>
          </w:tcPr>
          <w:p w14:paraId="39848963" w14:textId="77777777" w:rsid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1*,</w:t>
            </w:r>
            <w:r w:rsidR="008256CB">
              <w:rPr>
                <w:rFonts w:ascii="Times" w:eastAsiaTheme="minorHAnsi" w:hAnsi="Times"/>
                <w:szCs w:val="20"/>
                <w:lang w:eastAsia="en-US"/>
              </w:rPr>
              <w:t xml:space="preserve"> </w:t>
            </w:r>
            <w:r w:rsidRPr="00830323">
              <w:rPr>
                <w:rFonts w:ascii="Times" w:eastAsiaTheme="minorHAnsi" w:hAnsi="Times"/>
                <w:szCs w:val="20"/>
                <w:lang w:eastAsia="en-US"/>
              </w:rPr>
              <w:t>2,</w:t>
            </w:r>
            <w:r w:rsidR="008256CB">
              <w:rPr>
                <w:rFonts w:ascii="Times" w:eastAsiaTheme="minorHAnsi" w:hAnsi="Times"/>
                <w:szCs w:val="20"/>
                <w:lang w:eastAsia="en-US"/>
              </w:rPr>
              <w:t xml:space="preserve"> </w:t>
            </w:r>
            <w:r w:rsidRPr="00830323">
              <w:rPr>
                <w:rFonts w:ascii="Times" w:eastAsiaTheme="minorHAnsi" w:hAnsi="Times"/>
                <w:szCs w:val="20"/>
                <w:lang w:eastAsia="en-US"/>
              </w:rPr>
              <w:t>3*,</w:t>
            </w:r>
            <w:r w:rsidR="008256CB">
              <w:rPr>
                <w:rFonts w:ascii="Times" w:eastAsiaTheme="minorHAnsi" w:hAnsi="Times"/>
                <w:szCs w:val="20"/>
                <w:lang w:eastAsia="en-US"/>
              </w:rPr>
              <w:t xml:space="preserve"> </w:t>
            </w:r>
            <w:r w:rsidRPr="00830323">
              <w:rPr>
                <w:rFonts w:ascii="Times" w:eastAsiaTheme="minorHAnsi" w:hAnsi="Times"/>
                <w:szCs w:val="20"/>
                <w:lang w:eastAsia="en-US"/>
              </w:rPr>
              <w:t>4,</w:t>
            </w:r>
            <w:r w:rsidR="008256CB">
              <w:rPr>
                <w:rFonts w:ascii="Times" w:eastAsiaTheme="minorHAnsi" w:hAnsi="Times"/>
                <w:szCs w:val="20"/>
                <w:lang w:eastAsia="en-US"/>
              </w:rPr>
              <w:t xml:space="preserve"> </w:t>
            </w:r>
            <w:r w:rsidRPr="00830323">
              <w:rPr>
                <w:rFonts w:ascii="Times" w:eastAsiaTheme="minorHAnsi" w:hAnsi="Times"/>
                <w:szCs w:val="20"/>
                <w:lang w:eastAsia="en-US"/>
              </w:rPr>
              <w:t>5,</w:t>
            </w:r>
            <w:r w:rsidR="008256CB">
              <w:rPr>
                <w:rFonts w:ascii="Times" w:eastAsiaTheme="minorHAnsi" w:hAnsi="Times"/>
                <w:szCs w:val="20"/>
                <w:lang w:eastAsia="en-US"/>
              </w:rPr>
              <w:t xml:space="preserve"> </w:t>
            </w:r>
            <w:r w:rsidRPr="00830323">
              <w:rPr>
                <w:rFonts w:ascii="Times" w:eastAsiaTheme="minorHAnsi" w:hAnsi="Times"/>
                <w:szCs w:val="20"/>
                <w:lang w:eastAsia="en-US"/>
              </w:rPr>
              <w:t>6,</w:t>
            </w:r>
            <w:r w:rsidR="008256CB">
              <w:rPr>
                <w:rFonts w:ascii="Times" w:eastAsiaTheme="minorHAnsi" w:hAnsi="Times"/>
                <w:szCs w:val="20"/>
                <w:lang w:eastAsia="en-US"/>
              </w:rPr>
              <w:t xml:space="preserve"> 7, </w:t>
            </w:r>
            <w:r w:rsidRPr="00830323">
              <w:rPr>
                <w:rFonts w:ascii="Times" w:eastAsiaTheme="minorHAnsi" w:hAnsi="Times"/>
                <w:szCs w:val="20"/>
                <w:lang w:eastAsia="en-US"/>
              </w:rPr>
              <w:t>8</w:t>
            </w:r>
          </w:p>
        </w:tc>
      </w:tr>
      <w:tr w:rsidR="00830323" w:rsidRPr="00CC16FB" w14:paraId="52FBA2F6" w14:textId="77777777">
        <w:tc>
          <w:tcPr>
            <w:tcW w:w="2172" w:type="dxa"/>
            <w:shd w:val="clear" w:color="auto" w:fill="auto"/>
            <w:vAlign w:val="center"/>
          </w:tcPr>
          <w:p w14:paraId="48775F5F"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HiSeq 1000</w:t>
            </w:r>
          </w:p>
        </w:tc>
        <w:tc>
          <w:tcPr>
            <w:tcW w:w="1430" w:type="dxa"/>
            <w:shd w:val="clear" w:color="auto" w:fill="auto"/>
            <w:vAlign w:val="center"/>
          </w:tcPr>
          <w:p w14:paraId="269299CD"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61232297"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 × 10</w:t>
            </w:r>
            <w:r w:rsidRPr="00CC16FB">
              <w:rPr>
                <w:rFonts w:ascii="Times" w:eastAsiaTheme="minorHAnsi" w:hAnsi="Times"/>
                <w:szCs w:val="20"/>
                <w:vertAlign w:val="superscript"/>
                <w:lang w:eastAsia="en-US"/>
              </w:rPr>
              <w:t>9</w:t>
            </w:r>
          </w:p>
        </w:tc>
        <w:tc>
          <w:tcPr>
            <w:tcW w:w="1981" w:type="dxa"/>
            <w:shd w:val="clear" w:color="auto" w:fill="auto"/>
            <w:vAlign w:val="center"/>
          </w:tcPr>
          <w:p w14:paraId="1BF2E1E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≤270–300 Gb</w:t>
            </w:r>
          </w:p>
        </w:tc>
        <w:tc>
          <w:tcPr>
            <w:tcW w:w="1031" w:type="dxa"/>
            <w:shd w:val="clear" w:color="auto" w:fill="auto"/>
            <w:vAlign w:val="center"/>
          </w:tcPr>
          <w:p w14:paraId="4FD06B93"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8.5 d</w:t>
            </w:r>
          </w:p>
        </w:tc>
        <w:tc>
          <w:tcPr>
            <w:tcW w:w="4408" w:type="dxa"/>
            <w:vMerge/>
            <w:shd w:val="clear" w:color="auto" w:fill="auto"/>
          </w:tcPr>
          <w:p w14:paraId="09BBC364"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034396C5"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113F07F2" w14:textId="77777777">
        <w:tc>
          <w:tcPr>
            <w:tcW w:w="2172" w:type="dxa"/>
            <w:shd w:val="clear" w:color="auto" w:fill="auto"/>
            <w:vAlign w:val="center"/>
          </w:tcPr>
          <w:p w14:paraId="1AA79555"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GAIIx</w:t>
            </w:r>
          </w:p>
        </w:tc>
        <w:tc>
          <w:tcPr>
            <w:tcW w:w="1430" w:type="dxa"/>
            <w:shd w:val="clear" w:color="auto" w:fill="auto"/>
            <w:vAlign w:val="center"/>
          </w:tcPr>
          <w:p w14:paraId="2A189FD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50–75</w:t>
            </w:r>
          </w:p>
        </w:tc>
        <w:tc>
          <w:tcPr>
            <w:tcW w:w="1039" w:type="dxa"/>
            <w:shd w:val="clear" w:color="auto" w:fill="auto"/>
            <w:vAlign w:val="center"/>
          </w:tcPr>
          <w:p w14:paraId="0DB7E8C6"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6.4 × 10</w:t>
            </w:r>
            <w:r w:rsidRPr="00CC16FB">
              <w:rPr>
                <w:rFonts w:ascii="Times" w:eastAsiaTheme="minorHAnsi" w:hAnsi="Times"/>
                <w:szCs w:val="20"/>
                <w:vertAlign w:val="superscript"/>
                <w:lang w:eastAsia="en-US"/>
              </w:rPr>
              <w:t>8</w:t>
            </w:r>
          </w:p>
        </w:tc>
        <w:tc>
          <w:tcPr>
            <w:tcW w:w="1981" w:type="dxa"/>
            <w:shd w:val="clear" w:color="auto" w:fill="auto"/>
            <w:vAlign w:val="center"/>
          </w:tcPr>
          <w:p w14:paraId="6369B138"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≤95 Gb</w:t>
            </w:r>
          </w:p>
        </w:tc>
        <w:tc>
          <w:tcPr>
            <w:tcW w:w="1031" w:type="dxa"/>
            <w:shd w:val="clear" w:color="auto" w:fill="auto"/>
            <w:vAlign w:val="center"/>
          </w:tcPr>
          <w:p w14:paraId="68C0A18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7.5–14.5 d</w:t>
            </w:r>
          </w:p>
        </w:tc>
        <w:tc>
          <w:tcPr>
            <w:tcW w:w="4408" w:type="dxa"/>
            <w:vMerge/>
            <w:shd w:val="clear" w:color="auto" w:fill="auto"/>
          </w:tcPr>
          <w:p w14:paraId="4100F535"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5CCBCB31"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7F89A6B0" w14:textId="77777777">
        <w:tc>
          <w:tcPr>
            <w:tcW w:w="2172" w:type="dxa"/>
            <w:shd w:val="clear" w:color="auto" w:fill="auto"/>
            <w:vAlign w:val="center"/>
          </w:tcPr>
          <w:p w14:paraId="3A208D08"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MiSeq</w:t>
            </w:r>
          </w:p>
        </w:tc>
        <w:tc>
          <w:tcPr>
            <w:tcW w:w="1430" w:type="dxa"/>
            <w:shd w:val="clear" w:color="auto" w:fill="auto"/>
            <w:vAlign w:val="center"/>
          </w:tcPr>
          <w:p w14:paraId="0DCF35A4"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100–150</w:t>
            </w:r>
          </w:p>
        </w:tc>
        <w:tc>
          <w:tcPr>
            <w:tcW w:w="1039" w:type="dxa"/>
            <w:shd w:val="clear" w:color="auto" w:fill="auto"/>
            <w:vAlign w:val="center"/>
          </w:tcPr>
          <w:p w14:paraId="61497DDD"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 × 10</w:t>
            </w:r>
            <w:r w:rsidRPr="00CC16FB">
              <w:rPr>
                <w:rFonts w:ascii="Times" w:eastAsiaTheme="minorHAnsi" w:hAnsi="Times"/>
                <w:szCs w:val="20"/>
                <w:vertAlign w:val="superscript"/>
                <w:lang w:eastAsia="en-US"/>
              </w:rPr>
              <w:t>6</w:t>
            </w:r>
          </w:p>
        </w:tc>
        <w:tc>
          <w:tcPr>
            <w:tcW w:w="1981" w:type="dxa"/>
            <w:shd w:val="clear" w:color="auto" w:fill="auto"/>
            <w:vAlign w:val="center"/>
          </w:tcPr>
          <w:p w14:paraId="5B6E6458"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≤1–2 Gb</w:t>
            </w:r>
          </w:p>
        </w:tc>
        <w:tc>
          <w:tcPr>
            <w:tcW w:w="1031" w:type="dxa"/>
            <w:shd w:val="clear" w:color="auto" w:fill="auto"/>
            <w:vAlign w:val="center"/>
          </w:tcPr>
          <w:p w14:paraId="350C74BD"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19–27 h</w:t>
            </w:r>
          </w:p>
        </w:tc>
        <w:tc>
          <w:tcPr>
            <w:tcW w:w="4408" w:type="dxa"/>
            <w:vMerge/>
            <w:shd w:val="clear" w:color="auto" w:fill="auto"/>
          </w:tcPr>
          <w:p w14:paraId="39E7384C"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766799F1"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15579C5B" w14:textId="77777777">
        <w:tc>
          <w:tcPr>
            <w:tcW w:w="2172" w:type="dxa"/>
            <w:shd w:val="clear" w:color="auto" w:fill="auto"/>
            <w:vAlign w:val="center"/>
          </w:tcPr>
          <w:p w14:paraId="5ECC9CC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AB SOLiD 5500 system</w:t>
            </w:r>
          </w:p>
        </w:tc>
        <w:tc>
          <w:tcPr>
            <w:tcW w:w="1430" w:type="dxa"/>
            <w:shd w:val="clear" w:color="auto" w:fill="auto"/>
            <w:vAlign w:val="center"/>
          </w:tcPr>
          <w:p w14:paraId="6AA68AD4"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14:paraId="1228C46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2.4 × 10</w:t>
            </w:r>
            <w:r w:rsidRPr="00CC16FB">
              <w:rPr>
                <w:rFonts w:ascii="Times" w:eastAsiaTheme="minorHAnsi" w:hAnsi="Times"/>
                <w:szCs w:val="20"/>
                <w:vertAlign w:val="superscript"/>
                <w:lang w:eastAsia="en-US"/>
              </w:rPr>
              <w:t>9</w:t>
            </w:r>
          </w:p>
        </w:tc>
        <w:tc>
          <w:tcPr>
            <w:tcW w:w="1981" w:type="dxa"/>
            <w:shd w:val="clear" w:color="auto" w:fill="auto"/>
            <w:vAlign w:val="center"/>
          </w:tcPr>
          <w:p w14:paraId="41027D27" w14:textId="77777777"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100 Gb</w:t>
            </w:r>
          </w:p>
        </w:tc>
        <w:tc>
          <w:tcPr>
            <w:tcW w:w="1031" w:type="dxa"/>
            <w:shd w:val="clear" w:color="auto" w:fill="auto"/>
            <w:vAlign w:val="center"/>
          </w:tcPr>
          <w:p w14:paraId="178818B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 d</w:t>
            </w:r>
          </w:p>
        </w:tc>
        <w:tc>
          <w:tcPr>
            <w:tcW w:w="4408" w:type="dxa"/>
            <w:vMerge w:val="restart"/>
            <w:shd w:val="clear" w:color="auto" w:fill="auto"/>
          </w:tcPr>
          <w:p w14:paraId="5B27D168" w14:textId="77777777" w:rsidR="00830323" w:rsidRPr="00CC16FB" w:rsidRDefault="00830323" w:rsidP="00830323">
            <w:pPr>
              <w:spacing w:before="2" w:after="2"/>
              <w:rPr>
                <w:rFonts w:ascii="Times" w:eastAsiaTheme="minorHAnsi" w:hAnsi="Times"/>
                <w:szCs w:val="20"/>
                <w:lang w:eastAsia="en-US"/>
              </w:rPr>
            </w:pPr>
            <w:r w:rsidRPr="00CC16FB">
              <w:rPr>
                <w:rFonts w:ascii="Times" w:eastAsiaTheme="minorHAnsi" w:hAnsi="Times" w:cs="Helvetica"/>
                <w:color w:val="141413"/>
                <w:szCs w:val="15"/>
                <w:lang w:eastAsia="en-US"/>
              </w:rPr>
              <w:t>Very high throughput; lowest reagent cost needed to reassemble a human genome among the widely accep</w:t>
            </w:r>
            <w:r>
              <w:rPr>
                <w:rFonts w:ascii="Times" w:eastAsiaTheme="minorHAnsi" w:hAnsi="Times" w:cs="Helvetica"/>
                <w:color w:val="141413"/>
                <w:szCs w:val="15"/>
                <w:lang w:eastAsia="en-US"/>
              </w:rPr>
              <w:t>ted 2</w:t>
            </w:r>
            <w:r w:rsidRPr="00830323">
              <w:rPr>
                <w:rFonts w:ascii="Times" w:eastAsiaTheme="minorHAnsi" w:hAnsi="Times" w:cs="Helvetica"/>
                <w:color w:val="141413"/>
                <w:szCs w:val="15"/>
                <w:vertAlign w:val="superscript"/>
                <w:lang w:eastAsia="en-US"/>
              </w:rPr>
              <w:t>nd</w:t>
            </w:r>
            <w:r>
              <w:rPr>
                <w:rFonts w:ascii="Times" w:eastAsiaTheme="minorHAnsi" w:hAnsi="Times" w:cs="Helvetica"/>
                <w:color w:val="141413"/>
                <w:szCs w:val="15"/>
                <w:lang w:eastAsia="en-US"/>
              </w:rPr>
              <w:t xml:space="preserve"> generation platforms, lower error rate</w:t>
            </w:r>
          </w:p>
        </w:tc>
        <w:tc>
          <w:tcPr>
            <w:tcW w:w="2207" w:type="dxa"/>
            <w:vMerge w:val="restart"/>
          </w:tcPr>
          <w:p w14:paraId="219968D6" w14:textId="77777777" w:rsidR="00830323" w:rsidRP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3*, 5, 6, 8</w:t>
            </w:r>
          </w:p>
        </w:tc>
      </w:tr>
      <w:tr w:rsidR="00830323" w:rsidRPr="00CC16FB" w14:paraId="530727CE" w14:textId="77777777">
        <w:tc>
          <w:tcPr>
            <w:tcW w:w="2172" w:type="dxa"/>
            <w:shd w:val="clear" w:color="auto" w:fill="auto"/>
            <w:vAlign w:val="center"/>
          </w:tcPr>
          <w:p w14:paraId="5D1614E4"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AB SOLiD 5500 xl system</w:t>
            </w:r>
          </w:p>
        </w:tc>
        <w:tc>
          <w:tcPr>
            <w:tcW w:w="1430" w:type="dxa"/>
            <w:shd w:val="clear" w:color="auto" w:fill="auto"/>
            <w:vAlign w:val="center"/>
          </w:tcPr>
          <w:p w14:paraId="332C53C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14:paraId="469606A7"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14:paraId="048A11F5" w14:textId="77777777"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250 Gb</w:t>
            </w:r>
          </w:p>
        </w:tc>
        <w:tc>
          <w:tcPr>
            <w:tcW w:w="1031" w:type="dxa"/>
            <w:shd w:val="clear" w:color="auto" w:fill="auto"/>
            <w:vAlign w:val="center"/>
          </w:tcPr>
          <w:p w14:paraId="3FDF9CF3"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7–8 d</w:t>
            </w:r>
          </w:p>
        </w:tc>
        <w:tc>
          <w:tcPr>
            <w:tcW w:w="4408" w:type="dxa"/>
            <w:vMerge/>
            <w:shd w:val="clear" w:color="auto" w:fill="auto"/>
          </w:tcPr>
          <w:p w14:paraId="0094F1EB"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6D117D77"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0B0AB644" w14:textId="77777777">
        <w:tc>
          <w:tcPr>
            <w:tcW w:w="2172" w:type="dxa"/>
            <w:shd w:val="clear" w:color="auto" w:fill="auto"/>
            <w:vAlign w:val="center"/>
          </w:tcPr>
          <w:p w14:paraId="548EECAA"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-314 chip</w:t>
            </w:r>
          </w:p>
        </w:tc>
        <w:tc>
          <w:tcPr>
            <w:tcW w:w="1430" w:type="dxa"/>
            <w:shd w:val="clear" w:color="auto" w:fill="auto"/>
            <w:vAlign w:val="center"/>
          </w:tcPr>
          <w:p w14:paraId="0A1A260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2830AB96"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14:paraId="6E336E4F"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Mb</w:t>
            </w:r>
          </w:p>
        </w:tc>
        <w:tc>
          <w:tcPr>
            <w:tcW w:w="1031" w:type="dxa"/>
            <w:shd w:val="clear" w:color="auto" w:fill="auto"/>
            <w:vAlign w:val="center"/>
          </w:tcPr>
          <w:p w14:paraId="461BBE37"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 h</w:t>
            </w:r>
          </w:p>
        </w:tc>
        <w:tc>
          <w:tcPr>
            <w:tcW w:w="4408" w:type="dxa"/>
            <w:vMerge w:val="restart"/>
            <w:shd w:val="clear" w:color="auto" w:fill="auto"/>
          </w:tcPr>
          <w:p w14:paraId="315D2504" w14:textId="77777777" w:rsidR="00830323" w:rsidRPr="00CC16FB" w:rsidRDefault="00CC37EE" w:rsidP="00EF49B6">
            <w:pPr>
              <w:spacing w:before="2" w:after="2"/>
              <w:rPr>
                <w:rFonts w:ascii="Times" w:eastAsiaTheme="minorHAnsi" w:hAnsi="Times"/>
                <w:szCs w:val="20"/>
                <w:lang w:eastAsia="en-US"/>
              </w:rPr>
            </w:pPr>
            <w:r>
              <w:rPr>
                <w:rFonts w:ascii="Times" w:eastAsiaTheme="minorHAnsi" w:hAnsi="Times" w:cs="Helvetica"/>
                <w:color w:val="141413"/>
                <w:szCs w:val="15"/>
                <w:lang w:eastAsia="en-US"/>
              </w:rPr>
              <w:t>Direct measurement of nucleotide</w:t>
            </w:r>
            <w:r w:rsidR="00830323" w:rsidRPr="00CC16FB">
              <w:rPr>
                <w:rFonts w:ascii="Times" w:eastAsiaTheme="minorHAnsi" w:hAnsi="Times" w:cs="Helvetica"/>
                <w:color w:val="141413"/>
                <w:szCs w:val="15"/>
                <w:lang w:eastAsia="en-US"/>
              </w:rPr>
              <w:t xml:space="preserve"> incorporation events; DNA synthesis reaction operates under natural conditions (no need for modi</w:t>
            </w:r>
            <w:r w:rsidR="00830323">
              <w:rPr>
                <w:rFonts w:ascii="Times" w:eastAsiaTheme="minorHAnsi" w:hAnsi="Helvetica" w:cs="Helvetica"/>
                <w:color w:val="141413"/>
                <w:szCs w:val="15"/>
                <w:lang w:eastAsia="en-US"/>
              </w:rPr>
              <w:t>f</w:t>
            </w:r>
            <w:r>
              <w:rPr>
                <w:rFonts w:ascii="Times" w:eastAsiaTheme="minorHAnsi" w:hAnsi="Helvetica" w:cs="Helvetica"/>
                <w:color w:val="141413"/>
                <w:szCs w:val="15"/>
                <w:lang w:eastAsia="en-US"/>
              </w:rPr>
              <w:t>i</w:t>
            </w:r>
            <w:r w:rsidR="00830323" w:rsidRPr="00CC16FB">
              <w:rPr>
                <w:rFonts w:ascii="Times" w:eastAsiaTheme="minorHAnsi" w:hAnsi="Times" w:cs="Helvetica"/>
                <w:color w:val="141413"/>
                <w:szCs w:val="15"/>
                <w:lang w:eastAsia="en-US"/>
              </w:rPr>
              <w:t>ed DNA bases)</w:t>
            </w:r>
          </w:p>
        </w:tc>
        <w:tc>
          <w:tcPr>
            <w:tcW w:w="2207" w:type="dxa"/>
            <w:vMerge w:val="restart"/>
          </w:tcPr>
          <w:p w14:paraId="5D61C68B" w14:textId="77777777" w:rsidR="00830323" w:rsidRP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1, 2, 3, 4, 8</w:t>
            </w:r>
          </w:p>
        </w:tc>
      </w:tr>
      <w:tr w:rsidR="00830323" w:rsidRPr="00CC16FB" w14:paraId="05143CB6" w14:textId="77777777">
        <w:tc>
          <w:tcPr>
            <w:tcW w:w="2172" w:type="dxa"/>
            <w:shd w:val="clear" w:color="auto" w:fill="auto"/>
            <w:vAlign w:val="center"/>
          </w:tcPr>
          <w:p w14:paraId="34FEF42B"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-316 chip</w:t>
            </w:r>
          </w:p>
        </w:tc>
        <w:tc>
          <w:tcPr>
            <w:tcW w:w="1430" w:type="dxa"/>
            <w:shd w:val="clear" w:color="auto" w:fill="auto"/>
            <w:vAlign w:val="center"/>
          </w:tcPr>
          <w:p w14:paraId="33E9E89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2F8BDF7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6</w:t>
            </w:r>
          </w:p>
        </w:tc>
        <w:tc>
          <w:tcPr>
            <w:tcW w:w="1981" w:type="dxa"/>
            <w:shd w:val="clear" w:color="auto" w:fill="auto"/>
            <w:vAlign w:val="center"/>
          </w:tcPr>
          <w:p w14:paraId="2407A095"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 Mb</w:t>
            </w:r>
          </w:p>
        </w:tc>
        <w:tc>
          <w:tcPr>
            <w:tcW w:w="1031" w:type="dxa"/>
            <w:shd w:val="clear" w:color="auto" w:fill="auto"/>
            <w:vAlign w:val="center"/>
          </w:tcPr>
          <w:p w14:paraId="53A8464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4.7 h</w:t>
            </w:r>
          </w:p>
        </w:tc>
        <w:tc>
          <w:tcPr>
            <w:tcW w:w="4408" w:type="dxa"/>
            <w:vMerge/>
            <w:shd w:val="clear" w:color="auto" w:fill="auto"/>
          </w:tcPr>
          <w:p w14:paraId="799BE215"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6C3D41DA"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459886D9" w14:textId="77777777">
        <w:tc>
          <w:tcPr>
            <w:tcW w:w="2172" w:type="dxa"/>
            <w:shd w:val="clear" w:color="auto" w:fill="auto"/>
            <w:vAlign w:val="center"/>
          </w:tcPr>
          <w:p w14:paraId="7469D6F9"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-318 chip</w:t>
            </w:r>
          </w:p>
        </w:tc>
        <w:tc>
          <w:tcPr>
            <w:tcW w:w="1430" w:type="dxa"/>
            <w:shd w:val="clear" w:color="auto" w:fill="auto"/>
            <w:vAlign w:val="center"/>
          </w:tcPr>
          <w:p w14:paraId="1B690BE4"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27F9E00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 10</w:t>
            </w:r>
            <w:r w:rsidRPr="00CC16FB">
              <w:rPr>
                <w:rFonts w:ascii="Times" w:eastAsiaTheme="minorHAnsi" w:hAnsi="Times"/>
                <w:szCs w:val="20"/>
                <w:vertAlign w:val="superscript"/>
                <w:lang w:eastAsia="en-US"/>
              </w:rPr>
              <w:t>6</w:t>
            </w:r>
          </w:p>
        </w:tc>
        <w:tc>
          <w:tcPr>
            <w:tcW w:w="1981" w:type="dxa"/>
            <w:shd w:val="clear" w:color="auto" w:fill="auto"/>
            <w:vAlign w:val="center"/>
          </w:tcPr>
          <w:p w14:paraId="3813465A"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Gb</w:t>
            </w:r>
          </w:p>
        </w:tc>
        <w:tc>
          <w:tcPr>
            <w:tcW w:w="1031" w:type="dxa"/>
            <w:shd w:val="clear" w:color="auto" w:fill="auto"/>
            <w:vAlign w:val="center"/>
          </w:tcPr>
          <w:p w14:paraId="567EC92E"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5.5 h</w:t>
            </w:r>
          </w:p>
        </w:tc>
        <w:tc>
          <w:tcPr>
            <w:tcW w:w="4408" w:type="dxa"/>
            <w:vMerge/>
            <w:shd w:val="clear" w:color="auto" w:fill="auto"/>
          </w:tcPr>
          <w:p w14:paraId="58F8C56C"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5ABAA6A9" w14:textId="77777777" w:rsidR="00830323" w:rsidRPr="00CC16FB" w:rsidRDefault="00830323" w:rsidP="00EF49B6">
            <w:pPr>
              <w:spacing w:before="2" w:after="2"/>
              <w:rPr>
                <w:rFonts w:ascii="Times" w:eastAsiaTheme="minorHAnsi" w:hAnsi="Times"/>
                <w:szCs w:val="20"/>
                <w:lang w:eastAsia="en-US"/>
              </w:rPr>
            </w:pPr>
          </w:p>
        </w:tc>
      </w:tr>
    </w:tbl>
    <w:p w14:paraId="077A0A6D"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Bold indicates applications that are most oft</w:t>
      </w:r>
      <w:r>
        <w:rPr>
          <w:rFonts w:ascii="Times" w:eastAsiaTheme="minorHAnsi" w:hAnsi="Times" w:cs="Times"/>
          <w:color w:val="141413"/>
          <w:szCs w:val="15"/>
          <w:lang w:eastAsia="en-US"/>
        </w:rPr>
        <w:t>en used, economical or growing</w:t>
      </w:r>
    </w:p>
    <w:p w14:paraId="6FEEB809"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1 = de novo BACs, plastids, microbial genomes. </w:t>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2 = transcriptome characterization. </w:t>
      </w:r>
      <w:r>
        <w:rPr>
          <w:rFonts w:ascii="Times" w:eastAsiaTheme="minorHAnsi" w:hAnsi="Times" w:cs="Times"/>
          <w:color w:val="141413"/>
          <w:szCs w:val="15"/>
          <w:lang w:eastAsia="en-US"/>
        </w:rPr>
        <w:tab/>
      </w:r>
    </w:p>
    <w:p w14:paraId="34171334"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3 = targeted re-sequencing.</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4 = de novo plant and animal genomes. </w:t>
      </w:r>
    </w:p>
    <w:p w14:paraId="744874F3"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5 = re-sequencing and transcript counting.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t>6 = mutation detection.</w:t>
      </w:r>
    </w:p>
    <w:p w14:paraId="1ABB7DEC"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7 = metagenomics.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8 = other </w:t>
      </w:r>
    </w:p>
    <w:p w14:paraId="25DA9317" w14:textId="77777777" w:rsidR="00775987"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*Pooling multiple samples with sequence tags (i.e. MIDs or indexes) is required for ef</w:t>
      </w:r>
      <w:r w:rsidR="00426362">
        <w:rPr>
          <w:rFonts w:ascii="Times" w:eastAsiaTheme="minorHAnsi" w:hAnsi="Times" w:cs="Times"/>
          <w:color w:val="141413"/>
          <w:szCs w:val="15"/>
          <w:lang w:eastAsia="en-US"/>
        </w:rPr>
        <w:t>ficient use of this application</w:t>
      </w:r>
    </w:p>
    <w:p w14:paraId="4D49905A" w14:textId="77777777" w:rsidR="00775987" w:rsidRDefault="00775987"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A33B2FA" w14:textId="77777777" w:rsidR="002E563B" w:rsidRPr="00426362" w:rsidRDefault="00775987"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sectPr w:rsidR="002E563B" w:rsidRPr="00426362">
          <w:pgSz w:w="16838" w:h="11899" w:orient="landscape"/>
          <w:pgMar w:top="1418" w:right="1440" w:bottom="1800" w:left="1440" w:header="708" w:footer="708" w:gutter="0"/>
          <w:cols w:space="708"/>
        </w:sectPr>
      </w:pPr>
      <w:r>
        <w:t xml:space="preserve">Table 1.1: </w:t>
      </w:r>
      <w:r w:rsidRPr="00830323">
        <w:t>Comparative analysis of different N</w:t>
      </w:r>
      <w:r w:rsidR="008D4D47">
        <w:t xml:space="preserve">GS systems. Source: </w:t>
      </w:r>
      <w:r w:rsidRPr="00830323">
        <w:t xml:space="preserve">adapted from Shokralla et al 2012 </w:t>
      </w:r>
      <w:r w:rsidR="00275531" w:rsidRPr="00830323">
        <w:fldChar w:fldCharType="begin"/>
      </w:r>
      <w:r w:rsidR="00471A00">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275531" w:rsidRPr="00830323">
        <w:fldChar w:fldCharType="separate"/>
      </w:r>
      <w:r>
        <w:rPr>
          <w:noProof/>
        </w:rPr>
        <w:t>(Shokralla et al.)</w:t>
      </w:r>
      <w:r w:rsidR="00275531" w:rsidRPr="00830323">
        <w:fldChar w:fldCharType="end"/>
      </w:r>
      <w:r>
        <w:t xml:space="preserve">, Niedringhaus et al 2011 </w:t>
      </w:r>
      <w:r w:rsidR="00275531" w:rsidRPr="00830323">
        <w:fldChar w:fldCharType="begin"/>
      </w:r>
      <w:r w:rsidR="00471A00">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275531" w:rsidRPr="00830323">
        <w:fldChar w:fldCharType="separate"/>
      </w:r>
      <w:r>
        <w:rPr>
          <w:noProof/>
        </w:rPr>
        <w:t>(Niedringhaus et al., 2011)</w:t>
      </w:r>
      <w:r w:rsidR="00275531" w:rsidRPr="00830323">
        <w:fldChar w:fldCharType="end"/>
      </w:r>
      <w:r>
        <w:t xml:space="preserve"> and Glenn 2011 </w:t>
      </w:r>
      <w:r w:rsidR="00275531">
        <w:fldChar w:fldCharType="begin"/>
      </w:r>
      <w:r w:rsidR="00471A00">
        <w:instrText xml:space="preserve"> ADDIN EN.CITE &lt;EndNote&gt;&lt;Cite&gt;&lt;Author&gt;Glenn&lt;/Author&gt;&lt;Year&gt;2011&lt;/Year&gt;&lt;RecNum&gt;1140&lt;/RecNum&gt;&lt;record&gt;&lt;rec-number&gt;1140&lt;/rec-number&gt;&lt;foreign-keys&gt;&lt;key app="EN" db-id="fp25zzvrxrd9vke5zxqp9stbssprwstvdddz"&gt;1140&lt;/key&gt;&lt;/foreign-keys&gt;&lt;ref-type name="Journal Article"&gt;17&lt;/ref-type&gt;&lt;contributors&gt;&lt;authors&gt;&lt;author&gt;Glenn, T. C.&lt;/author&gt;&lt;/authors&gt;&lt;/contributors&gt;&lt;auth-address&gt;Department of Environmental Health Science and Georgia Genomics Facility, Environmental Health Science Building, University of Georgia, Athens, GA 30602, USA. travisg@uga.edu&lt;/auth-address&gt;&lt;titles&gt;&lt;title&gt;Field guide to next-generation DNA sequencers&lt;/title&gt;&lt;secondary-title&gt;Mol Ecol Resour&lt;/secondary-title&gt;&lt;/titles&gt;&lt;periodical&gt;&lt;full-title&gt;Mol Ecol Resour&lt;/full-title&gt;&lt;/periodical&gt;&lt;pages&gt;759-69&lt;/pages&gt;&lt;volume&gt;11&lt;/volume&gt;&lt;number&gt;5&lt;/number&gt;&lt;edition&gt;2011/05/20&lt;/edition&gt;&lt;keywords&gt;&lt;keyword&gt;Computational Biology/*methods&lt;/keyword&gt;&lt;keyword&gt;Sequence Analysis, DNA/*economics/*instrumentation/*methods&lt;/keyword&gt;&lt;/keywords&gt;&lt;dates&gt;&lt;year&gt;2011&lt;/year&gt;&lt;pub-dates&gt;&lt;date&gt;Sep&lt;/date&gt;&lt;/pub-dates&gt;&lt;/dates&gt;&lt;isbn&gt;1755-0998 (Electronic)&amp;#xD;1755-098X (Linking)&lt;/isbn&gt;&lt;accession-num&gt;21592312&lt;/accession-num&gt;&lt;urls&gt;&lt;related-urls&gt;&lt;url&gt;http://www.ncbi.nlm.nih.gov/entrez/query.fcgi?cmd=Retrieve&amp;amp;db=PubMed&amp;amp;dopt=Citation&amp;amp;list_uids=21592312&lt;/url&gt;&lt;/related-urls&gt;&lt;/urls&gt;&lt;electronic-resource-num&gt;10.1111/j.1755-0998.2011.03024.x&lt;/electronic-resource-num&gt;&lt;language&gt;eng&lt;/language&gt;&lt;/record&gt;&lt;/Cite&gt;&lt;/EndNote&gt;</w:instrText>
      </w:r>
      <w:r w:rsidR="00275531">
        <w:fldChar w:fldCharType="separate"/>
      </w:r>
      <w:r>
        <w:rPr>
          <w:noProof/>
        </w:rPr>
        <w:t>(Glenn, 2011)</w:t>
      </w:r>
      <w:r w:rsidR="00275531">
        <w:fldChar w:fldCharType="end"/>
      </w:r>
    </w:p>
    <w:p w14:paraId="4C65D1F9" w14:textId="77777777" w:rsidR="00D3354B" w:rsidRDefault="00D3354B" w:rsidP="00D3354B">
      <w:pPr>
        <w:spacing w:line="480" w:lineRule="auto"/>
        <w:jc w:val="both"/>
      </w:pPr>
      <w:r>
        <w:t xml:space="preserve">Ion torrent technology implements </w:t>
      </w:r>
      <w:commentRangeStart w:id="54"/>
      <w:r>
        <w:t xml:space="preserve">SBS </w:t>
      </w:r>
      <w:commentRangeEnd w:id="54"/>
      <w:r w:rsidR="00CA5E1A">
        <w:rPr>
          <w:rStyle w:val="CommentReference"/>
        </w:rPr>
        <w:commentReference w:id="54"/>
      </w:r>
      <w:r>
        <w:t xml:space="preserve">and electronic sensors connected to </w:t>
      </w:r>
      <w:commentRangeStart w:id="55"/>
      <w:r>
        <w:t xml:space="preserve">CMOS </w:t>
      </w:r>
      <w:commentRangeEnd w:id="55"/>
      <w:r w:rsidR="00CA5E1A">
        <w:rPr>
          <w:rStyle w:val="CommentReference"/>
        </w:rPr>
        <w:commentReference w:id="55"/>
      </w:r>
      <w:r>
        <w:t xml:space="preserve">integrated circuit with a microprocessor for signal processing </w:t>
      </w:r>
      <w:r w:rsidR="00275531">
        <w:fldChar w:fldCharType="begin"/>
      </w:r>
      <w:r w:rsidR="00471A00">
        <w:instrText xml:space="preserve"> ADDIN EN.CITE &lt;EndNote&gt;&lt;Cite&gt;&lt;Author&gt;Jakobson&lt;/Author&gt;&lt;Year&gt;2002&lt;/Year&gt;&lt;RecNum&gt;148&lt;/RecNum&gt;&lt;record&gt;&lt;rec-number&gt;148&lt;/rec-number&gt;&lt;foreign-keys&gt;&lt;key app="EN" db-id="fp25zzvrxrd9vke5zxqp9stbssprwstvdddz"&gt;148&lt;/key&gt;&lt;/foreign-keys&gt;&lt;ref-type name="Journal Article"&gt;17&lt;/ref-type&gt;&lt;contributors&gt;&lt;authors&gt;&lt;author&gt;Jakobson, C.G.&lt;/author&gt;&lt;author&gt;Dinnar, U.&lt;/author&gt;&lt;author&gt;Feinsod, M.&lt;/author&gt;&lt;author&gt;Nemirovsky, Y.&lt;/author&gt;&lt;/authors&gt;&lt;/contributors&gt;&lt;titles&gt;&lt;title&gt;Ion-sensitive field-effect transistors in standard CMOS fabricated by post processing&lt;/title&gt;&lt;secondary-title&gt;IEEE Sensors Journal&lt;/secondary-title&gt;&lt;/titles&gt;&lt;pages&gt;279-287&lt;/pages&gt;&lt;volume&gt;2&lt;/volume&gt;&lt;number&gt;4&lt;/number&gt;&lt;dates&gt;&lt;year&gt;2002&lt;/year&gt;&lt;/dates&gt;&lt;isbn&gt;1530-437X&lt;/isbn&gt;&lt;label&gt;jakobson_ion-sensitive_2002&lt;/label&gt;&lt;urls&gt;&lt;related-urls&gt;&lt;url&gt;10.1109/JSEN.2002.802237&lt;/url&gt;&lt;/related-urls&gt;&lt;/urls&gt;&lt;/record&gt;&lt;/Cite&gt;&lt;Cite&gt;&lt;Author&gt;Milgrew&lt;/Author&gt;&lt;Year&gt;2004&lt;/Year&gt;&lt;RecNum&gt;149&lt;/RecNum&gt;&lt;record&gt;&lt;rec-number&gt;149&lt;/rec-number&gt;&lt;foreign-keys&gt;&lt;key app="EN" db-id="fp25zzvrxrd9vke5zxqp9stbssprwstvdddz"&gt;149&lt;/key&gt;&lt;/foreign-keys&gt;&lt;ref-type name="Journal Article"&gt;17&lt;/ref-type&gt;&lt;contributors&gt;&lt;authors&gt;&lt;author&gt;Milgrew, M.J.&lt;/author&gt;&lt;author&gt;Hammond, P.A.&lt;/author&gt;&lt;author&gt;Cumming, D.R.S.&lt;/author&gt;&lt;/authors&gt;&lt;/contributors&gt;&lt;auth-address&gt;http://www.sciencedirect.com/science/article/pii/S0925400504001364&lt;/auth-address&gt;&lt;titles&gt;&lt;title&gt;The development of scalable sensor arrays using standard CMOS technology&lt;/title&gt;&lt;secondary-title&gt;Sensors and Actuators B: Chemical&lt;/secondary-title&gt;&lt;/titles&gt;&lt;pages&gt;37-42&lt;/pages&gt;&lt;volume&gt;103&lt;/volume&gt;&lt;number&gt;1–2&lt;/number&gt;&lt;dates&gt;&lt;year&gt;2004&lt;/year&gt;&lt;pub-dates&gt;&lt;date&gt;September&lt;/date&gt;&lt;/pub-dates&gt;&lt;/dates&gt;&lt;isbn&gt;0925-4005&lt;/isbn&gt;&lt;label&gt;milgrew_development_2004&lt;/label&gt;&lt;urls&gt;&lt;related-urls&gt;&lt;url&gt;10.1016/j.snb.2004.03.004&lt;/url&gt;&lt;/related-urls&gt;&lt;/urls&gt;&lt;/record&gt;&lt;/Cite&gt;&lt;/EndNote&gt;</w:instrText>
      </w:r>
      <w:r w:rsidR="00275531">
        <w:fldChar w:fldCharType="separate"/>
      </w:r>
      <w:r>
        <w:rPr>
          <w:noProof/>
        </w:rPr>
        <w:t>(Jakobson et al., 2002; Milgrew et al., 2004)</w:t>
      </w:r>
      <w:r w:rsidR="00275531">
        <w:fldChar w:fldCharType="end"/>
      </w:r>
      <w:r>
        <w:t>. The sequencing step is similar to Roche 454 homopolymer sequencing but the base detection is completely electronic. During DNA sequencing, a base incorporation releases a hydroxyl ion (H</w:t>
      </w:r>
      <w:r w:rsidRPr="00B832C9">
        <w:rPr>
          <w:vertAlign w:val="superscript"/>
        </w:rPr>
        <w:t>+</w:t>
      </w:r>
      <w:r>
        <w:t xml:space="preserve">) that shifts pH of the surrounding solution and this correlates directly to the number of nucleotides incorporated in that particular base flow cycle (reviewed in </w:t>
      </w:r>
      <w:r w:rsidR="00275531">
        <w:fldChar w:fldCharType="begin"/>
      </w:r>
      <w:r w:rsidR="00471A00">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275531">
        <w:fldChar w:fldCharType="separate"/>
      </w:r>
      <w:r>
        <w:rPr>
          <w:noProof/>
        </w:rPr>
        <w:t>(Niedringhaus et al., 2011)</w:t>
      </w:r>
      <w:r w:rsidR="00275531">
        <w:fldChar w:fldCharType="end"/>
      </w:r>
      <w:r>
        <w:t>.</w:t>
      </w:r>
    </w:p>
    <w:p w14:paraId="79351D4A" w14:textId="77777777" w:rsidR="00D3354B" w:rsidRDefault="00D3354B" w:rsidP="00D3354B">
      <w:pPr>
        <w:spacing w:line="480" w:lineRule="auto"/>
        <w:jc w:val="both"/>
      </w:pPr>
      <w:r>
        <w:t xml:space="preserve">This change in pH is detected by sensor at the bottom of each well, converted to a voltage and digitalized by semi conductor CMOS integrated circuits </w:t>
      </w:r>
      <w:r w:rsidR="00275531">
        <w:fldChar w:fldCharType="begin"/>
      </w:r>
      <w:r w:rsidR="00471A00">
        <w:instrText xml:space="preserve"> ADDIN EN.CITE &lt;EndNote&gt;&lt;Cite&gt;&lt;Author&gt;Pennisi&lt;/Author&gt;&lt;RecNum&gt;1139&lt;/RecNum&gt;&lt;record&gt;&lt;rec-number&gt;1139&lt;/rec-number&gt;&lt;foreign-keys&gt;&lt;key app="EN" db-id="fp25zzvrxrd9vke5zxqp9stbssprwstvdddz"&gt;1139&lt;/key&gt;&lt;/foreign-keys&gt;&lt;ref-type name="Journal Article"&gt;17&lt;/ref-type&gt;&lt;contributors&gt;&lt;authors&gt;&lt;author&gt;Pennisi, E.&lt;/author&gt;&lt;/authors&gt;&lt;/contributors&gt;&lt;titles&gt;&lt;title&gt;Genomics. Semiconductors inspire new sequencing technologies&lt;/title&gt;&lt;secondary-title&gt;Science&lt;/secondary-title&gt;&lt;/titles&gt;&lt;periodical&gt;&lt;full-title&gt;Science&lt;/full-title&gt;&lt;/periodical&gt;&lt;pages&gt;1190&lt;/pages&gt;&lt;volume&gt;327&lt;/volume&gt;&lt;number&gt;5970&lt;/number&gt;&lt;edition&gt;2010/03/06&lt;/edition&gt;&lt;keywords&gt;&lt;keyword&gt;Costs and Cost Analysis&lt;/keyword&gt;&lt;keyword&gt;Lab-On-A-Chip Devices&lt;/keyword&gt;&lt;keyword&gt;Quantum Dots&lt;/keyword&gt;&lt;keyword&gt;*Semiconductors&lt;/keyword&gt;&lt;keyword&gt;Sequence Analysis, DNA/economics/*instrumentation/*methods&lt;/keyword&gt;&lt;keyword&gt;Silicon&lt;/keyword&gt;&lt;/keywords&gt;&lt;dates&gt;&lt;pub-dates&gt;&lt;date&gt;Mar 5&lt;/date&gt;&lt;/pub-dates&gt;&lt;/dates&gt;&lt;isbn&gt;1095-9203 (Electronic)&amp;#xD;0036-8075 (Linking)&lt;/isbn&gt;&lt;accession-num&gt;20203024&lt;/accession-num&gt;&lt;urls&gt;&lt;related-urls&gt;&lt;url&gt;http://www.ncbi.nlm.nih.gov/entrez/query.fcgi?cmd=Retrieve&amp;amp;db=PubMed&amp;amp;dopt=Citation&amp;amp;list_uids=20203024&lt;/url&gt;&lt;/related-urls&gt;&lt;/urls&gt;&lt;electronic-resource-num&gt;327/5970/1190 [pii]&amp;#xD;10.1126/science.327.5970.1190&lt;/electronic-resource-num&gt;&lt;language&gt;eng&lt;/language&gt;&lt;/record&gt;&lt;/Cite&gt;&lt;/EndNote&gt;</w:instrText>
      </w:r>
      <w:r w:rsidR="00275531">
        <w:fldChar w:fldCharType="separate"/>
      </w:r>
      <w:r>
        <w:rPr>
          <w:noProof/>
        </w:rPr>
        <w:t>(Pennisi)</w:t>
      </w:r>
      <w:r w:rsidR="00275531">
        <w:fldChar w:fldCharType="end"/>
      </w:r>
      <w:r>
        <w:t xml:space="preserve">. Signal processing software is used to convert the data for measurement of incorporation in that flow using a physical model </w:t>
      </w:r>
      <w:commentRangeStart w:id="56"/>
      <w:r w:rsidR="00275531">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471A00">
        <w:instrText xml:space="preserve"> ADDIN EN.CITE </w:instrText>
      </w:r>
      <w:r w:rsidR="00275531">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471A00">
        <w:instrText xml:space="preserve"> ADDIN EN.CITE.DATA </w:instrText>
      </w:r>
      <w:r w:rsidR="00275531">
        <w:fldChar w:fldCharType="end"/>
      </w:r>
      <w:r w:rsidR="00275531">
        <w:fldChar w:fldCharType="separate"/>
      </w:r>
      <w:r>
        <w:rPr>
          <w:noProof/>
        </w:rPr>
        <w:t>(Rothberg et al., 2011)</w:t>
      </w:r>
      <w:r w:rsidR="00275531">
        <w:fldChar w:fldCharType="end"/>
      </w:r>
      <w:commentRangeEnd w:id="56"/>
      <w:r w:rsidR="00CA5E1A">
        <w:rPr>
          <w:rStyle w:val="CommentReference"/>
        </w:rPr>
        <w:commentReference w:id="56"/>
      </w:r>
      <w:r>
        <w:t>.</w:t>
      </w:r>
    </w:p>
    <w:p w14:paraId="05B185F0" w14:textId="77777777" w:rsidR="00D3354B" w:rsidRDefault="00D3354B" w:rsidP="00D3354B">
      <w:pPr>
        <w:pStyle w:val="Heading3"/>
        <w:spacing w:line="480" w:lineRule="auto"/>
      </w:pPr>
      <w:r>
        <w:t>1.11 HIV-1 Drug resistance Genotyping in the era of high throughput sequencing</w:t>
      </w:r>
    </w:p>
    <w:p w14:paraId="066C0AF4" w14:textId="77777777" w:rsidR="00D3354B" w:rsidRDefault="00D3354B" w:rsidP="00D3354B"/>
    <w:p w14:paraId="79ECE00B" w14:textId="77777777" w:rsidR="00D3354B" w:rsidRDefault="00D3354B" w:rsidP="00D3354B">
      <w:pPr>
        <w:spacing w:line="480" w:lineRule="auto"/>
        <w:jc w:val="both"/>
      </w:pPr>
      <w:commentRangeStart w:id="57"/>
      <w:r>
        <w:t xml:space="preserve">The next generation sequencing technologies are highly demanded in the current genomic research in comparison to Sanger sequencing method for two reasons: low cost and ultra deep high throughput. </w:t>
      </w:r>
      <w:commentRangeEnd w:id="57"/>
      <w:r w:rsidR="002B0C11">
        <w:rPr>
          <w:rStyle w:val="CommentReference"/>
        </w:rPr>
        <w:commentReference w:id="57"/>
      </w:r>
      <w:commentRangeStart w:id="58"/>
      <w:r>
        <w:t>The application of NGS has contributed to many research findings in organisms like HIV that exhibit high heterogeneity at genetic sequence. HIV mutations has strong link to viral fitness and survival in the presence of antiretroviral drugs and every mutation known to correlate drug resistance is maintained in a proper database. Therefore, it is highly essential to accurately detect HIV drug resistant mutations while assessing genetically diverse viral quasispecies.</w:t>
      </w:r>
      <w:commentRangeEnd w:id="58"/>
      <w:r w:rsidR="009C1B1A">
        <w:rPr>
          <w:rStyle w:val="CommentReference"/>
        </w:rPr>
        <w:commentReference w:id="58"/>
      </w:r>
    </w:p>
    <w:p w14:paraId="0F5C090D" w14:textId="77777777" w:rsidR="00D3354B" w:rsidRDefault="00D3354B" w:rsidP="00D3354B">
      <w:pPr>
        <w:spacing w:line="480" w:lineRule="auto"/>
        <w:jc w:val="both"/>
      </w:pPr>
      <w:commentRangeStart w:id="59"/>
      <w:r>
        <w:t>Genotyping of HIV quasispecies are essential to identify the mutations responsible for drug resistance</w:t>
      </w:r>
      <w:commentRangeEnd w:id="59"/>
      <w:r w:rsidR="009C1B1A">
        <w:rPr>
          <w:rStyle w:val="CommentReference"/>
        </w:rPr>
        <w:commentReference w:id="59"/>
      </w:r>
      <w:r>
        <w:t xml:space="preserve">. HIV genotyping with NGS include amplicon-based approach of resequencing HIV genomic section that covers drug resistant mutations. Longer sequencing reads from NGS that cover the amplicon region is more advantageous to short reads for assessing drug resistant </w:t>
      </w:r>
      <w:commentRangeStart w:id="60"/>
      <w:r>
        <w:t xml:space="preserve">(reviewed in </w:t>
      </w:r>
      <w:r w:rsidR="00275531">
        <w:fldChar w:fldCharType="begin"/>
      </w:r>
      <w:r w:rsidR="00471A00">
        <w:instrText xml:space="preserve"> ADDIN EN.CITE &lt;EndNote&gt;&lt;Cite&gt;&lt;Author&gt;Droege&lt;/Author&gt;&lt;Year&gt;2008&lt;/Year&gt;&lt;RecNum&gt;1189&lt;/RecNum&gt;&lt;record&gt;&lt;rec-number&gt;1189&lt;/rec-number&gt;&lt;foreign-keys&gt;&lt;key app="EN" db-id="fp25zzvrxrd9vke5zxqp9stbssprwstvdddz"&gt;1189&lt;/key&gt;&lt;/foreign-keys&gt;&lt;ref-type name="Journal Article"&gt;17&lt;/ref-type&gt;&lt;contributors&gt;&lt;authors&gt;&lt;author&gt;Droege, M.&lt;/author&gt;&lt;author&gt;Hill, B.&lt;/author&gt;&lt;/authors&gt;&lt;/contributors&gt;&lt;auth-address&gt;Roche Applied Science, Global Marketing, 82372 Penzberg, Germany. Marcus.Droege@Roche.com&lt;/auth-address&gt;&lt;titles&gt;&lt;title&gt;The Genome Sequencer FLX System--longer reads, more applications, straight forward bioinformatics and more complete data sets&lt;/title&gt;&lt;secondary-title&gt;J Biotechnol&lt;/secondary-title&gt;&lt;/titles&gt;&lt;periodical&gt;&lt;full-title&gt;J Biotechnol&lt;/full-title&gt;&lt;/periodical&gt;&lt;pages&gt;3-10&lt;/pages&gt;&lt;volume&gt;136&lt;/volume&gt;&lt;number&gt;1-2&lt;/number&gt;&lt;edition&gt;2008/07/12&lt;/edition&gt;&lt;keywords&gt;&lt;keyword&gt;*Algorithms&lt;/keyword&gt;&lt;keyword&gt;Base Sequence&lt;/keyword&gt;&lt;keyword&gt;Chromosome Mapping/*methods&lt;/keyword&gt;&lt;keyword&gt;Computational Biology/*methods&lt;/keyword&gt;&lt;keyword&gt;Database Management Systems&lt;/keyword&gt;&lt;keyword&gt;*Databases, Genetic&lt;/keyword&gt;&lt;keyword&gt;Molecular Sequence Data&lt;/keyword&gt;&lt;keyword&gt;Sequence Analysis, DNA/*methods&lt;/keyword&gt;&lt;keyword&gt;*Software&lt;/keyword&gt;&lt;keyword&gt;Software Design&lt;/keyword&gt;&lt;keyword&gt;*User-Computer Interface&lt;/keyword&gt;&lt;/keywords&gt;&lt;dates&gt;&lt;year&gt;2008&lt;/year&gt;&lt;pub-dates&gt;&lt;date&gt;Aug 31&lt;/date&gt;&lt;/pub-dates&gt;&lt;/dates&gt;&lt;isbn&gt;0168-1656 (Print)&amp;#xD;0168-1656 (Linking)&lt;/isbn&gt;&lt;accession-num&gt;18616967&lt;/accession-num&gt;&lt;urls&gt;&lt;related-urls&gt;&lt;url&gt;http://www.ncbi.nlm.nih.gov/entrez/query.fcgi?cmd=Retrieve&amp;amp;db=PubMed&amp;amp;dopt=Citation&amp;amp;list_uids=18616967&lt;/url&gt;&lt;/related-urls&gt;&lt;/urls&gt;&lt;electronic-resource-num&gt;S0168-1656(08)00149-1 [pii]&amp;#xD;10.1016/j.jbiotec.2008.03.021&lt;/electronic-resource-num&gt;&lt;language&gt;eng&lt;/language&gt;&lt;/record&gt;&lt;/Cite&gt;&lt;/EndNote&gt;</w:instrText>
      </w:r>
      <w:r w:rsidR="00275531">
        <w:fldChar w:fldCharType="separate"/>
      </w:r>
      <w:r>
        <w:rPr>
          <w:noProof/>
        </w:rPr>
        <w:t>(Droege and Hill, 2008)</w:t>
      </w:r>
      <w:r w:rsidR="00275531">
        <w:fldChar w:fldCharType="end"/>
      </w:r>
      <w:r>
        <w:t>).</w:t>
      </w:r>
      <w:commentRangeEnd w:id="60"/>
      <w:r w:rsidR="00AE5D9A">
        <w:rPr>
          <w:rStyle w:val="CommentReference"/>
        </w:rPr>
        <w:commentReference w:id="60"/>
      </w:r>
      <w:r>
        <w:t xml:space="preserve"> Roche 454 system with longest read length (Table 1.1) NGS system is, thus, increasingly used for genotyping HIV </w:t>
      </w:r>
      <w:commentRangeStart w:id="61"/>
      <w:r>
        <w:t>quasispecies</w:t>
      </w:r>
      <w:commentRangeEnd w:id="61"/>
      <w:r w:rsidR="00AE5D9A">
        <w:rPr>
          <w:rStyle w:val="CommentReference"/>
        </w:rPr>
        <w:commentReference w:id="61"/>
      </w:r>
      <w:r>
        <w:t>.</w:t>
      </w:r>
    </w:p>
    <w:p w14:paraId="58D3DF5C" w14:textId="77777777" w:rsidR="008074FC" w:rsidRDefault="0015410C" w:rsidP="00AD67AA">
      <w:pPr>
        <w:spacing w:line="480" w:lineRule="auto"/>
        <w:jc w:val="both"/>
      </w:pPr>
      <w:r>
        <w:t xml:space="preserve">Although Roche 454 produces large amount of </w:t>
      </w:r>
      <w:r w:rsidR="00546D07">
        <w:t>sequence data wit</w:t>
      </w:r>
      <w:r w:rsidR="00B77DA4">
        <w:t xml:space="preserve">h long reads, it </w:t>
      </w:r>
      <w:commentRangeStart w:id="62"/>
      <w:r w:rsidR="00B77DA4">
        <w:t xml:space="preserve">is error prone </w:t>
      </w:r>
      <w:commentRangeEnd w:id="62"/>
      <w:r w:rsidR="00AE5D9A">
        <w:rPr>
          <w:rStyle w:val="CommentReference"/>
        </w:rPr>
        <w:commentReference w:id="62"/>
      </w:r>
      <w:r w:rsidR="00B53107">
        <w:t xml:space="preserve">and </w:t>
      </w:r>
      <w:r w:rsidR="00B77DA4">
        <w:t>that increases the artificial diversity in the sample</w:t>
      </w:r>
      <w:r w:rsidR="00CA17C6">
        <w:t xml:space="preserve"> confounding the real variation</w:t>
      </w:r>
      <w:r w:rsidR="00B77DA4">
        <w:t>.</w:t>
      </w:r>
      <w:r w:rsidR="00546D07">
        <w:t xml:space="preserve"> </w:t>
      </w:r>
      <w:commentRangeStart w:id="63"/>
      <w:r w:rsidR="00546D07">
        <w:t xml:space="preserve">The PCR amplification step </w:t>
      </w:r>
      <w:r w:rsidR="00262B43">
        <w:t>has embedded errors like DNA recombination</w:t>
      </w:r>
      <w:r w:rsidR="00B53107">
        <w:t xml:space="preserve"> </w:t>
      </w:r>
      <w:r w:rsidR="00275531">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471A00">
        <w:instrText xml:space="preserve"> ADDIN EN.CITE </w:instrText>
      </w:r>
      <w:r w:rsidR="00275531">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471A00">
        <w:instrText xml:space="preserve"> ADDIN EN.CITE.DATA </w:instrText>
      </w:r>
      <w:r w:rsidR="00275531">
        <w:fldChar w:fldCharType="end"/>
      </w:r>
      <w:r w:rsidR="00275531">
        <w:fldChar w:fldCharType="separate"/>
      </w:r>
      <w:r w:rsidR="00EB61F7">
        <w:rPr>
          <w:noProof/>
        </w:rPr>
        <w:t>(Kanagawa, 2003; Meyerhans et al., 1990; Yang et al., 1996)</w:t>
      </w:r>
      <w:r w:rsidR="00275531">
        <w:fldChar w:fldCharType="end"/>
      </w:r>
      <w:r w:rsidR="00262B43">
        <w:t>, DNA synthesis error</w:t>
      </w:r>
      <w:r w:rsidR="00EB61F7">
        <w:t xml:space="preserve"> </w:t>
      </w:r>
      <w:r w:rsidR="00275531">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L0VuZE5vdGU+AG==
</w:fldData>
        </w:fldChar>
      </w:r>
      <w:r w:rsidR="00471A00">
        <w:instrText xml:space="preserve"> ADDIN EN.CITE </w:instrText>
      </w:r>
      <w:r w:rsidR="00275531">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L0VuZE5vdGU+AG==
</w:fldData>
        </w:fldChar>
      </w:r>
      <w:r w:rsidR="00471A00">
        <w:instrText xml:space="preserve"> ADDIN EN.CITE.DATA </w:instrText>
      </w:r>
      <w:r w:rsidR="00275531">
        <w:fldChar w:fldCharType="end"/>
      </w:r>
      <w:r w:rsidR="00275531">
        <w:fldChar w:fldCharType="separate"/>
      </w:r>
      <w:r w:rsidR="00EB61F7">
        <w:rPr>
          <w:noProof/>
        </w:rPr>
        <w:t>(Hughes and Totten, 2003; Mansky and Temin, 1995)</w:t>
      </w:r>
      <w:r w:rsidR="00275531">
        <w:fldChar w:fldCharType="end"/>
      </w:r>
      <w:r w:rsidR="00262B43">
        <w:t xml:space="preserve"> and DNA re</w:t>
      </w:r>
      <w:r w:rsidR="00CA17C6">
        <w:t>-</w:t>
      </w:r>
      <w:r w:rsidR="00262B43">
        <w:t>sampling error</w:t>
      </w:r>
      <w:r w:rsidR="00EB61F7">
        <w:t xml:space="preserve"> </w:t>
      </w:r>
      <w:r w:rsidR="00275531">
        <w:fldChar w:fldCharType="begin"/>
      </w:r>
      <w:r w:rsidR="00471A00">
        <w:instrText xml:space="preserve"> ADDIN EN.CITE &lt;EndNote&gt;&lt;Cite&gt;&lt;Author&gt;Liu&lt;/Author&gt;&lt;Year&gt;1996&lt;/Year&gt;&lt;RecNum&gt;1183&lt;/RecNum&gt;&lt;record&gt;&lt;rec-number&gt;1183&lt;/rec-number&gt;&lt;foreign-keys&gt;&lt;key app="EN" db-id="fp25zzvrxrd9vke5zxqp9stbssprwstvdddz"&gt;1183&lt;/key&gt;&lt;/foreign-keys&gt;&lt;ref-type name="Journal Article"&gt;17&lt;/ref-type&gt;&lt;contributors&gt;&lt;authors&gt;&lt;author&gt;Liu, S. L.&lt;/author&gt;&lt;author&gt;Rodrigo, A. G.&lt;/author&gt;&lt;author&gt;Shankarappa, R.&lt;/author&gt;&lt;author&gt;Learn, G. H.&lt;/author&gt;&lt;author&gt;Hsu, L.&lt;/author&gt;&lt;author&gt;Davidov, O.&lt;/author&gt;&lt;author&gt;Zhao, L. P.&lt;/author&gt;&lt;author&gt;Mullins, J. I.&lt;/author&gt;&lt;/authors&gt;&lt;/contributors&gt;&lt;titles&gt;&lt;title&gt;HIV quasispecies and resampling&lt;/title&gt;&lt;secondary-title&gt;Science&lt;/secondary-title&gt;&lt;/titles&gt;&lt;periodical&gt;&lt;full-title&gt;Science&lt;/full-title&gt;&lt;/periodical&gt;&lt;pages&gt;415-6&lt;/pages&gt;&lt;volume&gt;273&lt;/volume&gt;&lt;number&gt;5274&lt;/number&gt;&lt;edition&gt;1996/07/26&lt;/edition&gt;&lt;keywords&gt;&lt;keyword&gt;Cloning, Molecular&lt;/keyword&gt;&lt;keyword&gt;DNA, Viral/genetics&lt;/keyword&gt;&lt;keyword&gt;*Genetic Variation&lt;/keyword&gt;&lt;keyword&gt;HIV/classification/*genetics&lt;/keyword&gt;&lt;keyword&gt;Humans&lt;/keyword&gt;&lt;keyword&gt;Leukocytes, Mononuclear/virology&lt;/keyword&gt;&lt;keyword&gt;Polymerase Chain Reaction&lt;/keyword&gt;&lt;keyword&gt;Probability&lt;/keyword&gt;&lt;keyword&gt;Sample Size&lt;/keyword&gt;&lt;keyword&gt;Sequence Analysis, DNA&lt;/keyword&gt;&lt;/keywords&gt;&lt;dates&gt;&lt;year&gt;1996&lt;/year&gt;&lt;pub-dates&gt;&lt;date&gt;Jul 26&lt;/date&gt;&lt;/pub-dates&gt;&lt;/dates&gt;&lt;isbn&gt;0036-8075 (Print)&amp;#xD;0036-8075 (Linking)&lt;/isbn&gt;&lt;accession-num&gt;8677432&lt;/accession-num&gt;&lt;urls&gt;&lt;related-urls&gt;&lt;url&gt;http://www.ncbi.nlm.nih.gov/entrez/query.fcgi?cmd=Retrieve&amp;amp;db=PubMed&amp;amp;dopt=Citation&amp;amp;list_uids=8677432&lt;/url&gt;&lt;/related-urls&gt;&lt;/urls&gt;&lt;language&gt;eng&lt;/language&gt;&lt;/record&gt;&lt;/Cite&gt;&lt;/EndNote&gt;</w:instrText>
      </w:r>
      <w:r w:rsidR="00275531">
        <w:fldChar w:fldCharType="separate"/>
      </w:r>
      <w:r w:rsidR="00EB61F7">
        <w:rPr>
          <w:noProof/>
        </w:rPr>
        <w:t>(Liu et al., 1996)</w:t>
      </w:r>
      <w:r w:rsidR="00275531">
        <w:fldChar w:fldCharType="end"/>
      </w:r>
      <w:r w:rsidR="000A73E4">
        <w:t>.</w:t>
      </w:r>
      <w:commentRangeEnd w:id="63"/>
      <w:r w:rsidR="00AE5D9A">
        <w:rPr>
          <w:rStyle w:val="CommentReference"/>
        </w:rPr>
        <w:commentReference w:id="63"/>
      </w:r>
      <w:r w:rsidR="00DD6589">
        <w:t xml:space="preserve"> In addition to this, </w:t>
      </w:r>
      <w:commentRangeStart w:id="64"/>
      <w:r w:rsidR="00DD6589">
        <w:t xml:space="preserve">ultra deep sequencing </w:t>
      </w:r>
      <w:r w:rsidR="00627B9B">
        <w:t xml:space="preserve">underlying algorithm </w:t>
      </w:r>
      <w:r w:rsidR="00DD6589">
        <w:t>has inherent base miscall error</w:t>
      </w:r>
      <w:commentRangeEnd w:id="64"/>
      <w:r w:rsidR="00AE5D9A">
        <w:rPr>
          <w:rStyle w:val="CommentReference"/>
        </w:rPr>
        <w:commentReference w:id="64"/>
      </w:r>
      <w:r w:rsidR="002B27BF">
        <w:t xml:space="preserve"> </w:t>
      </w:r>
      <w:r w:rsidR="00275531">
        <w:fldChar w:fldCharType="begin"/>
      </w:r>
      <w:r w:rsidR="00471A00">
        <w:instrText xml:space="preserve"> ADDIN EN.CITE &lt;EndNote&gt;&lt;Cite&gt;&lt;Author&gt;Quinlan&lt;/Author&gt;&lt;Year&gt;2008&lt;/Year&gt;&lt;RecNum&gt;1185&lt;/RecNum&gt;&lt;record&gt;&lt;rec-number&gt;1185&lt;/rec-number&gt;&lt;foreign-keys&gt;&lt;key app="EN" db-id="fp25zzvrxrd9vke5zxqp9stbssprwstvdddz"&gt;1185&lt;/key&gt;&lt;/foreign-keys&gt;&lt;ref-type name="Journal Article"&gt;17&lt;/ref-type&gt;&lt;contributors&gt;&lt;authors&gt;&lt;author&gt;Quinlan, A. R.&lt;/author&gt;&lt;author&gt;Stewart, D. A.&lt;/author&gt;&lt;author&gt;Stromberg, M. P.&lt;/author&gt;&lt;author&gt;Marth, G. T.&lt;/author&gt;&lt;/authors&gt;&lt;/contributors&gt;&lt;auth-address&gt;Department of Biology, Boston College, 140 Commonwealth Avenue, Chestnut Hill, Massachusetts 02467, USA.&lt;/auth-address&gt;&lt;titles&gt;&lt;title&gt;Pyrobayes: an improved base caller for SNP discovery in pyrosequences&lt;/title&gt;&lt;secondary-title&gt;Nat Methods&lt;/secondary-title&gt;&lt;/titles&gt;&lt;periodical&gt;&lt;full-title&gt;Nat Methods&lt;/full-title&gt;&lt;/periodical&gt;&lt;pages&gt;179-81&lt;/pages&gt;&lt;volume&gt;5&lt;/volume&gt;&lt;number&gt;2&lt;/number&gt;&lt;edition&gt;2008/01/15&lt;/edition&gt;&lt;keywords&gt;&lt;keyword&gt;*Algorithms&lt;/keyword&gt;&lt;keyword&gt;Base Pairing/*genetics&lt;/keyword&gt;&lt;keyword&gt;Base Sequence&lt;/keyword&gt;&lt;keyword&gt;Bayes Theorem&lt;/keyword&gt;&lt;keyword&gt;DNA Mutational Analysis/*methods&lt;/keyword&gt;&lt;keyword&gt;Molecular Sequence Data&lt;/keyword&gt;&lt;keyword&gt;Pattern Recognition, Automated/*methods&lt;/keyword&gt;&lt;keyword&gt;Polymorphism, Single Nucleotide/*genetics&lt;/keyword&gt;&lt;keyword&gt;Sequence Analysis, DNA/*methods&lt;/keyword&gt;&lt;keyword&gt;*Software&lt;/keyword&gt;&lt;/keywords&gt;&lt;dates&gt;&lt;year&gt;2008&lt;/year&gt;&lt;pub-dates&gt;&lt;date&gt;Feb&lt;/date&gt;&lt;/pub-dates&gt;&lt;/dates&gt;&lt;isbn&gt;1548-7105 (Electronic)&amp;#xD;1548-7091 (Linking)&lt;/isbn&gt;&lt;accession-num&gt;18193056&lt;/accession-num&gt;&lt;urls&gt;&lt;related-urls&gt;&lt;url&gt;http://www.ncbi.nlm.nih.gov/entrez/query.fcgi?cmd=Retrieve&amp;amp;db=PubMed&amp;amp;dopt=Citation&amp;amp;list_uids=18193056&lt;/url&gt;&lt;/related-urls&gt;&lt;/urls&gt;&lt;electronic-resource-num&gt;nmeth.1172 [pii]&amp;#xD;10.1038/nmeth.1172&lt;/electronic-resource-num&gt;&lt;language&gt;eng&lt;/language&gt;&lt;/record&gt;&lt;/Cite&gt;&lt;/EndNote&gt;</w:instrText>
      </w:r>
      <w:r w:rsidR="00275531">
        <w:fldChar w:fldCharType="separate"/>
      </w:r>
      <w:r w:rsidR="00627B9B">
        <w:rPr>
          <w:noProof/>
        </w:rPr>
        <w:t>(Quinlan et al., 2008)</w:t>
      </w:r>
      <w:r w:rsidR="00275531">
        <w:fldChar w:fldCharType="end"/>
      </w:r>
      <w:r w:rsidR="00DD6589">
        <w:t>.</w:t>
      </w:r>
      <w:r w:rsidR="000B0039">
        <w:t xml:space="preserve"> </w:t>
      </w:r>
      <w:r w:rsidR="003E5311">
        <w:t xml:space="preserve">The </w:t>
      </w:r>
      <w:r w:rsidR="008B486B">
        <w:t>frequency of base call</w:t>
      </w:r>
      <w:r w:rsidR="003E5311">
        <w:t xml:space="preserve"> error is </w:t>
      </w:r>
      <w:r w:rsidR="00913E32">
        <w:t>six times</w:t>
      </w:r>
      <w:r w:rsidR="003E5311">
        <w:t xml:space="preserve"> in homopolymeric region </w:t>
      </w:r>
      <w:r w:rsidR="008B486B">
        <w:t xml:space="preserve">than non-homopolymeric region </w:t>
      </w:r>
      <w:r w:rsidR="00275531">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471A00">
        <w:instrText xml:space="preserve"> ADDIN EN.CITE </w:instrText>
      </w:r>
      <w:r w:rsidR="00275531">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471A00">
        <w:instrText xml:space="preserve"> ADDIN EN.CITE.DATA </w:instrText>
      </w:r>
      <w:r w:rsidR="00275531">
        <w:fldChar w:fldCharType="end"/>
      </w:r>
      <w:r w:rsidR="00275531">
        <w:fldChar w:fldCharType="separate"/>
      </w:r>
      <w:r w:rsidR="00913E32">
        <w:rPr>
          <w:noProof/>
        </w:rPr>
        <w:t>(Margulies et al., 2005a; Wang et al., 2007)</w:t>
      </w:r>
      <w:r w:rsidR="00275531">
        <w:fldChar w:fldCharType="end"/>
      </w:r>
      <w:r w:rsidR="00913E32">
        <w:t>.</w:t>
      </w:r>
      <w:r w:rsidR="00CA18B7">
        <w:t xml:space="preserve"> </w:t>
      </w:r>
      <w:r w:rsidR="008074FC">
        <w:t>Enhancement in sequencing chemistry and base calling algorithm</w:t>
      </w:r>
      <w:r w:rsidR="00CA18B7">
        <w:t xml:space="preserve"> </w:t>
      </w:r>
      <w:r w:rsidR="008074FC">
        <w:t xml:space="preserve">in Roche 454 Genome Sequencer FLX system improved accuracy of data to &gt;99.5% including errors at homopolymer region </w:t>
      </w:r>
      <w:commentRangeStart w:id="65"/>
      <w:r w:rsidR="008074FC">
        <w:t xml:space="preserve">(reviewed in </w:t>
      </w:r>
      <w:r w:rsidR="00275531">
        <w:fldChar w:fldCharType="begin"/>
      </w:r>
      <w:r w:rsidR="00471A00">
        <w:instrText xml:space="preserve"> ADDIN EN.CITE &lt;EndNote&gt;&lt;Cite&gt;&lt;Author&gt;Droege&lt;/Author&gt;&lt;Year&gt;2008&lt;/Year&gt;&lt;RecNum&gt;1189&lt;/RecNum&gt;&lt;record&gt;&lt;rec-number&gt;1189&lt;/rec-number&gt;&lt;foreign-keys&gt;&lt;key app="EN" db-id="fp25zzvrxrd9vke5zxqp9stbssprwstvdddz"&gt;1189&lt;/key&gt;&lt;/foreign-keys&gt;&lt;ref-type name="Journal Article"&gt;17&lt;/ref-type&gt;&lt;contributors&gt;&lt;authors&gt;&lt;author&gt;Droege, M.&lt;/author&gt;&lt;author&gt;Hill, B.&lt;/author&gt;&lt;/authors&gt;&lt;/contributors&gt;&lt;auth-address&gt;Roche Applied Science, Global Marketing, 82372 Penzberg, Germany. Marcus.Droege@Roche.com&lt;/auth-address&gt;&lt;titles&gt;&lt;title&gt;The Genome Sequencer FLX System--longer reads, more applications, straight forward bioinformatics and more complete data sets&lt;/title&gt;&lt;secondary-title&gt;J Biotechnol&lt;/secondary-title&gt;&lt;/titles&gt;&lt;periodical&gt;&lt;full-title&gt;J Biotechnol&lt;/full-title&gt;&lt;/periodical&gt;&lt;pages&gt;3-10&lt;/pages&gt;&lt;volume&gt;136&lt;/volume&gt;&lt;number&gt;1-2&lt;/number&gt;&lt;edition&gt;2008/07/12&lt;/edition&gt;&lt;keywords&gt;&lt;keyword&gt;*Algorithms&lt;/keyword&gt;&lt;keyword&gt;Base Sequence&lt;/keyword&gt;&lt;keyword&gt;Chromosome Mapping/*methods&lt;/keyword&gt;&lt;keyword&gt;Computational Biology/*methods&lt;/keyword&gt;&lt;keyword&gt;Database Management Systems&lt;/keyword&gt;&lt;keyword&gt;*Databases, Genetic&lt;/keyword&gt;&lt;keyword&gt;Molecular Sequence Data&lt;/keyword&gt;&lt;keyword&gt;Sequence Analysis, DNA/*methods&lt;/keyword&gt;&lt;keyword&gt;*Software&lt;/keyword&gt;&lt;keyword&gt;Software Design&lt;/keyword&gt;&lt;keyword&gt;*User-Computer Interface&lt;/keyword&gt;&lt;/keywords&gt;&lt;dates&gt;&lt;year&gt;2008&lt;/year&gt;&lt;pub-dates&gt;&lt;date&gt;Aug 31&lt;/date&gt;&lt;/pub-dates&gt;&lt;/dates&gt;&lt;isbn&gt;0168-1656 (Print)&amp;#xD;0168-1656 (Linking)&lt;/isbn&gt;&lt;accession-num&gt;18616967&lt;/accession-num&gt;&lt;urls&gt;&lt;related-urls&gt;&lt;url&gt;http://www.ncbi.nlm.nih.gov/entrez/query.fcgi?cmd=Retrieve&amp;amp;db=PubMed&amp;amp;dopt=Citation&amp;amp;list_uids=18616967&lt;/url&gt;&lt;/related-urls&gt;&lt;/urls&gt;&lt;electronic-resource-num&gt;S0168-1656(08)00149-1 [pii]&amp;#xD;10.1016/j.jbiotec.2008.03.021&lt;/electronic-resource-num&gt;&lt;language&gt;eng&lt;/language&gt;&lt;/record&gt;&lt;/Cite&gt;&lt;/EndNote&gt;</w:instrText>
      </w:r>
      <w:r w:rsidR="00275531">
        <w:fldChar w:fldCharType="separate"/>
      </w:r>
      <w:r w:rsidR="008074FC">
        <w:rPr>
          <w:noProof/>
        </w:rPr>
        <w:t>(Droege and Hill, 2008)</w:t>
      </w:r>
      <w:r w:rsidR="00275531">
        <w:fldChar w:fldCharType="end"/>
      </w:r>
      <w:r w:rsidR="008074FC">
        <w:t>).</w:t>
      </w:r>
      <w:r w:rsidR="00471A00">
        <w:t xml:space="preserve"> </w:t>
      </w:r>
      <w:commentRangeEnd w:id="65"/>
      <w:r w:rsidR="00286E31">
        <w:rPr>
          <w:rStyle w:val="CommentReference"/>
        </w:rPr>
        <w:commentReference w:id="65"/>
      </w:r>
      <w:r w:rsidR="00471A00">
        <w:t xml:space="preserve">At the coverage of 10x, the FLX system is able to identify all sequence variations that is known from Sanger sequencing </w:t>
      </w:r>
      <w:r w:rsidR="00275531">
        <w:fldChar w:fldCharType="begin"/>
      </w:r>
      <w:r w:rsidR="00471A00">
        <w:instrText xml:space="preserve"> ADDIN EN.CITE &lt;EndNote&gt;&lt;Cite&gt;&lt;Author&gt;Bordoni&lt;/Author&gt;&lt;Year&gt;2008&lt;/Year&gt;&lt;RecNum&gt;1186&lt;/RecNum&gt;&lt;record&gt;&lt;rec-number&gt;1186&lt;/rec-number&gt;&lt;foreign-keys&gt;&lt;key app="EN" db-id="fp25zzvrxrd9vke5zxqp9stbssprwstvdddz"&gt;1186&lt;/key&gt;&lt;/foreign-keys&gt;&lt;ref-type name="Journal Article"&gt;17&lt;/ref-type&gt;&lt;contributors&gt;&lt;authors&gt;&lt;author&gt;Bordoni, R.&lt;/author&gt;&lt;author&gt;Bonnal, R.&lt;/author&gt;&lt;author&gt;Rizzi, E.&lt;/author&gt;&lt;author&gt;Carrera, P.&lt;/author&gt;&lt;author&gt;Benedetti, S.&lt;/author&gt;&lt;author&gt;Cremonesi, L.&lt;/author&gt;&lt;author&gt;Stenirri, S.&lt;/author&gt;&lt;author&gt;Colombo, A.&lt;/author&gt;&lt;author&gt;Montrasio, C.&lt;/author&gt;&lt;author&gt;Bonalumi, S.&lt;/author&gt;&lt;author&gt;Albertini, A.&lt;/author&gt;&lt;author&gt;Bernardi, L. R.&lt;/author&gt;&lt;author&gt;Ferrari, M.&lt;/author&gt;&lt;author&gt;De Bellis, G.&lt;/author&gt;&lt;/authors&gt;&lt;/contributors&gt;&lt;auth-address&gt;Consiglio Nazionale delle Ricerche, Istituto di Tecnologie Biomediche, Via F, Cervi 93, I-20090 Segrate, Italy. bordoni@itb.cnr.it&lt;/auth-address&gt;&lt;titles&gt;&lt;title&gt;Evaluation of human gene variant detection in amplicon pools by the GS-FLX parallel Pyrosequencer&lt;/title&gt;&lt;secondary-title&gt;BMC Genomics&lt;/secondary-title&gt;&lt;/titles&gt;&lt;periodical&gt;&lt;full-title&gt;BMC Genomics&lt;/full-title&gt;&lt;/periodical&gt;&lt;pages&gt;464&lt;/pages&gt;&lt;volume&gt;9&lt;/volume&gt;&lt;edition&gt;2008/10/10&lt;/edition&gt;&lt;keywords&gt;&lt;keyword&gt;Genetic Diseases, Inborn/genetics&lt;/keyword&gt;&lt;keyword&gt;Genetic Variation/genetics&lt;/keyword&gt;&lt;keyword&gt;Genomics/*methods&lt;/keyword&gt;&lt;keyword&gt;Humans&lt;/keyword&gt;&lt;keyword&gt;Mutation/genetics&lt;/keyword&gt;&lt;keyword&gt;Neoplasms/genetics&lt;/keyword&gt;&lt;keyword&gt;Polymorphism, Single Nucleotide/genetics&lt;/keyword&gt;&lt;keyword&gt;Sequence Analysis, DNA/*methods&lt;/keyword&gt;&lt;/keywords&gt;&lt;dates&gt;&lt;year&gt;2008&lt;/year&gt;&lt;/dates&gt;&lt;isbn&gt;1471-2164 (Electronic)&amp;#xD;1471-2164 (Linking)&lt;/isbn&gt;&lt;accession-num&gt;18842124&lt;/accession-num&gt;&lt;urls&gt;&lt;related-urls&gt;&lt;url&gt;http://www.ncbi.nlm.nih.gov/entrez/query.fcgi?cmd=Retrieve&amp;amp;db=PubMed&amp;amp;dopt=Citation&amp;amp;list_uids=18842124&lt;/url&gt;&lt;/related-urls&gt;&lt;/urls&gt;&lt;custom2&gt;2569949&lt;/custom2&gt;&lt;electronic-resource-num&gt;1471-2164-9-464 [pii]&amp;#xD;10.1186/1471-2164-9-464&lt;/electronic-resource-num&gt;&lt;language&gt;eng&lt;/language&gt;&lt;/record&gt;&lt;/Cite&gt;&lt;/EndNote&gt;</w:instrText>
      </w:r>
      <w:r w:rsidR="00275531">
        <w:fldChar w:fldCharType="separate"/>
      </w:r>
      <w:r w:rsidR="00471A00">
        <w:rPr>
          <w:noProof/>
        </w:rPr>
        <w:t>(Bordoni et al., 2008)</w:t>
      </w:r>
      <w:r w:rsidR="00275531">
        <w:fldChar w:fldCharType="end"/>
      </w:r>
      <w:r w:rsidR="00471A00">
        <w:t xml:space="preserve">. </w:t>
      </w:r>
      <w:r w:rsidR="004F6E83">
        <w:t>An accuracy of 99.28% is reported, all errors at homopolymer region but given the</w:t>
      </w:r>
      <w:r w:rsidR="00471A00">
        <w:t xml:space="preserve"> coverage </w:t>
      </w:r>
      <w:r w:rsidR="00471A00">
        <w:sym w:font="Symbol" w:char="F0B3"/>
      </w:r>
      <w:r w:rsidR="00471A00">
        <w:t xml:space="preserve"> 30x, FLX system correctly identified all sequencing error </w:t>
      </w:r>
      <w:commentRangeStart w:id="66"/>
      <w:r w:rsidR="00275531">
        <w:fldChar w:fldCharType="begin"/>
      </w:r>
      <w:r w:rsidR="00471A00">
        <w:instrText xml:space="preserve"> ADDIN EN.CITE &lt;EndNote&gt;&lt;Cite&gt;&lt;Author&gt;Bordoni&lt;/Author&gt;&lt;Year&gt;2008&lt;/Year&gt;&lt;RecNum&gt;1186&lt;/RecNum&gt;&lt;record&gt;&lt;rec-number&gt;1186&lt;/rec-number&gt;&lt;foreign-keys&gt;&lt;key app="EN" db-id="fp25zzvrxrd9vke5zxqp9stbssprwstvdddz"&gt;1186&lt;/key&gt;&lt;/foreign-keys&gt;&lt;ref-type name="Journal Article"&gt;17&lt;/ref-type&gt;&lt;contributors&gt;&lt;authors&gt;&lt;author&gt;Bordoni, R.&lt;/author&gt;&lt;author&gt;Bonnal, R.&lt;/author&gt;&lt;author&gt;Rizzi, E.&lt;/author&gt;&lt;author&gt;Carrera, P.&lt;/author&gt;&lt;author&gt;Benedetti, S.&lt;/author&gt;&lt;author&gt;Cremonesi, L.&lt;/author&gt;&lt;author&gt;Stenirri, S.&lt;/author&gt;&lt;author&gt;Colombo, A.&lt;/author&gt;&lt;author&gt;Montrasio, C.&lt;/author&gt;&lt;author&gt;Bonalumi, S.&lt;/author&gt;&lt;author&gt;Albertini, A.&lt;/author&gt;&lt;author&gt;Bernardi, L. R.&lt;/author&gt;&lt;author&gt;Ferrari, M.&lt;/author&gt;&lt;author&gt;De Bellis, G.&lt;/author&gt;&lt;/authors&gt;&lt;/contributors&gt;&lt;auth-address&gt;Consiglio Nazionale delle Ricerche, Istituto di Tecnologie Biomediche, Via F, Cervi 93, I-20090 Segrate, Italy. bordoni@itb.cnr.it&lt;/auth-address&gt;&lt;titles&gt;&lt;title&gt;Evaluation of human gene variant detection in amplicon pools by the GS-FLX parallel Pyrosequencer&lt;/title&gt;&lt;secondary-title&gt;BMC Genomics&lt;/secondary-title&gt;&lt;/titles&gt;&lt;periodical&gt;&lt;full-title&gt;BMC Genomics&lt;/full-title&gt;&lt;/periodical&gt;&lt;pages&gt;464&lt;/pages&gt;&lt;volume&gt;9&lt;/volume&gt;&lt;edition&gt;2008/10/10&lt;/edition&gt;&lt;keywords&gt;&lt;keyword&gt;Genetic Diseases, Inborn/genetics&lt;/keyword&gt;&lt;keyword&gt;Genetic Variation/genetics&lt;/keyword&gt;&lt;keyword&gt;Genomics/*methods&lt;/keyword&gt;&lt;keyword&gt;Humans&lt;/keyword&gt;&lt;keyword&gt;Mutation/genetics&lt;/keyword&gt;&lt;keyword&gt;Neoplasms/genetics&lt;/keyword&gt;&lt;keyword&gt;Polymorphism, Single Nucleotide/genetics&lt;/keyword&gt;&lt;keyword&gt;Sequence Analysis, DNA/*methods&lt;/keyword&gt;&lt;/keywords&gt;&lt;dates&gt;&lt;year&gt;2008&lt;/year&gt;&lt;/dates&gt;&lt;isbn&gt;1471-2164 (Electronic)&amp;#xD;1471-2164 (Linking)&lt;/isbn&gt;&lt;accession-num&gt;18842124&lt;/accession-num&gt;&lt;urls&gt;&lt;related-urls&gt;&lt;url&gt;http://www.ncbi.nlm.nih.gov/entrez/query.fcgi?cmd=Retrieve&amp;amp;db=PubMed&amp;amp;dopt=Citation&amp;amp;list_uids=18842124&lt;/url&gt;&lt;/related-urls&gt;&lt;/urls&gt;&lt;custom2&gt;2569949&lt;/custom2&gt;&lt;electronic-resource-num&gt;1471-2164-9-464 [pii]&amp;#xD;10.1186/1471-2164-9-464&lt;/electronic-resource-num&gt;&lt;language&gt;eng&lt;/language&gt;&lt;/record&gt;&lt;/Cite&gt;&lt;/EndNote&gt;</w:instrText>
      </w:r>
      <w:r w:rsidR="00275531">
        <w:fldChar w:fldCharType="separate"/>
      </w:r>
      <w:r w:rsidR="00471A00">
        <w:rPr>
          <w:noProof/>
        </w:rPr>
        <w:t>(Bordoni et al., 2008)</w:t>
      </w:r>
      <w:r w:rsidR="00275531">
        <w:fldChar w:fldCharType="end"/>
      </w:r>
      <w:commentRangeEnd w:id="66"/>
      <w:r w:rsidR="00286E31">
        <w:rPr>
          <w:rStyle w:val="CommentReference"/>
        </w:rPr>
        <w:commentReference w:id="66"/>
      </w:r>
      <w:r w:rsidR="00471A00">
        <w:t>.</w:t>
      </w:r>
    </w:p>
    <w:p w14:paraId="532CA9A2" w14:textId="77777777" w:rsidR="00F14F37" w:rsidRDefault="005D7E80" w:rsidP="00AD67AA">
      <w:pPr>
        <w:spacing w:line="480" w:lineRule="auto"/>
        <w:jc w:val="both"/>
      </w:pPr>
      <w:r>
        <w:t xml:space="preserve">Ultra deep high throughput sequencers associates quality score to every base. The score denotes probability </w:t>
      </w:r>
      <w:r w:rsidR="00E3223E">
        <w:t>that</w:t>
      </w:r>
      <w:r>
        <w:t xml:space="preserve"> the corresponding base </w:t>
      </w:r>
      <w:r w:rsidR="00E3223E">
        <w:t xml:space="preserve">call is correct </w:t>
      </w:r>
      <w:r w:rsidR="00275531">
        <w:fldChar w:fldCharType="begin"/>
      </w:r>
      <w:r w:rsidR="00471A00">
        <w:instrText xml:space="preserve"> ADDIN EN.CITE &lt;EndNote&gt;&lt;Cite&gt;&lt;Author&gt;Cock&lt;/Author&gt;&lt;Year&gt;2010&lt;/Year&gt;&lt;RecNum&gt;425&lt;/RecNum&gt;&lt;record&gt;&lt;rec-number&gt;425&lt;/rec-number&gt;&lt;foreign-keys&gt;&lt;key app="EN" db-id="fp25zzvrxrd9vke5zxqp9stbssprwstvdddz"&gt;425&lt;/key&gt;&lt;/foreign-keys&gt;&lt;ref-type name="Journal Article"&gt;17&lt;/ref-type&gt;&lt;contributors&gt;&lt;authors&gt;&lt;author&gt;Cock, Peter J. A.&lt;/author&gt;&lt;author&gt;Fields, Christopher J.&lt;/author&gt;&lt;author&gt;Goto, Naohisa&lt;/author&gt;&lt;author&gt;Heuer, Michael L.&lt;/author&gt;&lt;author&gt;Rice, Peter M.&lt;/author&gt;&lt;/authors&gt;&lt;/contributors&gt;&lt;auth-address&gt;http://nar.oxfordjournals.org/content/38/6/1767&lt;/auth-address&gt;&lt;titles&gt;&lt;title&gt;The Sanger FASTQ file format for sequences with quality scores, and the Solexa/Illumina FASTQ variants&lt;/title&gt;&lt;secondary-title&gt;Nucleic Acids Research&lt;/secondary-title&gt;&lt;/titles&gt;&lt;pages&gt;1767-1771&lt;/pages&gt;&lt;volume&gt;38&lt;/volume&gt;&lt;number&gt;6&lt;/number&gt;&lt;dates&gt;&lt;year&gt;2010&lt;/year&gt;&lt;pub-dates&gt;&lt;date&gt;April&lt;/date&gt;&lt;/pub-dates&gt;&lt;/dates&gt;&lt;isbn&gt;0305-1048, 1362-4962&lt;/isbn&gt;&lt;label&gt;cock_sanger_2010&lt;/label&gt;&lt;urls&gt;&lt;related-urls&gt;&lt;url&gt;10.1093/nar/gkp1137&lt;/url&gt;&lt;/related-urls&gt;&lt;/urls&gt;&lt;/record&gt;&lt;/Cite&gt;&lt;/EndNote&gt;</w:instrText>
      </w:r>
      <w:r w:rsidR="00275531">
        <w:fldChar w:fldCharType="separate"/>
      </w:r>
      <w:r w:rsidR="00E3223E">
        <w:rPr>
          <w:noProof/>
        </w:rPr>
        <w:t>(Cock et al., 2010)</w:t>
      </w:r>
      <w:r w:rsidR="00275531">
        <w:fldChar w:fldCharType="end"/>
      </w:r>
      <w:r w:rsidR="00E3223E">
        <w:t>. It is essential to trim out the poor quality scored bases ensure high quality</w:t>
      </w:r>
      <w:r w:rsidR="00F14F37">
        <w:t xml:space="preserve"> data in the downstream analysis. </w:t>
      </w:r>
    </w:p>
    <w:p w14:paraId="73748430" w14:textId="77777777" w:rsidR="00837BC0" w:rsidRDefault="00F14F37" w:rsidP="00AD67AA">
      <w:pPr>
        <w:spacing w:line="480" w:lineRule="auto"/>
        <w:jc w:val="both"/>
      </w:pPr>
      <w:r>
        <w:t>Errors gener</w:t>
      </w:r>
      <w:r w:rsidR="00AE0B5A">
        <w:t>ated in early cycles of PCR get</w:t>
      </w:r>
      <w:r>
        <w:t xml:space="preserve"> amplified in subsequent cycles</w:t>
      </w:r>
      <w:r w:rsidR="00AE0B5A">
        <w:t xml:space="preserve"> and that they might be associated with high quality score during ultra deep sequencing. These erroneous bases can escape at quality trimming given their </w:t>
      </w:r>
      <w:r w:rsidR="00713C78">
        <w:t xml:space="preserve">high </w:t>
      </w:r>
      <w:r w:rsidR="00AE0B5A">
        <w:t>quality score. A novel technique of tagging every template polynucleotide with a prim</w:t>
      </w:r>
      <w:r w:rsidR="0091692B">
        <w:t xml:space="preserve">er ID </w:t>
      </w:r>
      <w:r w:rsidR="00713C78">
        <w:t>is</w:t>
      </w:r>
      <w:r w:rsidR="0091692B">
        <w:t xml:space="preserve"> introduced to track </w:t>
      </w:r>
      <w:r w:rsidR="00713C78">
        <w:t>e</w:t>
      </w:r>
      <w:r w:rsidR="00AE0B5A">
        <w:t>very ultra deep sequence read</w:t>
      </w:r>
      <w:r w:rsidR="00713C78">
        <w:t xml:space="preserve"> that originates from same source template sequence</w:t>
      </w:r>
      <w:r w:rsidR="0091692B">
        <w:t xml:space="preserve"> </w:t>
      </w:r>
      <w:r w:rsidR="00275531">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471A00">
        <w:instrText xml:space="preserve"> ADDIN EN.CITE </w:instrText>
      </w:r>
      <w:r w:rsidR="00275531">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471A00">
        <w:instrText xml:space="preserve"> ADDIN EN.CITE.DATA </w:instrText>
      </w:r>
      <w:r w:rsidR="00275531">
        <w:fldChar w:fldCharType="end"/>
      </w:r>
      <w:r w:rsidR="00275531">
        <w:fldChar w:fldCharType="separate"/>
      </w:r>
      <w:r w:rsidR="0091692B">
        <w:rPr>
          <w:noProof/>
        </w:rPr>
        <w:t>(Jabara et al., 2011)</w:t>
      </w:r>
      <w:r w:rsidR="00275531">
        <w:fldChar w:fldCharType="end"/>
      </w:r>
      <w:r w:rsidR="00AE0B5A">
        <w:t xml:space="preserve">. </w:t>
      </w:r>
      <w:r w:rsidR="0091692B">
        <w:t>Consensus sequence re</w:t>
      </w:r>
      <w:r w:rsidR="00713C78">
        <w:t>presenting sequences with same P</w:t>
      </w:r>
      <w:r w:rsidR="0091692B">
        <w:t xml:space="preserve">rimer ID denotes the original source template </w:t>
      </w:r>
      <w:r w:rsidR="00710868">
        <w:t xml:space="preserve">and that </w:t>
      </w:r>
      <w:r w:rsidR="00BD506D">
        <w:t>corrects</w:t>
      </w:r>
      <w:r w:rsidR="00837BC0">
        <w:t xml:space="preserve"> every </w:t>
      </w:r>
      <w:r w:rsidR="00710868">
        <w:t>kn</w:t>
      </w:r>
      <w:r w:rsidR="00837BC0">
        <w:t xml:space="preserve">own </w:t>
      </w:r>
      <w:r w:rsidR="00710868">
        <w:t xml:space="preserve">sequencing </w:t>
      </w:r>
      <w:r w:rsidR="00837BC0">
        <w:t>error</w:t>
      </w:r>
      <w:r w:rsidR="00A55DBB">
        <w:t xml:space="preserve"> </w:t>
      </w:r>
      <w:commentRangeStart w:id="67"/>
      <w:r w:rsidR="00275531">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471A00">
        <w:instrText xml:space="preserve"> ADDIN EN.CITE </w:instrText>
      </w:r>
      <w:r w:rsidR="00275531">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471A00">
        <w:instrText xml:space="preserve"> ADDIN EN.CITE.DATA </w:instrText>
      </w:r>
      <w:r w:rsidR="00275531">
        <w:fldChar w:fldCharType="end"/>
      </w:r>
      <w:r w:rsidR="00275531">
        <w:fldChar w:fldCharType="separate"/>
      </w:r>
      <w:r w:rsidR="00A55DBB">
        <w:rPr>
          <w:noProof/>
        </w:rPr>
        <w:t>(Jabara et al., 2011)</w:t>
      </w:r>
      <w:r w:rsidR="00275531">
        <w:fldChar w:fldCharType="end"/>
      </w:r>
      <w:commentRangeEnd w:id="67"/>
      <w:r w:rsidR="004D085B">
        <w:rPr>
          <w:rStyle w:val="CommentReference"/>
        </w:rPr>
        <w:commentReference w:id="67"/>
      </w:r>
      <w:r w:rsidR="0091692B">
        <w:t xml:space="preserve">. </w:t>
      </w:r>
    </w:p>
    <w:p w14:paraId="58002B8F" w14:textId="77777777" w:rsidR="006A410A" w:rsidRDefault="0044266B" w:rsidP="00AD67AA">
      <w:pPr>
        <w:spacing w:line="480" w:lineRule="auto"/>
        <w:jc w:val="both"/>
      </w:pPr>
      <w:r>
        <w:t>Ultra deep high throughput sequencers produce large volume of data that often is difficult t</w:t>
      </w:r>
      <w:commentRangeStart w:id="68"/>
      <w:r>
        <w:t>o analyze at human</w:t>
      </w:r>
      <w:r w:rsidR="001C0C5A">
        <w:t xml:space="preserve"> scale</w:t>
      </w:r>
      <w:r>
        <w:t xml:space="preserve">. </w:t>
      </w:r>
      <w:commentRangeEnd w:id="68"/>
      <w:r w:rsidR="00A330F5">
        <w:rPr>
          <w:rStyle w:val="CommentReference"/>
        </w:rPr>
        <w:commentReference w:id="68"/>
      </w:r>
      <w:r>
        <w:t xml:space="preserve">Analysis of data often requires </w:t>
      </w:r>
      <w:r w:rsidR="00710868">
        <w:t>multiple processing</w:t>
      </w:r>
      <w:r>
        <w:t xml:space="preserve"> steps of specific task like grouping the data with similar information, quality control, mapping the sequence data to a reference sequence to infer any mutations. </w:t>
      </w:r>
      <w:r w:rsidR="001C0C5A">
        <w:t xml:space="preserve">Reference mapped </w:t>
      </w:r>
      <w:r>
        <w:t>H</w:t>
      </w:r>
      <w:r w:rsidR="001C0C5A">
        <w:t xml:space="preserve">IV quasispecies sequence data can be used to query a standard HIV drug resistance database e.g. Stanford database. Bioinformatics computational tools are used for each specific task but still they needs to be run manually. An automated computational pipeline where all the tasks can be run in step-wise fashion is a current </w:t>
      </w:r>
      <w:commentRangeStart w:id="69"/>
      <w:r w:rsidR="001C0C5A">
        <w:t>necessity</w:t>
      </w:r>
      <w:commentRangeEnd w:id="69"/>
      <w:r w:rsidR="00071440">
        <w:rPr>
          <w:rStyle w:val="CommentReference"/>
        </w:rPr>
        <w:commentReference w:id="69"/>
      </w:r>
      <w:r w:rsidR="001C0C5A">
        <w:t xml:space="preserve">. </w:t>
      </w:r>
    </w:p>
    <w:p w14:paraId="1993EC30" w14:textId="77777777" w:rsidR="006B3293" w:rsidRDefault="006B3293" w:rsidP="006B3293">
      <w:pPr>
        <w:pStyle w:val="Heading3"/>
      </w:pPr>
      <w:r>
        <w:t>1.12 Thesis Outline</w:t>
      </w:r>
    </w:p>
    <w:p w14:paraId="5AD89BBE" w14:textId="77777777" w:rsidR="006B3293" w:rsidRDefault="006B3293" w:rsidP="006B3293">
      <w:pPr>
        <w:spacing w:line="480" w:lineRule="auto"/>
      </w:pPr>
    </w:p>
    <w:p w14:paraId="42DBAB9A" w14:textId="77777777" w:rsidR="003E1FE8" w:rsidRPr="003E1FE8" w:rsidRDefault="006B3293" w:rsidP="00361981">
      <w:pPr>
        <w:spacing w:line="480" w:lineRule="auto"/>
        <w:jc w:val="both"/>
      </w:pPr>
      <w:r w:rsidRPr="003E1FE8">
        <w:rPr>
          <w:b/>
        </w:rPr>
        <w:t>Chapter 2</w:t>
      </w:r>
      <w:r>
        <w:t>: The chapter introduces and describes, in detail, a novel algorithm for quality trimming called QTrim. The tool is designed currently to quality control Roc</w:t>
      </w:r>
      <w:r w:rsidR="003E1FE8">
        <w:t>he 454 ultra deep sequence data and optimized for both poor and high quality data. QTrim is compared to other widely used quality trimming tools and the comparative analysis result is also presented. The entire chapter is produced as a paper for publication entitled “</w:t>
      </w:r>
      <w:r w:rsidR="003E1FE8" w:rsidRPr="003E1FE8">
        <w:rPr>
          <w:b/>
        </w:rPr>
        <w:t xml:space="preserve">QTrim: </w:t>
      </w:r>
      <w:r w:rsidR="003E1FE8" w:rsidRPr="003E1FE8">
        <w:rPr>
          <w:rFonts w:cs="Times"/>
          <w:b/>
          <w:iCs/>
          <w:color w:val="000000"/>
        </w:rPr>
        <w:t>A</w:t>
      </w:r>
      <w:r w:rsidR="003E1FE8" w:rsidRPr="002816BA">
        <w:rPr>
          <w:rFonts w:cs="Times"/>
          <w:b/>
          <w:iCs/>
          <w:color w:val="000000"/>
        </w:rPr>
        <w:t xml:space="preserve"> novel </w:t>
      </w:r>
      <w:r w:rsidR="003E1FE8">
        <w:rPr>
          <w:rFonts w:cs="Times"/>
          <w:b/>
          <w:iCs/>
          <w:color w:val="000000"/>
        </w:rPr>
        <w:t>tool</w:t>
      </w:r>
      <w:r w:rsidR="003E1FE8" w:rsidRPr="002816BA">
        <w:rPr>
          <w:rFonts w:cs="Times"/>
          <w:b/>
          <w:iCs/>
          <w:color w:val="000000"/>
        </w:rPr>
        <w:t xml:space="preserve"> for the quality </w:t>
      </w:r>
      <w:r w:rsidR="003E1FE8">
        <w:rPr>
          <w:rFonts w:cs="Times"/>
          <w:b/>
          <w:iCs/>
          <w:color w:val="000000"/>
        </w:rPr>
        <w:t>trimming</w:t>
      </w:r>
      <w:r w:rsidR="003E1FE8" w:rsidRPr="002816BA">
        <w:rPr>
          <w:rFonts w:cs="Times"/>
          <w:b/>
          <w:iCs/>
          <w:color w:val="000000"/>
        </w:rPr>
        <w:t xml:space="preserve"> of sequence reads generated using the </w:t>
      </w:r>
      <w:r w:rsidR="003E1FE8">
        <w:rPr>
          <w:rFonts w:cs="Times"/>
          <w:b/>
          <w:iCs/>
          <w:color w:val="000000"/>
        </w:rPr>
        <w:t>Roche/</w:t>
      </w:r>
      <w:r w:rsidR="003E1FE8" w:rsidRPr="002816BA">
        <w:rPr>
          <w:rFonts w:cs="Times"/>
          <w:b/>
          <w:iCs/>
          <w:color w:val="000000"/>
        </w:rPr>
        <w:t>454 sequencing platform</w:t>
      </w:r>
      <w:r w:rsidR="003E1FE8">
        <w:rPr>
          <w:rFonts w:cs="Times"/>
          <w:b/>
          <w:iCs/>
          <w:color w:val="000000"/>
        </w:rPr>
        <w:t>”</w:t>
      </w:r>
      <w:r w:rsidR="00696E32">
        <w:rPr>
          <w:rFonts w:cs="Times"/>
          <w:b/>
          <w:iCs/>
          <w:color w:val="000000"/>
        </w:rPr>
        <w:t xml:space="preserve"> (Shr</w:t>
      </w:r>
      <w:r w:rsidR="007C6014">
        <w:rPr>
          <w:rFonts w:cs="Times"/>
          <w:b/>
          <w:iCs/>
          <w:color w:val="000000"/>
        </w:rPr>
        <w:t>estha, RK and Travers, Simon; being reviewed</w:t>
      </w:r>
      <w:r w:rsidR="00696E32">
        <w:rPr>
          <w:rFonts w:cs="Times"/>
          <w:b/>
          <w:iCs/>
          <w:color w:val="000000"/>
        </w:rPr>
        <w:t>)</w:t>
      </w:r>
      <w:r w:rsidR="003E1FE8">
        <w:rPr>
          <w:rFonts w:cs="Times"/>
          <w:iCs/>
          <w:color w:val="000000"/>
        </w:rPr>
        <w:t>.</w:t>
      </w:r>
    </w:p>
    <w:p w14:paraId="00531C26" w14:textId="77777777" w:rsidR="00696E32" w:rsidRDefault="003E1FE8" w:rsidP="007138E3">
      <w:pPr>
        <w:spacing w:line="480" w:lineRule="auto"/>
        <w:jc w:val="both"/>
      </w:pPr>
      <w:r w:rsidRPr="003E1FE8">
        <w:rPr>
          <w:b/>
        </w:rPr>
        <w:t>Chapter 3</w:t>
      </w:r>
      <w:r>
        <w:t>: The chapter introduces Primer ID technique recently developed to corre</w:t>
      </w:r>
      <w:r w:rsidR="00361981">
        <w:t xml:space="preserve">ct ultra deep sequencing errors. The chapter also </w:t>
      </w:r>
      <w:r>
        <w:t xml:space="preserve">discusses </w:t>
      </w:r>
      <w:r w:rsidR="00361981">
        <w:t>a comparative analysis of sequence data with and without Primer ID approach and the effect on downstream analysis. The Primer ID approach sequence data is obtained</w:t>
      </w:r>
      <w:r w:rsidR="00696E32">
        <w:t xml:space="preserve"> from a study conducted to observe HIV virus response on the vaccine. The study was conducted in the University of Cape Town.</w:t>
      </w:r>
    </w:p>
    <w:p w14:paraId="0F6B922F" w14:textId="77777777" w:rsidR="00713C78" w:rsidRDefault="00696E32" w:rsidP="007138E3">
      <w:pPr>
        <w:spacing w:line="480" w:lineRule="auto"/>
        <w:jc w:val="both"/>
      </w:pPr>
      <w:r>
        <w:rPr>
          <w:b/>
        </w:rPr>
        <w:t>Chapter 4</w:t>
      </w:r>
      <w:r>
        <w:t>: The chapter introduces and describes the computa</w:t>
      </w:r>
      <w:r w:rsidR="0049497D">
        <w:t>tional pipeline called Seq2Res that facilitates low cost</w:t>
      </w:r>
      <w:r>
        <w:t xml:space="preserve"> HIV drug resistance test. </w:t>
      </w:r>
      <w:r w:rsidR="0049497D">
        <w:t>The chapter describes a workflow of the pipeline, the requirements of the pipeline, HIV drug resistance output files and plots that summaries overall analysis. The test data is obtained from a study ca</w:t>
      </w:r>
      <w:r w:rsidR="00713C78">
        <w:t>lled CIPRA-SA, which is a trial of anti retroviral drug monitoring strategy in resource poor setting.</w:t>
      </w:r>
      <w:r w:rsidR="007C6014">
        <w:t xml:space="preserve"> The chapter is included in paper publication. </w:t>
      </w:r>
    </w:p>
    <w:p w14:paraId="2CD3C747" w14:textId="77777777" w:rsidR="007138E3" w:rsidRDefault="00713C78" w:rsidP="007138E3">
      <w:pPr>
        <w:spacing w:line="480" w:lineRule="auto"/>
        <w:jc w:val="both"/>
      </w:pPr>
      <w:r w:rsidRPr="00713C78">
        <w:rPr>
          <w:b/>
        </w:rPr>
        <w:t>Chapter 5</w:t>
      </w:r>
      <w:r>
        <w:t xml:space="preserve">: This chapter discusses on comparison of clinical data and sequence data analyzed using Seq2Res pipeline. </w:t>
      </w:r>
      <w:r w:rsidR="002F7182">
        <w:t>Excitingly, the sequence data analyzed using Seq2Res agrees to clinical data.</w:t>
      </w:r>
    </w:p>
    <w:p w14:paraId="5390CB76" w14:textId="77777777" w:rsidR="00A14718" w:rsidRPr="00527EAC" w:rsidRDefault="003B1FDC" w:rsidP="007138E3">
      <w:pPr>
        <w:spacing w:line="480" w:lineRule="auto"/>
        <w:jc w:val="both"/>
      </w:pPr>
      <w:r>
        <w:br w:type="page"/>
      </w:r>
      <w:r w:rsidR="00C2281C" w:rsidRPr="00C2281C">
        <w:rPr>
          <w:b/>
          <w:sz w:val="40"/>
        </w:rPr>
        <w:t>Bibliography</w:t>
      </w:r>
    </w:p>
    <w:p w14:paraId="74DA43A8" w14:textId="77777777" w:rsidR="00212EA9" w:rsidRDefault="00212EA9" w:rsidP="00A14718">
      <w:pPr>
        <w:spacing w:line="480" w:lineRule="auto"/>
        <w:jc w:val="both"/>
        <w:rPr>
          <w:b/>
          <w:sz w:val="40"/>
        </w:rPr>
      </w:pPr>
    </w:p>
    <w:p w14:paraId="74628368" w14:textId="77777777" w:rsidR="00471A00" w:rsidRPr="00471A00" w:rsidRDefault="00275531" w:rsidP="00471A00">
      <w:pPr>
        <w:jc w:val="both"/>
        <w:rPr>
          <w:rFonts w:ascii="Cambria" w:hAnsi="Cambria"/>
          <w:noProof/>
        </w:rPr>
      </w:pPr>
      <w:r w:rsidRPr="00212EA9">
        <w:fldChar w:fldCharType="begin"/>
      </w:r>
      <w:r w:rsidR="00212EA9" w:rsidRPr="00212EA9">
        <w:instrText xml:space="preserve"> ADDIN EN.REFLIST </w:instrText>
      </w:r>
      <w:r w:rsidRPr="00212EA9">
        <w:fldChar w:fldCharType="separate"/>
      </w:r>
      <w:r w:rsidR="00471A00" w:rsidRPr="00471A00">
        <w:rPr>
          <w:rFonts w:ascii="Cambria" w:hAnsi="Cambria"/>
          <w:noProof/>
        </w:rPr>
        <w:t xml:space="preserve">Adams, J, Patel, N, Mankaryous, N, Tadros, M, Miller, CD (2010) Nonnucleoside Reverse Transcriptase Inhibitor Resistance and the Role of the Second-Generation Agents. </w:t>
      </w:r>
      <w:r w:rsidR="00471A00" w:rsidRPr="00471A00">
        <w:rPr>
          <w:rFonts w:ascii="Cambria" w:hAnsi="Cambria"/>
          <w:i/>
          <w:noProof/>
        </w:rPr>
        <w:t>The Annals of Pharmacotherapy</w:t>
      </w:r>
      <w:r w:rsidR="00471A00" w:rsidRPr="00471A00">
        <w:rPr>
          <w:rFonts w:ascii="Cambria" w:hAnsi="Cambria"/>
          <w:noProof/>
        </w:rPr>
        <w:t xml:space="preserve"> </w:t>
      </w:r>
      <w:r w:rsidR="00471A00" w:rsidRPr="00471A00">
        <w:rPr>
          <w:rFonts w:ascii="Cambria" w:hAnsi="Cambria"/>
          <w:b/>
          <w:noProof/>
        </w:rPr>
        <w:t>44</w:t>
      </w:r>
      <w:r w:rsidR="00471A00" w:rsidRPr="00471A00">
        <w:rPr>
          <w:rFonts w:ascii="Cambria" w:hAnsi="Cambria"/>
          <w:noProof/>
        </w:rPr>
        <w:t>: 157-165.</w:t>
      </w:r>
    </w:p>
    <w:p w14:paraId="025824E5" w14:textId="77777777" w:rsidR="00471A00" w:rsidRPr="00471A00" w:rsidRDefault="00471A00" w:rsidP="00471A00">
      <w:pPr>
        <w:jc w:val="both"/>
        <w:rPr>
          <w:rFonts w:ascii="Cambria" w:hAnsi="Cambria"/>
          <w:noProof/>
        </w:rPr>
      </w:pPr>
      <w:r w:rsidRPr="00471A00">
        <w:rPr>
          <w:rFonts w:ascii="Cambria" w:hAnsi="Cambria"/>
          <w:noProof/>
        </w:rPr>
        <w:t xml:space="preserve">Adnan, S, Balamurugan, A, Trocha, A, Bennett, MS, Ng, HL, Ali, A, Brander, C, Yang, OO (2006) Nef interference with HIV-1–specific CTL antiviral activity is epitope specific. </w:t>
      </w:r>
      <w:r w:rsidRPr="00471A00">
        <w:rPr>
          <w:rFonts w:ascii="Cambria" w:hAnsi="Cambria"/>
          <w:i/>
          <w:noProof/>
        </w:rPr>
        <w:t>Blood</w:t>
      </w:r>
      <w:r w:rsidRPr="00471A00">
        <w:rPr>
          <w:rFonts w:ascii="Cambria" w:hAnsi="Cambria"/>
          <w:noProof/>
        </w:rPr>
        <w:t xml:space="preserve"> </w:t>
      </w:r>
      <w:r w:rsidRPr="00471A00">
        <w:rPr>
          <w:rFonts w:ascii="Cambria" w:hAnsi="Cambria"/>
          <w:b/>
          <w:noProof/>
        </w:rPr>
        <w:t>108</w:t>
      </w:r>
      <w:r w:rsidRPr="00471A00">
        <w:rPr>
          <w:rFonts w:ascii="Cambria" w:hAnsi="Cambria"/>
          <w:noProof/>
        </w:rPr>
        <w:t>: 3414-3419.</w:t>
      </w:r>
    </w:p>
    <w:p w14:paraId="0A8C1F44" w14:textId="77777777" w:rsidR="00471A00" w:rsidRPr="00471A00" w:rsidRDefault="00471A00" w:rsidP="00471A00">
      <w:pPr>
        <w:jc w:val="both"/>
        <w:rPr>
          <w:rFonts w:ascii="Cambria" w:hAnsi="Cambria"/>
          <w:noProof/>
        </w:rPr>
      </w:pPr>
      <w:r w:rsidRPr="00471A00">
        <w:rPr>
          <w:rFonts w:ascii="Cambria" w:hAnsi="Cambria"/>
          <w:noProof/>
        </w:rPr>
        <w:t xml:space="preserve">Ammaranond, P, Sanguansittianan, S (2012) Mechanism of HIV antiretroviral drugs progress toward drug resistance. </w:t>
      </w:r>
      <w:r w:rsidRPr="00471A00">
        <w:rPr>
          <w:rFonts w:ascii="Cambria" w:hAnsi="Cambria"/>
          <w:i/>
          <w:noProof/>
        </w:rPr>
        <w:t>Fundamental &amp; Clinical Pharmacology</w:t>
      </w:r>
      <w:r w:rsidRPr="00471A00">
        <w:rPr>
          <w:rFonts w:ascii="Cambria" w:hAnsi="Cambria"/>
          <w:noProof/>
        </w:rPr>
        <w:t xml:space="preserve"> </w:t>
      </w:r>
      <w:r w:rsidRPr="00471A00">
        <w:rPr>
          <w:rFonts w:ascii="Cambria" w:hAnsi="Cambria"/>
          <w:b/>
          <w:noProof/>
        </w:rPr>
        <w:t>26</w:t>
      </w:r>
      <w:r w:rsidRPr="00471A00">
        <w:rPr>
          <w:rFonts w:ascii="Cambria" w:hAnsi="Cambria"/>
          <w:noProof/>
        </w:rPr>
        <w:t>: 146–161.</w:t>
      </w:r>
    </w:p>
    <w:p w14:paraId="3C981E6A" w14:textId="77777777" w:rsidR="00471A00" w:rsidRPr="00471A00" w:rsidRDefault="00471A00" w:rsidP="00471A00">
      <w:pPr>
        <w:jc w:val="both"/>
        <w:rPr>
          <w:rFonts w:ascii="Cambria" w:hAnsi="Cambria"/>
          <w:noProof/>
        </w:rPr>
      </w:pPr>
      <w:r w:rsidRPr="00471A00">
        <w:rPr>
          <w:rFonts w:ascii="Cambria" w:hAnsi="Cambria"/>
          <w:noProof/>
        </w:rPr>
        <w:t xml:space="preserve">Apetrei, C, Robertson, DL, Marx, PA (2004) The history of SIVS and AIDS: epidemiology, phylogeny and biology of isolates from naturally SIV infected non-human primates (NHP) in Africa. </w:t>
      </w:r>
      <w:r w:rsidRPr="00471A00">
        <w:rPr>
          <w:rFonts w:ascii="Cambria" w:hAnsi="Cambria"/>
          <w:i/>
          <w:noProof/>
        </w:rPr>
        <w:t>Frontiers in bioscience: a journal and virtual library</w:t>
      </w:r>
      <w:r w:rsidRPr="00471A00">
        <w:rPr>
          <w:rFonts w:ascii="Cambria" w:hAnsi="Cambria"/>
          <w:noProof/>
        </w:rPr>
        <w:t xml:space="preserve"> </w:t>
      </w:r>
      <w:r w:rsidRPr="00471A00">
        <w:rPr>
          <w:rFonts w:ascii="Cambria" w:hAnsi="Cambria"/>
          <w:b/>
          <w:noProof/>
        </w:rPr>
        <w:t>9</w:t>
      </w:r>
      <w:r w:rsidRPr="00471A00">
        <w:rPr>
          <w:rFonts w:ascii="Cambria" w:hAnsi="Cambria"/>
          <w:noProof/>
        </w:rPr>
        <w:t>: 225-254.</w:t>
      </w:r>
    </w:p>
    <w:p w14:paraId="32D3A782" w14:textId="77777777" w:rsidR="00471A00" w:rsidRPr="00471A00" w:rsidRDefault="00471A00" w:rsidP="00471A00">
      <w:pPr>
        <w:jc w:val="both"/>
        <w:rPr>
          <w:rFonts w:ascii="Cambria" w:hAnsi="Cambria"/>
          <w:noProof/>
        </w:rPr>
      </w:pPr>
      <w:r w:rsidRPr="00471A00">
        <w:rPr>
          <w:rFonts w:ascii="Cambria" w:hAnsi="Cambria"/>
          <w:noProof/>
        </w:rPr>
        <w:t xml:space="preserve">Archer, J, Pinney, JW, Fan, J, Simon-Loriere, E, Arts, EJ, Negroni, M, Robertson, DL (2008) Identifying the important HIV-1 recombination breakpoints. </w:t>
      </w:r>
      <w:r w:rsidRPr="00471A00">
        <w:rPr>
          <w:rFonts w:ascii="Cambria" w:hAnsi="Cambria"/>
          <w:i/>
          <w:noProof/>
        </w:rPr>
        <w:t>PLoS computational biology</w:t>
      </w:r>
      <w:r w:rsidRPr="00471A00">
        <w:rPr>
          <w:rFonts w:ascii="Cambria" w:hAnsi="Cambria"/>
          <w:noProof/>
        </w:rPr>
        <w:t xml:space="preserve"> </w:t>
      </w:r>
      <w:r w:rsidRPr="00471A00">
        <w:rPr>
          <w:rFonts w:ascii="Cambria" w:hAnsi="Cambria"/>
          <w:b/>
          <w:noProof/>
        </w:rPr>
        <w:t>4</w:t>
      </w:r>
      <w:r w:rsidRPr="00471A00">
        <w:rPr>
          <w:rFonts w:ascii="Cambria" w:hAnsi="Cambria"/>
          <w:noProof/>
        </w:rPr>
        <w:t>: e1000178.</w:t>
      </w:r>
    </w:p>
    <w:p w14:paraId="7CCDFD11" w14:textId="77777777" w:rsidR="00471A00" w:rsidRPr="00471A00" w:rsidRDefault="00471A00" w:rsidP="00471A00">
      <w:pPr>
        <w:jc w:val="both"/>
        <w:rPr>
          <w:rFonts w:ascii="Cambria" w:hAnsi="Cambria"/>
          <w:noProof/>
        </w:rPr>
      </w:pPr>
      <w:r w:rsidRPr="00471A00">
        <w:rPr>
          <w:rFonts w:ascii="Cambria" w:hAnsi="Cambria"/>
          <w:noProof/>
        </w:rPr>
        <w:t xml:space="preserve">Ariën, KK, Abraha, A, Quiñones-Mateu, ME, Kestens, L, Vanham, G, Arts, EJ (2005) The Replicative Fitness of Primary Human Immunodeficiency Virus Type 1 (HIV-1) Group M, HIV-1 Group O, and HIV-2 Isolates.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79</w:t>
      </w:r>
      <w:r w:rsidRPr="00471A00">
        <w:rPr>
          <w:rFonts w:ascii="Cambria" w:hAnsi="Cambria"/>
          <w:noProof/>
        </w:rPr>
        <w:t>: 8979-8990.</w:t>
      </w:r>
    </w:p>
    <w:p w14:paraId="05726306" w14:textId="77777777" w:rsidR="00471A00" w:rsidRPr="00471A00" w:rsidRDefault="00471A00" w:rsidP="00471A00">
      <w:pPr>
        <w:jc w:val="both"/>
        <w:rPr>
          <w:rFonts w:ascii="Cambria" w:hAnsi="Cambria"/>
          <w:noProof/>
        </w:rPr>
      </w:pPr>
      <w:r w:rsidRPr="00471A00">
        <w:rPr>
          <w:rFonts w:ascii="Cambria" w:hAnsi="Cambria"/>
          <w:noProof/>
        </w:rPr>
        <w:t xml:space="preserve">Artenstein, AW, Coppola, J, Brown, AE, Carr, JK, Sanders-Buell, E, Galbarini, E, Mascola, JR, VanCott, TC, Schonbrood, P, McCutchan, FE, et al. (1995) Multiple introductions of HIV-1 subtype E into the western hemisphere. </w:t>
      </w:r>
      <w:r w:rsidRPr="00471A00">
        <w:rPr>
          <w:rFonts w:ascii="Cambria" w:hAnsi="Cambria"/>
          <w:i/>
          <w:noProof/>
        </w:rPr>
        <w:t>Lancet</w:t>
      </w:r>
      <w:r w:rsidRPr="00471A00">
        <w:rPr>
          <w:rFonts w:ascii="Cambria" w:hAnsi="Cambria"/>
          <w:noProof/>
        </w:rPr>
        <w:t xml:space="preserve"> </w:t>
      </w:r>
      <w:r w:rsidRPr="00471A00">
        <w:rPr>
          <w:rFonts w:ascii="Cambria" w:hAnsi="Cambria"/>
          <w:b/>
          <w:noProof/>
        </w:rPr>
        <w:t>346</w:t>
      </w:r>
      <w:r w:rsidRPr="00471A00">
        <w:rPr>
          <w:rFonts w:ascii="Cambria" w:hAnsi="Cambria"/>
          <w:noProof/>
        </w:rPr>
        <w:t>: 1197-1198.</w:t>
      </w:r>
    </w:p>
    <w:p w14:paraId="104D9BC0" w14:textId="77777777" w:rsidR="00471A00" w:rsidRPr="00471A00" w:rsidRDefault="00471A00" w:rsidP="00471A00">
      <w:pPr>
        <w:jc w:val="both"/>
        <w:rPr>
          <w:rFonts w:ascii="Cambria" w:hAnsi="Cambria"/>
          <w:noProof/>
        </w:rPr>
      </w:pPr>
      <w:r w:rsidRPr="00471A00">
        <w:rPr>
          <w:rFonts w:ascii="Cambria" w:hAnsi="Cambria"/>
          <w:noProof/>
        </w:rPr>
        <w:t xml:space="preserve">Ayouba, A, Souquieres, S, Njinku, B, Martin, PM, Muller-Trutwin, MC, Roques, P, Barre-Sinoussi, F, Mauclere, P, Simon, F, Nerrienet, E (2000) HIV-1 group N among HIV-1-seropositive individuals in Cameroon. </w:t>
      </w:r>
      <w:r w:rsidRPr="00471A00">
        <w:rPr>
          <w:rFonts w:ascii="Cambria" w:hAnsi="Cambria"/>
          <w:i/>
          <w:noProof/>
        </w:rPr>
        <w:t>AIDS</w:t>
      </w:r>
      <w:r w:rsidRPr="00471A00">
        <w:rPr>
          <w:rFonts w:ascii="Cambria" w:hAnsi="Cambria"/>
          <w:noProof/>
        </w:rPr>
        <w:t xml:space="preserve"> </w:t>
      </w:r>
      <w:r w:rsidRPr="00471A00">
        <w:rPr>
          <w:rFonts w:ascii="Cambria" w:hAnsi="Cambria"/>
          <w:b/>
          <w:noProof/>
        </w:rPr>
        <w:t>14</w:t>
      </w:r>
      <w:r w:rsidRPr="00471A00">
        <w:rPr>
          <w:rFonts w:ascii="Cambria" w:hAnsi="Cambria"/>
          <w:noProof/>
        </w:rPr>
        <w:t>: 2623-2625.</w:t>
      </w:r>
    </w:p>
    <w:p w14:paraId="0C5CBB91" w14:textId="77777777" w:rsidR="00471A00" w:rsidRPr="00471A00" w:rsidRDefault="00471A00" w:rsidP="00471A00">
      <w:pPr>
        <w:jc w:val="both"/>
        <w:rPr>
          <w:rFonts w:ascii="Cambria" w:hAnsi="Cambria"/>
          <w:noProof/>
        </w:rPr>
      </w:pPr>
      <w:r w:rsidRPr="00471A00">
        <w:rPr>
          <w:rFonts w:ascii="Cambria" w:hAnsi="Cambria"/>
          <w:noProof/>
        </w:rPr>
        <w:t>Bailes, E, Chaudhuri, RR, Santiago, ML, Bibollet-Ruche, F, Hahn, BH, Sharp, PM (2002) The Evolution of Primate Lentiviruses and the Origins of AIDS. In: The Molecular Epidemiology of Human Viruses, Springer US, pp. 65-96.</w:t>
      </w:r>
    </w:p>
    <w:p w14:paraId="5C946099" w14:textId="77777777" w:rsidR="00471A00" w:rsidRPr="00471A00" w:rsidRDefault="00471A00" w:rsidP="00471A00">
      <w:pPr>
        <w:jc w:val="both"/>
        <w:rPr>
          <w:rFonts w:ascii="Cambria" w:hAnsi="Cambria"/>
          <w:noProof/>
        </w:rPr>
      </w:pPr>
      <w:r w:rsidRPr="00471A00">
        <w:rPr>
          <w:rFonts w:ascii="Cambria" w:hAnsi="Cambria"/>
          <w:noProof/>
        </w:rPr>
        <w:t xml:space="preserve">Baldwin, CE, Sanders, RW, Berkhout, B (2003) Inhibiting HIV-1 entry with fusion inhibitors. </w:t>
      </w:r>
      <w:r w:rsidRPr="00471A00">
        <w:rPr>
          <w:rFonts w:ascii="Cambria" w:hAnsi="Cambria"/>
          <w:i/>
          <w:noProof/>
        </w:rPr>
        <w:t>Curr Med Chem</w:t>
      </w:r>
      <w:r w:rsidRPr="00471A00">
        <w:rPr>
          <w:rFonts w:ascii="Cambria" w:hAnsi="Cambria"/>
          <w:noProof/>
        </w:rPr>
        <w:t xml:space="preserve"> </w:t>
      </w:r>
      <w:r w:rsidRPr="00471A00">
        <w:rPr>
          <w:rFonts w:ascii="Cambria" w:hAnsi="Cambria"/>
          <w:b/>
          <w:noProof/>
        </w:rPr>
        <w:t>10</w:t>
      </w:r>
      <w:r w:rsidRPr="00471A00">
        <w:rPr>
          <w:rFonts w:ascii="Cambria" w:hAnsi="Cambria"/>
          <w:noProof/>
        </w:rPr>
        <w:t>: 1633-1642.</w:t>
      </w:r>
    </w:p>
    <w:p w14:paraId="434AACE4" w14:textId="77777777" w:rsidR="00471A00" w:rsidRPr="00471A00" w:rsidRDefault="00471A00" w:rsidP="00471A00">
      <w:pPr>
        <w:jc w:val="both"/>
        <w:rPr>
          <w:rFonts w:ascii="Cambria" w:hAnsi="Cambria"/>
          <w:noProof/>
        </w:rPr>
      </w:pPr>
      <w:r w:rsidRPr="00471A00">
        <w:rPr>
          <w:rFonts w:ascii="Cambria" w:hAnsi="Cambria"/>
          <w:noProof/>
        </w:rPr>
        <w:t xml:space="preserve">Baltimore, D (1971) Expression of animal virus genomes. </w:t>
      </w:r>
      <w:r w:rsidRPr="00471A00">
        <w:rPr>
          <w:rFonts w:ascii="Cambria" w:hAnsi="Cambria"/>
          <w:i/>
          <w:noProof/>
        </w:rPr>
        <w:t>Bacteriological Reviews</w:t>
      </w:r>
      <w:r w:rsidRPr="00471A00">
        <w:rPr>
          <w:rFonts w:ascii="Cambria" w:hAnsi="Cambria"/>
          <w:noProof/>
        </w:rPr>
        <w:t xml:space="preserve"> </w:t>
      </w:r>
      <w:r w:rsidRPr="00471A00">
        <w:rPr>
          <w:rFonts w:ascii="Cambria" w:hAnsi="Cambria"/>
          <w:b/>
          <w:noProof/>
        </w:rPr>
        <w:t>35</w:t>
      </w:r>
      <w:r w:rsidRPr="00471A00">
        <w:rPr>
          <w:rFonts w:ascii="Cambria" w:hAnsi="Cambria"/>
          <w:noProof/>
        </w:rPr>
        <w:t>: 235.</w:t>
      </w:r>
    </w:p>
    <w:p w14:paraId="22D78278" w14:textId="77777777" w:rsidR="00471A00" w:rsidRPr="00471A00" w:rsidRDefault="00471A00" w:rsidP="00471A00">
      <w:pPr>
        <w:jc w:val="both"/>
        <w:rPr>
          <w:rFonts w:ascii="Cambria" w:hAnsi="Cambria"/>
          <w:noProof/>
        </w:rPr>
      </w:pPr>
      <w:r w:rsidRPr="00471A00">
        <w:rPr>
          <w:rFonts w:ascii="Cambria" w:hAnsi="Cambria"/>
          <w:noProof/>
        </w:rPr>
        <w:t xml:space="preserve">Balzarini, J (2004) Current Status of the Non-nucleoside Reverse Transcriptase Inhibitors of Human Immunodeficiency Virus Type 1. </w:t>
      </w:r>
      <w:r w:rsidRPr="00471A00">
        <w:rPr>
          <w:rFonts w:ascii="Cambria" w:hAnsi="Cambria"/>
          <w:i/>
          <w:noProof/>
        </w:rPr>
        <w:t>Current Topics in Medicinal Chemistry</w:t>
      </w:r>
      <w:r w:rsidRPr="00471A00">
        <w:rPr>
          <w:rFonts w:ascii="Cambria" w:hAnsi="Cambria"/>
          <w:noProof/>
        </w:rPr>
        <w:t xml:space="preserve"> </w:t>
      </w:r>
      <w:r w:rsidRPr="00471A00">
        <w:rPr>
          <w:rFonts w:ascii="Cambria" w:hAnsi="Cambria"/>
          <w:b/>
          <w:noProof/>
        </w:rPr>
        <w:t>4</w:t>
      </w:r>
      <w:r w:rsidRPr="00471A00">
        <w:rPr>
          <w:rFonts w:ascii="Cambria" w:hAnsi="Cambria"/>
          <w:noProof/>
        </w:rPr>
        <w:t>: 921-944.</w:t>
      </w:r>
    </w:p>
    <w:p w14:paraId="40B4EEB0" w14:textId="77777777" w:rsidR="00471A00" w:rsidRPr="00471A00" w:rsidRDefault="00471A00" w:rsidP="00471A00">
      <w:pPr>
        <w:jc w:val="both"/>
        <w:rPr>
          <w:rFonts w:ascii="Cambria" w:hAnsi="Cambria"/>
          <w:noProof/>
        </w:rPr>
      </w:pPr>
      <w:r w:rsidRPr="00471A00">
        <w:rPr>
          <w:rFonts w:ascii="Cambria" w:hAnsi="Cambria"/>
          <w:noProof/>
        </w:rPr>
        <w:t xml:space="preserve">Baur, AS, Sawai, ET, Dazin, P, Fantl, WJ, Cheng-Mayer, C, Peterlin, BM (1994) HIV-1 Nef leads to inhibition or activation of T cells depending on its intracellular localization. </w:t>
      </w:r>
      <w:r w:rsidRPr="00471A00">
        <w:rPr>
          <w:rFonts w:ascii="Cambria" w:hAnsi="Cambria"/>
          <w:i/>
          <w:noProof/>
        </w:rPr>
        <w:t>Immunity</w:t>
      </w:r>
      <w:r w:rsidRPr="00471A00">
        <w:rPr>
          <w:rFonts w:ascii="Cambria" w:hAnsi="Cambria"/>
          <w:noProof/>
        </w:rPr>
        <w:t xml:space="preserve"> </w:t>
      </w:r>
      <w:r w:rsidRPr="00471A00">
        <w:rPr>
          <w:rFonts w:ascii="Cambria" w:hAnsi="Cambria"/>
          <w:b/>
          <w:noProof/>
        </w:rPr>
        <w:t>1</w:t>
      </w:r>
      <w:r w:rsidRPr="00471A00">
        <w:rPr>
          <w:rFonts w:ascii="Cambria" w:hAnsi="Cambria"/>
          <w:noProof/>
        </w:rPr>
        <w:t>: 373-384.</w:t>
      </w:r>
    </w:p>
    <w:p w14:paraId="7835BF82" w14:textId="77777777" w:rsidR="00471A00" w:rsidRPr="00471A00" w:rsidRDefault="00471A00" w:rsidP="00471A00">
      <w:pPr>
        <w:jc w:val="both"/>
        <w:rPr>
          <w:rFonts w:ascii="Cambria" w:hAnsi="Cambria"/>
          <w:noProof/>
        </w:rPr>
      </w:pPr>
      <w:r w:rsidRPr="00471A00">
        <w:rPr>
          <w:rFonts w:ascii="Cambria" w:hAnsi="Cambria"/>
          <w:noProof/>
        </w:rPr>
        <w:t xml:space="preserve">Baxter, JD, Mayers, DL, Wentworth, DN, Neaton, JD, Hoover, ML, Winters, MA, Mannheimer, SB, Thompson, MA, Abrams, DI, Brizz, BJ, Ioannidis, JP, Merigan, TC (2000) A randomized study of antiretroviral management based on plasma genotypic antiretroviral resistance testing in patients failing therapy. CPCRA 046 Study Team for the Terry Beirn Community Programs for Clinical Research on AIDS. </w:t>
      </w:r>
      <w:r w:rsidRPr="00471A00">
        <w:rPr>
          <w:rFonts w:ascii="Cambria" w:hAnsi="Cambria"/>
          <w:i/>
          <w:noProof/>
        </w:rPr>
        <w:t>AIDS</w:t>
      </w:r>
      <w:r w:rsidRPr="00471A00">
        <w:rPr>
          <w:rFonts w:ascii="Cambria" w:hAnsi="Cambria"/>
          <w:noProof/>
        </w:rPr>
        <w:t xml:space="preserve"> </w:t>
      </w:r>
      <w:r w:rsidRPr="00471A00">
        <w:rPr>
          <w:rFonts w:ascii="Cambria" w:hAnsi="Cambria"/>
          <w:b/>
          <w:noProof/>
        </w:rPr>
        <w:t>14</w:t>
      </w:r>
      <w:r w:rsidRPr="00471A00">
        <w:rPr>
          <w:rFonts w:ascii="Cambria" w:hAnsi="Cambria"/>
          <w:noProof/>
        </w:rPr>
        <w:t>: F83-93.</w:t>
      </w:r>
    </w:p>
    <w:p w14:paraId="4100DBCE" w14:textId="77777777" w:rsidR="00471A00" w:rsidRPr="00471A00" w:rsidRDefault="00471A00" w:rsidP="00471A00">
      <w:pPr>
        <w:jc w:val="both"/>
        <w:rPr>
          <w:rFonts w:ascii="Cambria" w:hAnsi="Cambria"/>
          <w:noProof/>
        </w:rPr>
      </w:pPr>
      <w:r w:rsidRPr="00471A00">
        <w:rPr>
          <w:rFonts w:ascii="Cambria" w:hAnsi="Cambria"/>
          <w:noProof/>
        </w:rPr>
        <w:t xml:space="preserve">Bebenek, K, Abbotts, J, Roberts, JD, Wilson, SH, Kunkel, TA (1989) Specificity and mechanism of error-prone replication by human immunodeficiency virus-1 reverse transcriptase. </w:t>
      </w:r>
      <w:r w:rsidRPr="00471A00">
        <w:rPr>
          <w:rFonts w:ascii="Cambria" w:hAnsi="Cambria"/>
          <w:i/>
          <w:noProof/>
        </w:rPr>
        <w:t>J Biol Chem</w:t>
      </w:r>
      <w:r w:rsidRPr="00471A00">
        <w:rPr>
          <w:rFonts w:ascii="Cambria" w:hAnsi="Cambria"/>
          <w:noProof/>
        </w:rPr>
        <w:t xml:space="preserve"> </w:t>
      </w:r>
      <w:r w:rsidRPr="00471A00">
        <w:rPr>
          <w:rFonts w:ascii="Cambria" w:hAnsi="Cambria"/>
          <w:b/>
          <w:noProof/>
        </w:rPr>
        <w:t>264</w:t>
      </w:r>
      <w:r w:rsidRPr="00471A00">
        <w:rPr>
          <w:rFonts w:ascii="Cambria" w:hAnsi="Cambria"/>
          <w:noProof/>
        </w:rPr>
        <w:t>: 16948-16956.</w:t>
      </w:r>
    </w:p>
    <w:p w14:paraId="58FD5828" w14:textId="77777777" w:rsidR="00471A00" w:rsidRPr="00471A00" w:rsidRDefault="00471A00" w:rsidP="00471A00">
      <w:pPr>
        <w:jc w:val="both"/>
        <w:rPr>
          <w:rFonts w:ascii="Cambria" w:hAnsi="Cambria"/>
          <w:noProof/>
        </w:rPr>
      </w:pPr>
      <w:r w:rsidRPr="00471A00">
        <w:rPr>
          <w:rFonts w:ascii="Cambria" w:hAnsi="Cambria"/>
          <w:noProof/>
        </w:rPr>
        <w:t xml:space="preserve">Bebenek, K, Abbotts, J, Wilson, SH, Kunkel, TA (1993) Error-prone polymerization by HIV-1 reverse transcriptase. Contribution of template-primer misalignment, miscoding, and termination probability to mutational hot spots. </w:t>
      </w:r>
      <w:r w:rsidRPr="00471A00">
        <w:rPr>
          <w:rFonts w:ascii="Cambria" w:hAnsi="Cambria"/>
          <w:i/>
          <w:noProof/>
        </w:rPr>
        <w:t>J Biol Chem</w:t>
      </w:r>
      <w:r w:rsidRPr="00471A00">
        <w:rPr>
          <w:rFonts w:ascii="Cambria" w:hAnsi="Cambria"/>
          <w:noProof/>
        </w:rPr>
        <w:t xml:space="preserve"> </w:t>
      </w:r>
      <w:r w:rsidRPr="00471A00">
        <w:rPr>
          <w:rFonts w:ascii="Cambria" w:hAnsi="Cambria"/>
          <w:b/>
          <w:noProof/>
        </w:rPr>
        <w:t>268</w:t>
      </w:r>
      <w:r w:rsidRPr="00471A00">
        <w:rPr>
          <w:rFonts w:ascii="Cambria" w:hAnsi="Cambria"/>
          <w:noProof/>
        </w:rPr>
        <w:t>: 10324-10334.</w:t>
      </w:r>
    </w:p>
    <w:p w14:paraId="0A2BED12" w14:textId="77777777" w:rsidR="00471A00" w:rsidRPr="00471A00" w:rsidRDefault="00471A00" w:rsidP="00471A00">
      <w:pPr>
        <w:jc w:val="both"/>
        <w:rPr>
          <w:rFonts w:ascii="Cambria" w:hAnsi="Cambria"/>
          <w:noProof/>
        </w:rPr>
      </w:pPr>
      <w:r w:rsidRPr="00471A00">
        <w:rPr>
          <w:rFonts w:ascii="Cambria" w:hAnsi="Cambria"/>
          <w:noProof/>
        </w:rPr>
        <w:t xml:space="preserve">Ben-Artzi, H, Shemesh, J, Zeelon, E, Amit, B, Kleiman, L, Gorecki, M, Panet, A (1996) Molecular analysis of the second template switch during reverse transcription of the HIV RNA template. </w:t>
      </w:r>
      <w:r w:rsidRPr="00471A00">
        <w:rPr>
          <w:rFonts w:ascii="Cambria" w:hAnsi="Cambria"/>
          <w:i/>
          <w:noProof/>
        </w:rPr>
        <w:t>Biochemistry</w:t>
      </w:r>
      <w:r w:rsidRPr="00471A00">
        <w:rPr>
          <w:rFonts w:ascii="Cambria" w:hAnsi="Cambria"/>
          <w:noProof/>
        </w:rPr>
        <w:t xml:space="preserve"> </w:t>
      </w:r>
      <w:r w:rsidRPr="00471A00">
        <w:rPr>
          <w:rFonts w:ascii="Cambria" w:hAnsi="Cambria"/>
          <w:b/>
          <w:noProof/>
        </w:rPr>
        <w:t>35</w:t>
      </w:r>
      <w:r w:rsidRPr="00471A00">
        <w:rPr>
          <w:rFonts w:ascii="Cambria" w:hAnsi="Cambria"/>
          <w:noProof/>
        </w:rPr>
        <w:t>: 10549-10557.</w:t>
      </w:r>
    </w:p>
    <w:p w14:paraId="52328CA7" w14:textId="77777777" w:rsidR="00471A00" w:rsidRPr="00471A00" w:rsidRDefault="00471A00" w:rsidP="00471A00">
      <w:pPr>
        <w:jc w:val="both"/>
        <w:rPr>
          <w:rFonts w:ascii="Cambria" w:hAnsi="Cambria"/>
          <w:noProof/>
        </w:rPr>
      </w:pPr>
      <w:r w:rsidRPr="00471A00">
        <w:rPr>
          <w:rFonts w:ascii="Cambria" w:hAnsi="Cambria"/>
          <w:noProof/>
        </w:rPr>
        <w:t xml:space="preserve">Bentley, DR, Balasubramanian, S, Swerdlow, HP, Smith, GP, Milton, J, Brown, CG, Hall, KP, Evers, DJ, Barnes, CL, Bignell, HR, Boutell, JM, Bryant, J, Carter, RJ, Keira Cheetham, R, Cox, AJ, Ellis, DJ, Flatbush, MR, Gormley, NA, Humphray, SJ, Irving, LJ, Karbelashvili, MS, Kirk, SM, Li, H, Liu, X, Maisinger, KS, Murray, LJ, Obradovic, B, Ost, T, Parkinson, ML, Pratt, MR, Rasolonjatovo, IM, Reed, MT, Rigatti, R, Rodighiero, C, Ross, MT, Sabot, A, Sankar, SV, Scally, A, Schroth, GP, Smith, ME, Smith, VP, Spiridou, A, Torrance, PE, Tzonev, SS, Vermaas, EH, Walter, K, Wu, X, Zhang, L, Alam, MD, Anastasi, C, Aniebo, IC, Bailey, DM, Bancarz, IR, Banerjee, S, Barbour, SG, Baybayan, PA, Benoit, VA, Benson, KF, Bevis, C, Black, PJ, Boodhun, A, Brennan, JS, Bridgham, JA, Brown, RC, Brown, AA, Buermann, DH, Bundu, AA, Burrows, JC, Carter, NP, Castillo, N, Chiara, ECM, Chang, S, Neil Cooley, R, Crake, NR, Dada, OO, Diakoumakos, KD, Dominguez-Fernandez, B, Earnshaw, DJ, Egbujor, UC, Elmore, DW, Etchin, SS, Ewan, MR, Fedurco, M, Fraser, LJ, Fuentes Fajardo, KV, Scott Furey, W, George, D, Gietzen, KJ, Goddard, CP, Golda, GS, Granieri, PA, Green, DE, Gustafson, DL, Hansen, NF, Harnish, K, Haudenschild, CD, Heyer, NI, Hims, MM, Ho, JT, Horgan, AM, Hoschler, K, Hurwitz, S, Ivanov, DV, Johnson, MQ, James, T, Huw Jones, TA, Kang, GD, Kerelska, TH, Kersey, AD, Khrebtukova, I, Kindwall, AP, Kingsbury, Z, Kokko-Gonzales, PI, Kumar, A, Laurent, MA, Lawley, CT, Lee, SE, Lee, X, Liao, AK, Loch, JA, Lok, M, Luo, S, Mammen, RM, Martin, JW, McCauley, PG, McNitt, P, Mehta, P, Moon, KW, Mullens, JW, Newington, T, Ning, Z, Ling Ng, B, Novo, SM, O'Neill, MJ, Osborne, MA, Osnowski, A, Ostadan, O, Paraschos, LL, Pickering, L, Pike, AC, Chris Pinkard, D, Pliskin, DP, Podhasky, J, Quijano, VJ, Raczy, C, Rae, VH, Rawlings, SR, Chiva Rodriguez, A, Roe, PM, Rogers, J, Rogert Bacigalupo, MC, Romanov, N, Romieu, A, Roth, RK, Rourke, NJ, Ruediger, ST, Rusman, E, Sanches-Kuiper, RM, Schenker, MR, Seoane, JM, Shaw, RJ, Shiver, MK, Short, SW, Sizto, NL, Sluis, JP, Smith, MA, Ernest Sohna Sohna, J, Spence, EJ, Stevens, K, Sutton, N, Szajkowski, L, Tregidgo, CL, Turcatti, G, Vandevondele, S, Verhovsky, Y, Virk, SM, Wakelin, S, Walcott, GC, Wang, J, Worsley, GJ, Yan, J, Yau, L, Zuerlein, M, Mullikin, JC, Hurles, ME, McCooke, NJ, West, JS, Oaks, FL, Lundberg, PL, Klenerman, D, Durbin, R, Smith, AJ (2008) Accurate whole human genome sequencing using reversible terminator chemistry.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456</w:t>
      </w:r>
      <w:r w:rsidRPr="00471A00">
        <w:rPr>
          <w:rFonts w:ascii="Cambria" w:hAnsi="Cambria"/>
          <w:noProof/>
        </w:rPr>
        <w:t>: 53-59.</w:t>
      </w:r>
    </w:p>
    <w:p w14:paraId="784AB696" w14:textId="77777777" w:rsidR="00471A00" w:rsidRPr="00471A00" w:rsidRDefault="00471A00" w:rsidP="00471A00">
      <w:pPr>
        <w:jc w:val="both"/>
        <w:rPr>
          <w:rFonts w:ascii="Cambria" w:hAnsi="Cambria"/>
          <w:noProof/>
        </w:rPr>
      </w:pPr>
      <w:r w:rsidRPr="00471A00">
        <w:rPr>
          <w:rFonts w:ascii="Cambria" w:hAnsi="Cambria"/>
          <w:noProof/>
        </w:rPr>
        <w:t xml:space="preserve">Bera, S, Pandey, KK, Vora, AC, Grandgenett, DP (2011) HIV-1 Integrase Strand Transfer Inhibitors Stabilize an Integrase–Single Blunt-Ended DNA Complex. </w:t>
      </w:r>
      <w:r w:rsidRPr="00471A00">
        <w:rPr>
          <w:rFonts w:ascii="Cambria" w:hAnsi="Cambria"/>
          <w:i/>
          <w:noProof/>
        </w:rPr>
        <w:t>Journal of Molecular Biology</w:t>
      </w:r>
      <w:r w:rsidRPr="00471A00">
        <w:rPr>
          <w:rFonts w:ascii="Cambria" w:hAnsi="Cambria"/>
          <w:noProof/>
        </w:rPr>
        <w:t xml:space="preserve"> </w:t>
      </w:r>
      <w:r w:rsidRPr="00471A00">
        <w:rPr>
          <w:rFonts w:ascii="Cambria" w:hAnsi="Cambria"/>
          <w:b/>
          <w:noProof/>
        </w:rPr>
        <w:t>410</w:t>
      </w:r>
      <w:r w:rsidRPr="00471A00">
        <w:rPr>
          <w:rFonts w:ascii="Cambria" w:hAnsi="Cambria"/>
          <w:noProof/>
        </w:rPr>
        <w:t>: 831-846.</w:t>
      </w:r>
    </w:p>
    <w:p w14:paraId="654B831D" w14:textId="77777777" w:rsidR="00471A00" w:rsidRPr="00471A00" w:rsidRDefault="00471A00" w:rsidP="00471A00">
      <w:pPr>
        <w:jc w:val="both"/>
        <w:rPr>
          <w:rFonts w:ascii="Cambria" w:hAnsi="Cambria"/>
          <w:noProof/>
        </w:rPr>
      </w:pPr>
      <w:r w:rsidRPr="00471A00">
        <w:rPr>
          <w:rFonts w:ascii="Cambria" w:hAnsi="Cambria"/>
          <w:noProof/>
        </w:rPr>
        <w:t xml:space="preserve">Blagoveshchenskaya, AD, Thomas, L, Feliciangeli, SF, Hung, CH, Thomas, G (2002) HIV-1 Nef downregulates MHC-I by a PACS-1- and PI3K-regulated ARF6 endocytic pathway. </w:t>
      </w:r>
      <w:r w:rsidRPr="00471A00">
        <w:rPr>
          <w:rFonts w:ascii="Cambria" w:hAnsi="Cambria"/>
          <w:i/>
          <w:noProof/>
        </w:rPr>
        <w:t>Cell</w:t>
      </w:r>
      <w:r w:rsidRPr="00471A00">
        <w:rPr>
          <w:rFonts w:ascii="Cambria" w:hAnsi="Cambria"/>
          <w:noProof/>
        </w:rPr>
        <w:t xml:space="preserve"> </w:t>
      </w:r>
      <w:r w:rsidRPr="00471A00">
        <w:rPr>
          <w:rFonts w:ascii="Cambria" w:hAnsi="Cambria"/>
          <w:b/>
          <w:noProof/>
        </w:rPr>
        <w:t>111</w:t>
      </w:r>
      <w:r w:rsidRPr="00471A00">
        <w:rPr>
          <w:rFonts w:ascii="Cambria" w:hAnsi="Cambria"/>
          <w:noProof/>
        </w:rPr>
        <w:t>: 853-866.</w:t>
      </w:r>
    </w:p>
    <w:p w14:paraId="1CF1DBA9" w14:textId="77777777" w:rsidR="00471A00" w:rsidRPr="00471A00" w:rsidRDefault="00471A00" w:rsidP="00471A00">
      <w:pPr>
        <w:jc w:val="both"/>
        <w:rPr>
          <w:rFonts w:ascii="Cambria" w:hAnsi="Cambria"/>
          <w:noProof/>
        </w:rPr>
      </w:pPr>
      <w:r w:rsidRPr="00471A00">
        <w:rPr>
          <w:rFonts w:ascii="Cambria" w:hAnsi="Cambria"/>
          <w:noProof/>
        </w:rPr>
        <w:t xml:space="preserve">Boden, D, Markowitz, M (1998) Resistance to Human Immunodeficiency Virus Type 1 Protease Inhibitors. </w:t>
      </w:r>
      <w:r w:rsidRPr="00471A00">
        <w:rPr>
          <w:rFonts w:ascii="Cambria" w:hAnsi="Cambria"/>
          <w:i/>
          <w:noProof/>
        </w:rPr>
        <w:t>Antimicrobial Agents and Chemotherapy</w:t>
      </w:r>
      <w:r w:rsidRPr="00471A00">
        <w:rPr>
          <w:rFonts w:ascii="Cambria" w:hAnsi="Cambria"/>
          <w:noProof/>
        </w:rPr>
        <w:t xml:space="preserve"> </w:t>
      </w:r>
      <w:r w:rsidRPr="00471A00">
        <w:rPr>
          <w:rFonts w:ascii="Cambria" w:hAnsi="Cambria"/>
          <w:b/>
          <w:noProof/>
        </w:rPr>
        <w:t>42</w:t>
      </w:r>
      <w:r w:rsidRPr="00471A00">
        <w:rPr>
          <w:rFonts w:ascii="Cambria" w:hAnsi="Cambria"/>
          <w:noProof/>
        </w:rPr>
        <w:t>: 2775-2783.</w:t>
      </w:r>
    </w:p>
    <w:p w14:paraId="058499FF" w14:textId="77777777" w:rsidR="00471A00" w:rsidRPr="00471A00" w:rsidRDefault="00471A00" w:rsidP="00471A00">
      <w:pPr>
        <w:jc w:val="both"/>
        <w:rPr>
          <w:rFonts w:ascii="Cambria" w:hAnsi="Cambria"/>
          <w:noProof/>
        </w:rPr>
      </w:pPr>
      <w:r w:rsidRPr="00471A00">
        <w:rPr>
          <w:rFonts w:ascii="Cambria" w:hAnsi="Cambria"/>
          <w:noProof/>
        </w:rPr>
        <w:t xml:space="preserve">Bordoni, R, Bonnal, R, Rizzi, E, Carrera, P, Benedetti, S, Cremonesi, L, Stenirri, S, Colombo, A, Montrasio, C, Bonalumi, S, Albertini, A, Bernardi, LR, Ferrari, M, De Bellis, G (2008) Evaluation of human gene variant detection in amplicon pools by the GS-FLX parallel Pyrosequencer. </w:t>
      </w:r>
      <w:r w:rsidRPr="00471A00">
        <w:rPr>
          <w:rFonts w:ascii="Cambria" w:hAnsi="Cambria"/>
          <w:i/>
          <w:noProof/>
        </w:rPr>
        <w:t>BMC Genomics</w:t>
      </w:r>
      <w:r w:rsidRPr="00471A00">
        <w:rPr>
          <w:rFonts w:ascii="Cambria" w:hAnsi="Cambria"/>
          <w:noProof/>
        </w:rPr>
        <w:t xml:space="preserve"> </w:t>
      </w:r>
      <w:r w:rsidRPr="00471A00">
        <w:rPr>
          <w:rFonts w:ascii="Cambria" w:hAnsi="Cambria"/>
          <w:b/>
          <w:noProof/>
        </w:rPr>
        <w:t>9</w:t>
      </w:r>
      <w:r w:rsidRPr="00471A00">
        <w:rPr>
          <w:rFonts w:ascii="Cambria" w:hAnsi="Cambria"/>
          <w:noProof/>
        </w:rPr>
        <w:t>: 464.</w:t>
      </w:r>
    </w:p>
    <w:p w14:paraId="4B147692" w14:textId="77777777" w:rsidR="00471A00" w:rsidRPr="00471A00" w:rsidRDefault="00471A00" w:rsidP="00471A00">
      <w:pPr>
        <w:jc w:val="both"/>
        <w:rPr>
          <w:rFonts w:ascii="Cambria" w:hAnsi="Cambria"/>
          <w:noProof/>
        </w:rPr>
      </w:pPr>
      <w:r w:rsidRPr="00471A00">
        <w:rPr>
          <w:rFonts w:ascii="Cambria" w:hAnsi="Cambria"/>
          <w:noProof/>
        </w:rPr>
        <w:t xml:space="preserve">Borrow, P, Lewicki, H, Wei, X, Horwitz, MS, Peffer, N, Meyers, H, Nelson, JA, Gairin, JE, Hahn, BH, Oldstone, MB, Shaw, GM (1997) Antiviral pressure exerted by HIV-1-specific cytotoxic T lymphocytes (CTLs) during primary infection demonstrated by rapid selection of CTL escape virus. </w:t>
      </w:r>
      <w:r w:rsidRPr="00471A00">
        <w:rPr>
          <w:rFonts w:ascii="Cambria" w:hAnsi="Cambria"/>
          <w:i/>
          <w:noProof/>
        </w:rPr>
        <w:t>Nat Med</w:t>
      </w:r>
      <w:r w:rsidRPr="00471A00">
        <w:rPr>
          <w:rFonts w:ascii="Cambria" w:hAnsi="Cambria"/>
          <w:noProof/>
        </w:rPr>
        <w:t xml:space="preserve"> </w:t>
      </w:r>
      <w:r w:rsidRPr="00471A00">
        <w:rPr>
          <w:rFonts w:ascii="Cambria" w:hAnsi="Cambria"/>
          <w:b/>
          <w:noProof/>
        </w:rPr>
        <w:t>3</w:t>
      </w:r>
      <w:r w:rsidRPr="00471A00">
        <w:rPr>
          <w:rFonts w:ascii="Cambria" w:hAnsi="Cambria"/>
          <w:noProof/>
        </w:rPr>
        <w:t>: 205-211.</w:t>
      </w:r>
    </w:p>
    <w:p w14:paraId="6B159BF3" w14:textId="77777777" w:rsidR="00471A00" w:rsidRPr="00471A00" w:rsidRDefault="00471A00" w:rsidP="00471A00">
      <w:pPr>
        <w:jc w:val="both"/>
        <w:rPr>
          <w:rFonts w:ascii="Cambria" w:hAnsi="Cambria"/>
          <w:noProof/>
        </w:rPr>
      </w:pPr>
      <w:r w:rsidRPr="00471A00">
        <w:rPr>
          <w:rFonts w:ascii="Cambria" w:hAnsi="Cambria"/>
          <w:noProof/>
        </w:rPr>
        <w:t xml:space="preserve">Borsetti, A, Ohagen, A, Gottlinger, HG (1998) The C-terminal half of the human immunodeficiency virus type 1 Gag precursor is sufficient for efficient particle assembly.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72</w:t>
      </w:r>
      <w:r w:rsidRPr="00471A00">
        <w:rPr>
          <w:rFonts w:ascii="Cambria" w:hAnsi="Cambria"/>
          <w:noProof/>
        </w:rPr>
        <w:t>: 9313-9317.</w:t>
      </w:r>
    </w:p>
    <w:p w14:paraId="370C9C1C" w14:textId="77777777" w:rsidR="00471A00" w:rsidRPr="00471A00" w:rsidRDefault="00471A00" w:rsidP="00471A00">
      <w:pPr>
        <w:jc w:val="both"/>
        <w:rPr>
          <w:rFonts w:ascii="Cambria" w:hAnsi="Cambria"/>
          <w:noProof/>
        </w:rPr>
      </w:pPr>
      <w:r w:rsidRPr="00471A00">
        <w:rPr>
          <w:rFonts w:ascii="Cambria" w:hAnsi="Cambria"/>
          <w:noProof/>
        </w:rPr>
        <w:t xml:space="preserve">Bourgeois, CF, Kim, YK, Churcher, MJ, West, MJ, Karn, J (2002) Spt5 cooperates with human immunodeficiency virus type 1 Tat by preventing premature RNA release at terminator sequences. </w:t>
      </w:r>
      <w:r w:rsidRPr="00471A00">
        <w:rPr>
          <w:rFonts w:ascii="Cambria" w:hAnsi="Cambria"/>
          <w:i/>
          <w:noProof/>
        </w:rPr>
        <w:t>Mol Cell Biol</w:t>
      </w:r>
      <w:r w:rsidRPr="00471A00">
        <w:rPr>
          <w:rFonts w:ascii="Cambria" w:hAnsi="Cambria"/>
          <w:noProof/>
        </w:rPr>
        <w:t xml:space="preserve"> </w:t>
      </w:r>
      <w:r w:rsidRPr="00471A00">
        <w:rPr>
          <w:rFonts w:ascii="Cambria" w:hAnsi="Cambria"/>
          <w:b/>
          <w:noProof/>
        </w:rPr>
        <w:t>22</w:t>
      </w:r>
      <w:r w:rsidRPr="00471A00">
        <w:rPr>
          <w:rFonts w:ascii="Cambria" w:hAnsi="Cambria"/>
          <w:noProof/>
        </w:rPr>
        <w:t>: 1079-1093.</w:t>
      </w:r>
    </w:p>
    <w:p w14:paraId="79CDA81F" w14:textId="77777777" w:rsidR="00471A00" w:rsidRPr="00471A00" w:rsidRDefault="00471A00" w:rsidP="00471A00">
      <w:pPr>
        <w:jc w:val="both"/>
        <w:rPr>
          <w:rFonts w:ascii="Cambria" w:hAnsi="Cambria"/>
          <w:noProof/>
        </w:rPr>
      </w:pPr>
      <w:r w:rsidRPr="00471A00">
        <w:rPr>
          <w:rFonts w:ascii="Cambria" w:hAnsi="Cambria"/>
          <w:noProof/>
        </w:rPr>
        <w:t xml:space="preserve">Briggs, JA, Krausslich, HG The molecular architecture of HIV. </w:t>
      </w:r>
      <w:r w:rsidRPr="00471A00">
        <w:rPr>
          <w:rFonts w:ascii="Cambria" w:hAnsi="Cambria"/>
          <w:i/>
          <w:noProof/>
        </w:rPr>
        <w:t>J Mol Biol</w:t>
      </w:r>
      <w:r w:rsidRPr="00471A00">
        <w:rPr>
          <w:rFonts w:ascii="Cambria" w:hAnsi="Cambria"/>
          <w:noProof/>
        </w:rPr>
        <w:t xml:space="preserve"> </w:t>
      </w:r>
      <w:r w:rsidRPr="00471A00">
        <w:rPr>
          <w:rFonts w:ascii="Cambria" w:hAnsi="Cambria"/>
          <w:b/>
          <w:noProof/>
        </w:rPr>
        <w:t>410</w:t>
      </w:r>
      <w:r w:rsidRPr="00471A00">
        <w:rPr>
          <w:rFonts w:ascii="Cambria" w:hAnsi="Cambria"/>
          <w:noProof/>
        </w:rPr>
        <w:t>: 491-500.</w:t>
      </w:r>
    </w:p>
    <w:p w14:paraId="61B7B82D" w14:textId="77777777" w:rsidR="00471A00" w:rsidRPr="00471A00" w:rsidRDefault="00471A00" w:rsidP="00471A00">
      <w:pPr>
        <w:jc w:val="both"/>
        <w:rPr>
          <w:rFonts w:ascii="Cambria" w:hAnsi="Cambria"/>
          <w:noProof/>
        </w:rPr>
      </w:pPr>
      <w:r w:rsidRPr="00471A00">
        <w:rPr>
          <w:rFonts w:ascii="Cambria" w:hAnsi="Cambria"/>
          <w:noProof/>
        </w:rPr>
        <w:t xml:space="preserve">Briggs, JA, Simon, MN, Gross, I, Krausslich, HG, Fuller, SD, Vogt, VM, Johnson, MC (2004) The stoichiometry of Gag protein in HIV-1. </w:t>
      </w:r>
      <w:r w:rsidRPr="00471A00">
        <w:rPr>
          <w:rFonts w:ascii="Cambria" w:hAnsi="Cambria"/>
          <w:i/>
          <w:noProof/>
        </w:rPr>
        <w:t>Nat Struct Mol Biol</w:t>
      </w:r>
      <w:r w:rsidRPr="00471A00">
        <w:rPr>
          <w:rFonts w:ascii="Cambria" w:hAnsi="Cambria"/>
          <w:noProof/>
        </w:rPr>
        <w:t xml:space="preserve"> </w:t>
      </w:r>
      <w:r w:rsidRPr="00471A00">
        <w:rPr>
          <w:rFonts w:ascii="Cambria" w:hAnsi="Cambria"/>
          <w:b/>
          <w:noProof/>
        </w:rPr>
        <w:t>11</w:t>
      </w:r>
      <w:r w:rsidRPr="00471A00">
        <w:rPr>
          <w:rFonts w:ascii="Cambria" w:hAnsi="Cambria"/>
          <w:noProof/>
        </w:rPr>
        <w:t>: 672-675.</w:t>
      </w:r>
    </w:p>
    <w:p w14:paraId="60218D8F" w14:textId="77777777" w:rsidR="00471A00" w:rsidRPr="00471A00" w:rsidRDefault="00471A00" w:rsidP="00471A00">
      <w:pPr>
        <w:jc w:val="both"/>
        <w:rPr>
          <w:rFonts w:ascii="Cambria" w:hAnsi="Cambria"/>
          <w:noProof/>
        </w:rPr>
      </w:pPr>
      <w:r w:rsidRPr="00471A00">
        <w:rPr>
          <w:rFonts w:ascii="Cambria" w:hAnsi="Cambria"/>
          <w:noProof/>
        </w:rPr>
        <w:t xml:space="preserve">Briz, V, Poveda, E, Soriano, V (2006) HIV entry inhibitors: mechanisms of action and resistance pathways. </w:t>
      </w:r>
      <w:r w:rsidRPr="00471A00">
        <w:rPr>
          <w:rFonts w:ascii="Cambria" w:hAnsi="Cambria"/>
          <w:i/>
          <w:noProof/>
        </w:rPr>
        <w:t>Journal of Antimicrobial Chemotherapy</w:t>
      </w:r>
      <w:r w:rsidRPr="00471A00">
        <w:rPr>
          <w:rFonts w:ascii="Cambria" w:hAnsi="Cambria"/>
          <w:noProof/>
        </w:rPr>
        <w:t xml:space="preserve"> </w:t>
      </w:r>
      <w:r w:rsidRPr="00471A00">
        <w:rPr>
          <w:rFonts w:ascii="Cambria" w:hAnsi="Cambria"/>
          <w:b/>
          <w:noProof/>
        </w:rPr>
        <w:t>57</w:t>
      </w:r>
      <w:r w:rsidRPr="00471A00">
        <w:rPr>
          <w:rFonts w:ascii="Cambria" w:hAnsi="Cambria"/>
          <w:noProof/>
        </w:rPr>
        <w:t>: 619-627.</w:t>
      </w:r>
    </w:p>
    <w:p w14:paraId="0240806B" w14:textId="77777777" w:rsidR="00471A00" w:rsidRPr="00471A00" w:rsidRDefault="00471A00" w:rsidP="00471A00">
      <w:pPr>
        <w:jc w:val="both"/>
        <w:rPr>
          <w:rFonts w:ascii="Cambria" w:hAnsi="Cambria"/>
          <w:noProof/>
        </w:rPr>
      </w:pPr>
      <w:r w:rsidRPr="00471A00">
        <w:rPr>
          <w:rFonts w:ascii="Cambria" w:hAnsi="Cambria"/>
          <w:noProof/>
        </w:rPr>
        <w:t xml:space="preserve">Bukrinsky, MI, Sharova, N, Dempsey, MP, Stanwick, TL, Bukrinskaya, AG, Haggerty, S, Stevenson, M (1992) Active nuclear import of human immunodeficiency virus type 1 preintegration complexes. </w:t>
      </w:r>
      <w:r w:rsidRPr="00471A00">
        <w:rPr>
          <w:rFonts w:ascii="Cambria" w:hAnsi="Cambria"/>
          <w:i/>
          <w:noProof/>
        </w:rPr>
        <w:t>Proceedings of the National Academy of Sciences</w:t>
      </w:r>
      <w:r w:rsidRPr="00471A00">
        <w:rPr>
          <w:rFonts w:ascii="Cambria" w:hAnsi="Cambria"/>
          <w:noProof/>
        </w:rPr>
        <w:t xml:space="preserve"> </w:t>
      </w:r>
      <w:r w:rsidRPr="00471A00">
        <w:rPr>
          <w:rFonts w:ascii="Cambria" w:hAnsi="Cambria"/>
          <w:b/>
          <w:noProof/>
        </w:rPr>
        <w:t>89</w:t>
      </w:r>
      <w:r w:rsidRPr="00471A00">
        <w:rPr>
          <w:rFonts w:ascii="Cambria" w:hAnsi="Cambria"/>
          <w:noProof/>
        </w:rPr>
        <w:t>: 6580-6584.</w:t>
      </w:r>
    </w:p>
    <w:p w14:paraId="7F8B37B3" w14:textId="77777777" w:rsidR="00471A00" w:rsidRPr="00471A00" w:rsidRDefault="00471A00" w:rsidP="00471A00">
      <w:pPr>
        <w:jc w:val="both"/>
        <w:rPr>
          <w:rFonts w:ascii="Cambria" w:hAnsi="Cambria"/>
          <w:noProof/>
        </w:rPr>
      </w:pPr>
      <w:r w:rsidRPr="00471A00">
        <w:rPr>
          <w:rFonts w:ascii="Cambria" w:hAnsi="Cambria"/>
          <w:noProof/>
        </w:rPr>
        <w:t xml:space="preserve">Bukrinsky, MI, Sharova, N, McDonald, TL, Pushkarskaya, T, Tarpley, WG, Stevenson, M (1993) Association of integrase, matrix, and reverse transcriptase antigens of human immunodeficiency virus type 1 with viral nucleic acids following acute infection.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90</w:t>
      </w:r>
      <w:r w:rsidRPr="00471A00">
        <w:rPr>
          <w:rFonts w:ascii="Cambria" w:hAnsi="Cambria"/>
          <w:noProof/>
        </w:rPr>
        <w:t>: 6125-6129.</w:t>
      </w:r>
    </w:p>
    <w:p w14:paraId="1AE4BC07" w14:textId="77777777" w:rsidR="00471A00" w:rsidRPr="00471A00" w:rsidRDefault="00471A00" w:rsidP="00471A00">
      <w:pPr>
        <w:jc w:val="both"/>
        <w:rPr>
          <w:rFonts w:ascii="Cambria" w:hAnsi="Cambria"/>
          <w:noProof/>
        </w:rPr>
      </w:pPr>
      <w:r w:rsidRPr="00471A00">
        <w:rPr>
          <w:rFonts w:ascii="Cambria" w:hAnsi="Cambria"/>
          <w:noProof/>
        </w:rPr>
        <w:t xml:space="preserve">Carr, A, Miller, J, Law, M, Cooper, DA (2000) A syndrome of lipoatrophy, lactic acidaemia and liver dysfunction associated with HIV nucleoside analogue therapy: contribution to protease inhibitor-related lipodystrophy syndrome. </w:t>
      </w:r>
      <w:r w:rsidRPr="00471A00">
        <w:rPr>
          <w:rFonts w:ascii="Cambria" w:hAnsi="Cambria"/>
          <w:i/>
          <w:noProof/>
        </w:rPr>
        <w:t>AIDS</w:t>
      </w:r>
      <w:r w:rsidRPr="00471A00">
        <w:rPr>
          <w:rFonts w:ascii="Cambria" w:hAnsi="Cambria"/>
          <w:noProof/>
        </w:rPr>
        <w:t xml:space="preserve"> </w:t>
      </w:r>
      <w:r w:rsidRPr="00471A00">
        <w:rPr>
          <w:rFonts w:ascii="Cambria" w:hAnsi="Cambria"/>
          <w:b/>
          <w:noProof/>
        </w:rPr>
        <w:t>14</w:t>
      </w:r>
      <w:r w:rsidRPr="00471A00">
        <w:rPr>
          <w:rFonts w:ascii="Cambria" w:hAnsi="Cambria"/>
          <w:noProof/>
        </w:rPr>
        <w:t>: F25-32.</w:t>
      </w:r>
    </w:p>
    <w:p w14:paraId="540E159C" w14:textId="77777777" w:rsidR="00471A00" w:rsidRPr="00471A00" w:rsidRDefault="00471A00" w:rsidP="00471A00">
      <w:pPr>
        <w:jc w:val="both"/>
        <w:rPr>
          <w:rFonts w:ascii="Cambria" w:hAnsi="Cambria"/>
          <w:noProof/>
        </w:rPr>
      </w:pPr>
      <w:r w:rsidRPr="00471A00">
        <w:rPr>
          <w:rFonts w:ascii="Cambria" w:hAnsi="Cambria"/>
          <w:noProof/>
        </w:rPr>
        <w:t xml:space="preserve">Carr, A, Samaras, K, Burton, S, Law, M, Freund, J, Chisholm, DJ, Cooper, DA (1998a) A syndrome of peripheral lipodystrophy, hyperlipidaemia and insulin resistance in patients receiving HIV protease inhibitors. </w:t>
      </w:r>
      <w:r w:rsidRPr="00471A00">
        <w:rPr>
          <w:rFonts w:ascii="Cambria" w:hAnsi="Cambria"/>
          <w:i/>
          <w:noProof/>
        </w:rPr>
        <w:t>AIDS</w:t>
      </w:r>
      <w:r w:rsidRPr="00471A00">
        <w:rPr>
          <w:rFonts w:ascii="Cambria" w:hAnsi="Cambria"/>
          <w:noProof/>
        </w:rPr>
        <w:t xml:space="preserve"> </w:t>
      </w:r>
      <w:r w:rsidRPr="00471A00">
        <w:rPr>
          <w:rFonts w:ascii="Cambria" w:hAnsi="Cambria"/>
          <w:b/>
          <w:noProof/>
        </w:rPr>
        <w:t>12</w:t>
      </w:r>
      <w:r w:rsidRPr="00471A00">
        <w:rPr>
          <w:rFonts w:ascii="Cambria" w:hAnsi="Cambria"/>
          <w:noProof/>
        </w:rPr>
        <w:t>: F51-58.</w:t>
      </w:r>
    </w:p>
    <w:p w14:paraId="3B5FDCEF" w14:textId="77777777" w:rsidR="00471A00" w:rsidRPr="00471A00" w:rsidRDefault="00471A00" w:rsidP="00471A00">
      <w:pPr>
        <w:jc w:val="both"/>
        <w:rPr>
          <w:rFonts w:ascii="Cambria" w:hAnsi="Cambria"/>
          <w:noProof/>
        </w:rPr>
      </w:pPr>
      <w:r w:rsidRPr="00471A00">
        <w:rPr>
          <w:rFonts w:ascii="Cambria" w:hAnsi="Cambria"/>
          <w:noProof/>
        </w:rPr>
        <w:t xml:space="preserve">Carr, A, Samaras, K, Chisholm, DJ, Cooper, DA (1998b) Abnormal fat distribution and use of protease inhibitors. </w:t>
      </w:r>
      <w:r w:rsidRPr="00471A00">
        <w:rPr>
          <w:rFonts w:ascii="Cambria" w:hAnsi="Cambria"/>
          <w:i/>
          <w:noProof/>
        </w:rPr>
        <w:t>Lancet</w:t>
      </w:r>
      <w:r w:rsidRPr="00471A00">
        <w:rPr>
          <w:rFonts w:ascii="Cambria" w:hAnsi="Cambria"/>
          <w:noProof/>
        </w:rPr>
        <w:t xml:space="preserve"> </w:t>
      </w:r>
      <w:r w:rsidRPr="00471A00">
        <w:rPr>
          <w:rFonts w:ascii="Cambria" w:hAnsi="Cambria"/>
          <w:b/>
          <w:noProof/>
        </w:rPr>
        <w:t>351</w:t>
      </w:r>
      <w:r w:rsidRPr="00471A00">
        <w:rPr>
          <w:rFonts w:ascii="Cambria" w:hAnsi="Cambria"/>
          <w:noProof/>
        </w:rPr>
        <w:t>: 1736.</w:t>
      </w:r>
    </w:p>
    <w:p w14:paraId="67AB9FCD" w14:textId="77777777" w:rsidR="00471A00" w:rsidRPr="00471A00" w:rsidRDefault="00471A00" w:rsidP="00471A00">
      <w:pPr>
        <w:jc w:val="both"/>
        <w:rPr>
          <w:rFonts w:ascii="Cambria" w:hAnsi="Cambria"/>
          <w:noProof/>
        </w:rPr>
      </w:pPr>
      <w:r w:rsidRPr="00471A00">
        <w:rPr>
          <w:rFonts w:ascii="Cambria" w:hAnsi="Cambria"/>
          <w:noProof/>
        </w:rPr>
        <w:t xml:space="preserve">Carr, A, Samaras, K, Chisholm, DJ, Cooper, DA (1998c) Pathogenesis of HIV-1-protease inhibitor-associated peripheral lipodystrophy, hyperlipidaemia, and insulin resistance. </w:t>
      </w:r>
      <w:r w:rsidRPr="00471A00">
        <w:rPr>
          <w:rFonts w:ascii="Cambria" w:hAnsi="Cambria"/>
          <w:i/>
          <w:noProof/>
        </w:rPr>
        <w:t>Lancet</w:t>
      </w:r>
      <w:r w:rsidRPr="00471A00">
        <w:rPr>
          <w:rFonts w:ascii="Cambria" w:hAnsi="Cambria"/>
          <w:noProof/>
        </w:rPr>
        <w:t xml:space="preserve"> </w:t>
      </w:r>
      <w:r w:rsidRPr="00471A00">
        <w:rPr>
          <w:rFonts w:ascii="Cambria" w:hAnsi="Cambria"/>
          <w:b/>
          <w:noProof/>
        </w:rPr>
        <w:t>351</w:t>
      </w:r>
      <w:r w:rsidRPr="00471A00">
        <w:rPr>
          <w:rFonts w:ascii="Cambria" w:hAnsi="Cambria"/>
          <w:noProof/>
        </w:rPr>
        <w:t>: 1881-1883.</w:t>
      </w:r>
    </w:p>
    <w:p w14:paraId="3E1E79A7" w14:textId="77777777" w:rsidR="00471A00" w:rsidRPr="00471A00" w:rsidRDefault="00471A00" w:rsidP="00471A00">
      <w:pPr>
        <w:jc w:val="both"/>
        <w:rPr>
          <w:rFonts w:ascii="Cambria" w:hAnsi="Cambria"/>
          <w:noProof/>
        </w:rPr>
      </w:pPr>
      <w:r w:rsidRPr="00471A00">
        <w:rPr>
          <w:rFonts w:ascii="Cambria" w:hAnsi="Cambria"/>
          <w:noProof/>
        </w:rPr>
        <w:t xml:space="preserve">Chan, DC, Fass, D, Berger, JM, Kim, PS (1997) Core Structure of gp41 from the HIV Envelope Glycoprotein. </w:t>
      </w:r>
      <w:r w:rsidRPr="00471A00">
        <w:rPr>
          <w:rFonts w:ascii="Cambria" w:hAnsi="Cambria"/>
          <w:i/>
          <w:noProof/>
        </w:rPr>
        <w:t>Cell</w:t>
      </w:r>
      <w:r w:rsidRPr="00471A00">
        <w:rPr>
          <w:rFonts w:ascii="Cambria" w:hAnsi="Cambria"/>
          <w:noProof/>
        </w:rPr>
        <w:t xml:space="preserve"> </w:t>
      </w:r>
      <w:r w:rsidRPr="00471A00">
        <w:rPr>
          <w:rFonts w:ascii="Cambria" w:hAnsi="Cambria"/>
          <w:b/>
          <w:noProof/>
        </w:rPr>
        <w:t>89</w:t>
      </w:r>
      <w:r w:rsidRPr="00471A00">
        <w:rPr>
          <w:rFonts w:ascii="Cambria" w:hAnsi="Cambria"/>
          <w:noProof/>
        </w:rPr>
        <w:t>: 263-273.</w:t>
      </w:r>
    </w:p>
    <w:p w14:paraId="322DD103" w14:textId="77777777" w:rsidR="00471A00" w:rsidRPr="00471A00" w:rsidRDefault="00471A00" w:rsidP="00471A00">
      <w:pPr>
        <w:jc w:val="both"/>
        <w:rPr>
          <w:rFonts w:ascii="Cambria" w:hAnsi="Cambria"/>
          <w:noProof/>
        </w:rPr>
      </w:pPr>
      <w:r w:rsidRPr="00471A00">
        <w:rPr>
          <w:rFonts w:ascii="Cambria" w:hAnsi="Cambria"/>
          <w:noProof/>
        </w:rPr>
        <w:t xml:space="preserve">Chen, X, Tsiang, M, Yu, F, Hung, M, Jones, GS, Zeynalzadegan, A, Qi, X, Jin, H, Kim, CU, Swaminathan, S, Chen, JM (2008) Modeling, Analysis, and Validation of a Novel HIV Integrase Structure Provide Insights into the Binding Modes of Potent Integrase Inhibitors. </w:t>
      </w:r>
      <w:r w:rsidRPr="00471A00">
        <w:rPr>
          <w:rFonts w:ascii="Cambria" w:hAnsi="Cambria"/>
          <w:i/>
          <w:noProof/>
        </w:rPr>
        <w:t>Journal of Molecular Biology</w:t>
      </w:r>
      <w:r w:rsidRPr="00471A00">
        <w:rPr>
          <w:rFonts w:ascii="Cambria" w:hAnsi="Cambria"/>
          <w:noProof/>
        </w:rPr>
        <w:t xml:space="preserve"> </w:t>
      </w:r>
      <w:r w:rsidRPr="00471A00">
        <w:rPr>
          <w:rFonts w:ascii="Cambria" w:hAnsi="Cambria"/>
          <w:b/>
          <w:noProof/>
        </w:rPr>
        <w:t>380</w:t>
      </w:r>
      <w:r w:rsidRPr="00471A00">
        <w:rPr>
          <w:rFonts w:ascii="Cambria" w:hAnsi="Cambria"/>
          <w:noProof/>
        </w:rPr>
        <w:t>: 504-519.</w:t>
      </w:r>
    </w:p>
    <w:p w14:paraId="22B835A9" w14:textId="77777777" w:rsidR="00471A00" w:rsidRPr="00471A00" w:rsidRDefault="00471A00" w:rsidP="00471A00">
      <w:pPr>
        <w:jc w:val="both"/>
        <w:rPr>
          <w:rFonts w:ascii="Cambria" w:hAnsi="Cambria"/>
          <w:noProof/>
        </w:rPr>
      </w:pPr>
      <w:r w:rsidRPr="00471A00">
        <w:rPr>
          <w:rFonts w:ascii="Cambria" w:hAnsi="Cambria"/>
          <w:noProof/>
        </w:rPr>
        <w:t xml:space="preserve">Cherry, S, Doukas, T, Armknecht, S, Whelan, S, Wang, H, Sarnow, P, Perrimon, N (2005) Genome-wide RNAi screen reveals a specific sensitivity of IRES-containing RNA viruses to host translation inhibition. </w:t>
      </w:r>
      <w:r w:rsidRPr="00471A00">
        <w:rPr>
          <w:rFonts w:ascii="Cambria" w:hAnsi="Cambria"/>
          <w:i/>
          <w:noProof/>
        </w:rPr>
        <w:t>Genes Dev</w:t>
      </w:r>
      <w:r w:rsidRPr="00471A00">
        <w:rPr>
          <w:rFonts w:ascii="Cambria" w:hAnsi="Cambria"/>
          <w:noProof/>
        </w:rPr>
        <w:t xml:space="preserve"> </w:t>
      </w:r>
      <w:r w:rsidRPr="00471A00">
        <w:rPr>
          <w:rFonts w:ascii="Cambria" w:hAnsi="Cambria"/>
          <w:b/>
          <w:noProof/>
        </w:rPr>
        <w:t>19</w:t>
      </w:r>
      <w:r w:rsidRPr="00471A00">
        <w:rPr>
          <w:rFonts w:ascii="Cambria" w:hAnsi="Cambria"/>
          <w:noProof/>
        </w:rPr>
        <w:t>: 445-452.</w:t>
      </w:r>
    </w:p>
    <w:p w14:paraId="0FEF5882" w14:textId="77777777" w:rsidR="00471A00" w:rsidRPr="00471A00" w:rsidRDefault="00471A00" w:rsidP="00471A00">
      <w:pPr>
        <w:jc w:val="both"/>
        <w:rPr>
          <w:rFonts w:ascii="Cambria" w:hAnsi="Cambria"/>
          <w:noProof/>
        </w:rPr>
      </w:pPr>
      <w:r w:rsidRPr="00471A00">
        <w:rPr>
          <w:rFonts w:ascii="Cambria" w:hAnsi="Cambria"/>
          <w:noProof/>
        </w:rPr>
        <w:t xml:space="preserve">Chou, S, Upton, H, Bao, K, Schulze-Gahmen, U, Samelson, AJ, He, N, Nowak, A, Lu, H, Krogan, NJ, Zhou, Q, Alber, T HIV-1 Tat recruits transcription elongation factors dispersed along a flexible AFF4 scaffold.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110</w:t>
      </w:r>
      <w:r w:rsidRPr="00471A00">
        <w:rPr>
          <w:rFonts w:ascii="Cambria" w:hAnsi="Cambria"/>
          <w:noProof/>
        </w:rPr>
        <w:t>: E123-131.</w:t>
      </w:r>
    </w:p>
    <w:p w14:paraId="6C232AF9" w14:textId="77777777" w:rsidR="00471A00" w:rsidRPr="00471A00" w:rsidRDefault="00471A00" w:rsidP="00471A00">
      <w:pPr>
        <w:jc w:val="both"/>
        <w:rPr>
          <w:rFonts w:ascii="Cambria" w:hAnsi="Cambria"/>
          <w:noProof/>
        </w:rPr>
      </w:pPr>
      <w:r w:rsidRPr="00471A00">
        <w:rPr>
          <w:rFonts w:ascii="Cambria" w:hAnsi="Cambria"/>
          <w:noProof/>
        </w:rPr>
        <w:t xml:space="preserve">Christ, F, Thys, W, De Rijck, J, Gijsbers, R, Albanese, A, Arosio, D, Emiliani, S, Rain, JC, Benarous, R, Cereseto, A, Debyser, Z (2008) Transportin-SR2 imports HIV into the nucleus. </w:t>
      </w:r>
      <w:r w:rsidRPr="00471A00">
        <w:rPr>
          <w:rFonts w:ascii="Cambria" w:hAnsi="Cambria"/>
          <w:i/>
          <w:noProof/>
        </w:rPr>
        <w:t>Curr Biol</w:t>
      </w:r>
      <w:r w:rsidRPr="00471A00">
        <w:rPr>
          <w:rFonts w:ascii="Cambria" w:hAnsi="Cambria"/>
          <w:noProof/>
        </w:rPr>
        <w:t xml:space="preserve"> </w:t>
      </w:r>
      <w:r w:rsidRPr="00471A00">
        <w:rPr>
          <w:rFonts w:ascii="Cambria" w:hAnsi="Cambria"/>
          <w:b/>
          <w:noProof/>
        </w:rPr>
        <w:t>18</w:t>
      </w:r>
      <w:r w:rsidRPr="00471A00">
        <w:rPr>
          <w:rFonts w:ascii="Cambria" w:hAnsi="Cambria"/>
          <w:noProof/>
        </w:rPr>
        <w:t>: 1192-1202.</w:t>
      </w:r>
    </w:p>
    <w:p w14:paraId="1C3471B2" w14:textId="77777777" w:rsidR="00471A00" w:rsidRPr="00471A00" w:rsidRDefault="00471A00" w:rsidP="00471A00">
      <w:pPr>
        <w:jc w:val="both"/>
        <w:rPr>
          <w:rFonts w:ascii="Cambria" w:hAnsi="Cambria"/>
          <w:noProof/>
        </w:rPr>
      </w:pPr>
      <w:r w:rsidRPr="00471A00">
        <w:rPr>
          <w:rFonts w:ascii="Cambria" w:hAnsi="Cambria"/>
          <w:noProof/>
        </w:rPr>
        <w:t xml:space="preserve">Chukkapalli, V, Oh, SJ, Ono, A Opposing mechanisms involving RNA and lipids regulate HIV-1 Gag membrane binding through the highly basic region of the matrix domain.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107</w:t>
      </w:r>
      <w:r w:rsidRPr="00471A00">
        <w:rPr>
          <w:rFonts w:ascii="Cambria" w:hAnsi="Cambria"/>
          <w:noProof/>
        </w:rPr>
        <w:t>: 1600-1605.</w:t>
      </w:r>
    </w:p>
    <w:p w14:paraId="22FA680C" w14:textId="77777777" w:rsidR="00471A00" w:rsidRPr="00471A00" w:rsidRDefault="00471A00" w:rsidP="00471A00">
      <w:pPr>
        <w:jc w:val="both"/>
        <w:rPr>
          <w:rFonts w:ascii="Cambria" w:hAnsi="Cambria"/>
          <w:noProof/>
        </w:rPr>
      </w:pPr>
      <w:r w:rsidRPr="00471A00">
        <w:rPr>
          <w:rFonts w:ascii="Cambria" w:hAnsi="Cambria"/>
          <w:noProof/>
        </w:rPr>
        <w:t xml:space="preserve">Clavel, F, Hance, AJ (2004) HIV Drug Resistance. </w:t>
      </w:r>
      <w:r w:rsidRPr="00471A00">
        <w:rPr>
          <w:rFonts w:ascii="Cambria" w:hAnsi="Cambria"/>
          <w:i/>
          <w:noProof/>
        </w:rPr>
        <w:t>New England Journal of Medicine</w:t>
      </w:r>
      <w:r w:rsidRPr="00471A00">
        <w:rPr>
          <w:rFonts w:ascii="Cambria" w:hAnsi="Cambria"/>
          <w:noProof/>
        </w:rPr>
        <w:t xml:space="preserve"> </w:t>
      </w:r>
      <w:r w:rsidRPr="00471A00">
        <w:rPr>
          <w:rFonts w:ascii="Cambria" w:hAnsi="Cambria"/>
          <w:b/>
          <w:noProof/>
        </w:rPr>
        <w:t>350</w:t>
      </w:r>
      <w:r w:rsidRPr="00471A00">
        <w:rPr>
          <w:rFonts w:ascii="Cambria" w:hAnsi="Cambria"/>
          <w:noProof/>
        </w:rPr>
        <w:t>: 1023-1035.</w:t>
      </w:r>
    </w:p>
    <w:p w14:paraId="7B76588A" w14:textId="77777777" w:rsidR="00471A00" w:rsidRPr="00471A00" w:rsidRDefault="00471A00" w:rsidP="00471A00">
      <w:pPr>
        <w:jc w:val="both"/>
        <w:rPr>
          <w:rFonts w:ascii="Cambria" w:hAnsi="Cambria"/>
          <w:noProof/>
        </w:rPr>
      </w:pPr>
      <w:r w:rsidRPr="00471A00">
        <w:rPr>
          <w:rFonts w:ascii="Cambria" w:hAnsi="Cambria"/>
          <w:noProof/>
        </w:rPr>
        <w:t xml:space="preserve">Cock, PJA, Fields, CJ, Goto, N, Heuer, ML, Rice, PM (2010) The Sanger FASTQ file format for sequences with quality scores, and the Solexa/Illumina FASTQ variants. </w:t>
      </w:r>
      <w:r w:rsidRPr="00471A00">
        <w:rPr>
          <w:rFonts w:ascii="Cambria" w:hAnsi="Cambria"/>
          <w:i/>
          <w:noProof/>
        </w:rPr>
        <w:t>Nucleic Acids Research</w:t>
      </w:r>
      <w:r w:rsidRPr="00471A00">
        <w:rPr>
          <w:rFonts w:ascii="Cambria" w:hAnsi="Cambria"/>
          <w:noProof/>
        </w:rPr>
        <w:t xml:space="preserve"> </w:t>
      </w:r>
      <w:r w:rsidRPr="00471A00">
        <w:rPr>
          <w:rFonts w:ascii="Cambria" w:hAnsi="Cambria"/>
          <w:b/>
          <w:noProof/>
        </w:rPr>
        <w:t>38</w:t>
      </w:r>
      <w:r w:rsidRPr="00471A00">
        <w:rPr>
          <w:rFonts w:ascii="Cambria" w:hAnsi="Cambria"/>
          <w:noProof/>
        </w:rPr>
        <w:t>: 1767-1771.</w:t>
      </w:r>
    </w:p>
    <w:p w14:paraId="062FB194" w14:textId="77777777" w:rsidR="00471A00" w:rsidRPr="00471A00" w:rsidRDefault="00471A00" w:rsidP="00471A00">
      <w:pPr>
        <w:jc w:val="both"/>
        <w:rPr>
          <w:rFonts w:ascii="Cambria" w:hAnsi="Cambria"/>
          <w:noProof/>
        </w:rPr>
      </w:pPr>
      <w:r w:rsidRPr="00471A00">
        <w:rPr>
          <w:rFonts w:ascii="Cambria" w:hAnsi="Cambria"/>
          <w:noProof/>
        </w:rPr>
        <w:t xml:space="preserve">Cohen, EA, Subbramanian, RA, Gottlinger, HG (1996) Role of auxiliary proteins in retroviral morphogenesis. </w:t>
      </w:r>
      <w:r w:rsidRPr="00471A00">
        <w:rPr>
          <w:rFonts w:ascii="Cambria" w:hAnsi="Cambria"/>
          <w:i/>
          <w:noProof/>
        </w:rPr>
        <w:t>Curr Top Microbiol Immunol</w:t>
      </w:r>
      <w:r w:rsidRPr="00471A00">
        <w:rPr>
          <w:rFonts w:ascii="Cambria" w:hAnsi="Cambria"/>
          <w:noProof/>
        </w:rPr>
        <w:t xml:space="preserve"> </w:t>
      </w:r>
      <w:r w:rsidRPr="00471A00">
        <w:rPr>
          <w:rFonts w:ascii="Cambria" w:hAnsi="Cambria"/>
          <w:b/>
          <w:noProof/>
        </w:rPr>
        <w:t>214</w:t>
      </w:r>
      <w:r w:rsidRPr="00471A00">
        <w:rPr>
          <w:rFonts w:ascii="Cambria" w:hAnsi="Cambria"/>
          <w:noProof/>
        </w:rPr>
        <w:t>: 219-235.</w:t>
      </w:r>
    </w:p>
    <w:p w14:paraId="6EBC2F96" w14:textId="77777777" w:rsidR="00471A00" w:rsidRPr="00471A00" w:rsidRDefault="00471A00" w:rsidP="00471A00">
      <w:pPr>
        <w:jc w:val="both"/>
        <w:rPr>
          <w:rFonts w:ascii="Cambria" w:hAnsi="Cambria"/>
          <w:noProof/>
        </w:rPr>
      </w:pPr>
      <w:r w:rsidRPr="00471A00">
        <w:rPr>
          <w:rFonts w:ascii="Cambria" w:hAnsi="Cambria"/>
          <w:noProof/>
        </w:rPr>
        <w:t xml:space="preserve">Cohen, EA, Terwilliger, EF, Sodroski, JG, Haseltine, WA (1988) Identification of a protein encoded by the vpu gene of HIV-1.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334</w:t>
      </w:r>
      <w:r w:rsidRPr="00471A00">
        <w:rPr>
          <w:rFonts w:ascii="Cambria" w:hAnsi="Cambria"/>
          <w:noProof/>
        </w:rPr>
        <w:t>: 532-534.</w:t>
      </w:r>
    </w:p>
    <w:p w14:paraId="447A8FDE" w14:textId="77777777" w:rsidR="00471A00" w:rsidRPr="00471A00" w:rsidRDefault="00471A00" w:rsidP="00471A00">
      <w:pPr>
        <w:jc w:val="both"/>
        <w:rPr>
          <w:rFonts w:ascii="Cambria" w:hAnsi="Cambria"/>
          <w:noProof/>
        </w:rPr>
      </w:pPr>
      <w:r w:rsidRPr="00471A00">
        <w:rPr>
          <w:rFonts w:ascii="Cambria" w:hAnsi="Cambria"/>
          <w:noProof/>
        </w:rPr>
        <w:t xml:space="preserve">Cohen, J (2002) Confronting the Limits of Success.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296</w:t>
      </w:r>
      <w:r w:rsidRPr="00471A00">
        <w:rPr>
          <w:rFonts w:ascii="Cambria" w:hAnsi="Cambria"/>
          <w:noProof/>
        </w:rPr>
        <w:t>: 2320-2324.</w:t>
      </w:r>
    </w:p>
    <w:p w14:paraId="2CEE1396" w14:textId="77777777" w:rsidR="00471A00" w:rsidRPr="00471A00" w:rsidRDefault="00471A00" w:rsidP="00471A00">
      <w:pPr>
        <w:jc w:val="both"/>
        <w:rPr>
          <w:rFonts w:ascii="Cambria" w:hAnsi="Cambria"/>
          <w:noProof/>
        </w:rPr>
      </w:pPr>
      <w:r w:rsidRPr="00471A00">
        <w:rPr>
          <w:rFonts w:ascii="Cambria" w:hAnsi="Cambria"/>
          <w:noProof/>
        </w:rPr>
        <w:t xml:space="preserve">Colin, P, Benureau, Y, Staropoli, I, Wang, Y, Gonzalez, N, Alcami, J, Hartley, O, Brelot, A, Arenzana-Seisdedos, F, Lagane, B (2013) HIV-1 exploits CCR5 conformational heterogeneity to escape inhibition by chemokines.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110</w:t>
      </w:r>
      <w:r w:rsidRPr="00471A00">
        <w:rPr>
          <w:rFonts w:ascii="Cambria" w:hAnsi="Cambria"/>
          <w:noProof/>
        </w:rPr>
        <w:t>: 9475-9480.</w:t>
      </w:r>
    </w:p>
    <w:p w14:paraId="44723676" w14:textId="77777777" w:rsidR="00471A00" w:rsidRPr="00471A00" w:rsidRDefault="00471A00" w:rsidP="00471A00">
      <w:pPr>
        <w:jc w:val="both"/>
        <w:rPr>
          <w:rFonts w:ascii="Cambria" w:hAnsi="Cambria"/>
          <w:noProof/>
        </w:rPr>
      </w:pPr>
      <w:r w:rsidRPr="00471A00">
        <w:rPr>
          <w:rFonts w:ascii="Cambria" w:hAnsi="Cambria"/>
          <w:noProof/>
        </w:rPr>
        <w:t xml:space="preserve">Collins, KL, Chen, BK, Kalams, SA, Walker, BD, Baltimore, D (1998) HIV-1 Nef protein protects infected primary cells against killing by cytotoxic T lymphocytes.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391</w:t>
      </w:r>
      <w:r w:rsidRPr="00471A00">
        <w:rPr>
          <w:rFonts w:ascii="Cambria" w:hAnsi="Cambria"/>
          <w:noProof/>
        </w:rPr>
        <w:t>: 397-401.</w:t>
      </w:r>
    </w:p>
    <w:p w14:paraId="6CA025F4" w14:textId="77777777" w:rsidR="00471A00" w:rsidRPr="00471A00" w:rsidRDefault="00471A00" w:rsidP="00471A00">
      <w:pPr>
        <w:jc w:val="both"/>
        <w:rPr>
          <w:rFonts w:ascii="Cambria" w:hAnsi="Cambria"/>
          <w:noProof/>
        </w:rPr>
      </w:pPr>
      <w:r w:rsidRPr="00471A00">
        <w:rPr>
          <w:rFonts w:ascii="Cambria" w:hAnsi="Cambria"/>
          <w:noProof/>
        </w:rPr>
        <w:t xml:space="preserve">Condra, JH, Schleif, WA, Blahy, OM, Gabryelski, LJ, Graham, DJ, Quintero, JC, Rhodes, A, Robbins, HL, Roth, E, Shivaprakash, M, et al. (1995) In vivo emergence of HIV-1 variants resistant to multiple protease inhibitors.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374</w:t>
      </w:r>
      <w:r w:rsidRPr="00471A00">
        <w:rPr>
          <w:rFonts w:ascii="Cambria" w:hAnsi="Cambria"/>
          <w:noProof/>
        </w:rPr>
        <w:t>: 569-571.</w:t>
      </w:r>
    </w:p>
    <w:p w14:paraId="56DD00B8" w14:textId="77777777" w:rsidR="00471A00" w:rsidRPr="00471A00" w:rsidRDefault="00471A00" w:rsidP="00471A00">
      <w:pPr>
        <w:jc w:val="both"/>
        <w:rPr>
          <w:rFonts w:ascii="Cambria" w:hAnsi="Cambria"/>
          <w:noProof/>
        </w:rPr>
      </w:pPr>
      <w:r w:rsidRPr="00471A00">
        <w:rPr>
          <w:rFonts w:ascii="Cambria" w:hAnsi="Cambria"/>
          <w:noProof/>
        </w:rPr>
        <w:t xml:space="preserve">Connor, RI, Chen, BK, Choe, S, Landau, NR (1995) Vpr Is Required for Efficient Replication of Human Immunodeficiency Virus Type-1 in Mononuclear Phagocytes. </w:t>
      </w:r>
      <w:r w:rsidRPr="00471A00">
        <w:rPr>
          <w:rFonts w:ascii="Cambria" w:hAnsi="Cambria"/>
          <w:i/>
          <w:noProof/>
        </w:rPr>
        <w:t>Virology</w:t>
      </w:r>
      <w:r w:rsidRPr="00471A00">
        <w:rPr>
          <w:rFonts w:ascii="Cambria" w:hAnsi="Cambria"/>
          <w:noProof/>
        </w:rPr>
        <w:t xml:space="preserve"> </w:t>
      </w:r>
      <w:r w:rsidRPr="00471A00">
        <w:rPr>
          <w:rFonts w:ascii="Cambria" w:hAnsi="Cambria"/>
          <w:b/>
          <w:noProof/>
        </w:rPr>
        <w:t>206</w:t>
      </w:r>
      <w:r w:rsidRPr="00471A00">
        <w:rPr>
          <w:rFonts w:ascii="Cambria" w:hAnsi="Cambria"/>
          <w:noProof/>
        </w:rPr>
        <w:t>: 935-944.</w:t>
      </w:r>
    </w:p>
    <w:p w14:paraId="77716F14" w14:textId="77777777" w:rsidR="00471A00" w:rsidRPr="00471A00" w:rsidRDefault="00471A00" w:rsidP="00471A00">
      <w:pPr>
        <w:jc w:val="both"/>
        <w:rPr>
          <w:rFonts w:ascii="Cambria" w:hAnsi="Cambria"/>
          <w:noProof/>
        </w:rPr>
      </w:pPr>
      <w:r w:rsidRPr="00471A00">
        <w:rPr>
          <w:rFonts w:ascii="Cambria" w:hAnsi="Cambria"/>
          <w:noProof/>
        </w:rPr>
        <w:t xml:space="preserve">Conticello, SG, Harris, RS, Neuberger, MS (2003) The Vif Protein of HIV Triggers Degradation of the Human Antiretroviral DNA Deaminase APOBEC3G. </w:t>
      </w:r>
      <w:r w:rsidRPr="00471A00">
        <w:rPr>
          <w:rFonts w:ascii="Cambria" w:hAnsi="Cambria"/>
          <w:i/>
          <w:noProof/>
        </w:rPr>
        <w:t>Current Biology</w:t>
      </w:r>
      <w:r w:rsidRPr="00471A00">
        <w:rPr>
          <w:rFonts w:ascii="Cambria" w:hAnsi="Cambria"/>
          <w:noProof/>
        </w:rPr>
        <w:t xml:space="preserve"> </w:t>
      </w:r>
      <w:r w:rsidRPr="00471A00">
        <w:rPr>
          <w:rFonts w:ascii="Cambria" w:hAnsi="Cambria"/>
          <w:b/>
          <w:noProof/>
        </w:rPr>
        <w:t>13</w:t>
      </w:r>
      <w:r w:rsidRPr="00471A00">
        <w:rPr>
          <w:rFonts w:ascii="Cambria" w:hAnsi="Cambria"/>
          <w:noProof/>
        </w:rPr>
        <w:t>: 2009-2013.</w:t>
      </w:r>
    </w:p>
    <w:p w14:paraId="55BF431B" w14:textId="77777777" w:rsidR="00471A00" w:rsidRPr="00471A00" w:rsidRDefault="00471A00" w:rsidP="00471A00">
      <w:pPr>
        <w:jc w:val="both"/>
        <w:rPr>
          <w:rFonts w:ascii="Cambria" w:hAnsi="Cambria"/>
          <w:noProof/>
        </w:rPr>
      </w:pPr>
      <w:r w:rsidRPr="00471A00">
        <w:rPr>
          <w:rFonts w:ascii="Cambria" w:hAnsi="Cambria"/>
          <w:noProof/>
        </w:rPr>
        <w:t xml:space="preserve">Corbet, S, Müller-Trutwin, MC, Versmisse, P, Delarue, S, Ayouba, A, Lewis, J, Brunak, S, Martin, P, Brun-Vezinet, Ft, Simon, Ft (2000) env sequences of simian immunodeficiency viruses from chimpanzees in Cameroon are strongly related to those of human immunodeficiency virus group N from the same geographic area.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74</w:t>
      </w:r>
      <w:r w:rsidRPr="00471A00">
        <w:rPr>
          <w:rFonts w:ascii="Cambria" w:hAnsi="Cambria"/>
          <w:noProof/>
        </w:rPr>
        <w:t>: 529–534.</w:t>
      </w:r>
    </w:p>
    <w:p w14:paraId="257E51EE" w14:textId="77777777" w:rsidR="00471A00" w:rsidRPr="00471A00" w:rsidRDefault="00471A00" w:rsidP="00471A00">
      <w:pPr>
        <w:jc w:val="both"/>
        <w:rPr>
          <w:rFonts w:ascii="Cambria" w:hAnsi="Cambria"/>
          <w:noProof/>
        </w:rPr>
      </w:pPr>
      <w:r w:rsidRPr="00471A00">
        <w:rPr>
          <w:rFonts w:ascii="Cambria" w:hAnsi="Cambria"/>
          <w:noProof/>
        </w:rPr>
        <w:t xml:space="preserve">Corbitt, G, Bailey, A, Williams, G (1990) HIV infection in Manchester, 1959. </w:t>
      </w:r>
      <w:r w:rsidRPr="00471A00">
        <w:rPr>
          <w:rFonts w:ascii="Cambria" w:hAnsi="Cambria"/>
          <w:i/>
          <w:noProof/>
        </w:rPr>
        <w:t>The Lancet</w:t>
      </w:r>
      <w:r w:rsidRPr="00471A00">
        <w:rPr>
          <w:rFonts w:ascii="Cambria" w:hAnsi="Cambria"/>
          <w:noProof/>
        </w:rPr>
        <w:t xml:space="preserve"> </w:t>
      </w:r>
      <w:r w:rsidRPr="00471A00">
        <w:rPr>
          <w:rFonts w:ascii="Cambria" w:hAnsi="Cambria"/>
          <w:b/>
          <w:noProof/>
        </w:rPr>
        <w:t>336</w:t>
      </w:r>
      <w:r w:rsidRPr="00471A00">
        <w:rPr>
          <w:rFonts w:ascii="Cambria" w:hAnsi="Cambria"/>
          <w:noProof/>
        </w:rPr>
        <w:t>: 51.</w:t>
      </w:r>
    </w:p>
    <w:p w14:paraId="7A19D93F" w14:textId="77777777" w:rsidR="00471A00" w:rsidRPr="00471A00" w:rsidRDefault="00471A00" w:rsidP="00471A00">
      <w:pPr>
        <w:jc w:val="both"/>
        <w:rPr>
          <w:rFonts w:ascii="Cambria" w:hAnsi="Cambria"/>
          <w:noProof/>
        </w:rPr>
      </w:pPr>
      <w:r w:rsidRPr="00471A00">
        <w:rPr>
          <w:rFonts w:ascii="Cambria" w:hAnsi="Cambria"/>
          <w:noProof/>
        </w:rPr>
        <w:t xml:space="preserve">Couillin, I, Culmann-Penciolelli, B, Gomard, E, Choppin, J, Levy, JP, Guillet, JG, Saragosti, S (1994) Impaired cytotoxic T lymphocyte recognition due to genetic variations in the main immunogenic region of the human immunodeficiency virus 1 NEF protein. </w:t>
      </w:r>
      <w:r w:rsidRPr="00471A00">
        <w:rPr>
          <w:rFonts w:ascii="Cambria" w:hAnsi="Cambria"/>
          <w:i/>
          <w:noProof/>
        </w:rPr>
        <w:t>The Journal of Experimental Medicine</w:t>
      </w:r>
      <w:r w:rsidRPr="00471A00">
        <w:rPr>
          <w:rFonts w:ascii="Cambria" w:hAnsi="Cambria"/>
          <w:noProof/>
        </w:rPr>
        <w:t xml:space="preserve"> </w:t>
      </w:r>
      <w:r w:rsidRPr="00471A00">
        <w:rPr>
          <w:rFonts w:ascii="Cambria" w:hAnsi="Cambria"/>
          <w:b/>
          <w:noProof/>
        </w:rPr>
        <w:t>180</w:t>
      </w:r>
      <w:r w:rsidRPr="00471A00">
        <w:rPr>
          <w:rFonts w:ascii="Cambria" w:hAnsi="Cambria"/>
          <w:noProof/>
        </w:rPr>
        <w:t>: 1129-1134.</w:t>
      </w:r>
    </w:p>
    <w:p w14:paraId="4CB03228" w14:textId="77777777" w:rsidR="00471A00" w:rsidRPr="00471A00" w:rsidRDefault="00471A00" w:rsidP="00471A00">
      <w:pPr>
        <w:jc w:val="both"/>
        <w:rPr>
          <w:rFonts w:ascii="Cambria" w:hAnsi="Cambria"/>
          <w:noProof/>
        </w:rPr>
      </w:pPr>
      <w:r w:rsidRPr="00471A00">
        <w:rPr>
          <w:rFonts w:ascii="Cambria" w:hAnsi="Cambria"/>
          <w:noProof/>
        </w:rPr>
        <w:t xml:space="preserve">Cullen, BR (1991) Regulation of HIV-1 gene expression. </w:t>
      </w:r>
      <w:r w:rsidRPr="00471A00">
        <w:rPr>
          <w:rFonts w:ascii="Cambria" w:hAnsi="Cambria"/>
          <w:i/>
          <w:noProof/>
        </w:rPr>
        <w:t>FASEB J</w:t>
      </w:r>
      <w:r w:rsidRPr="00471A00">
        <w:rPr>
          <w:rFonts w:ascii="Cambria" w:hAnsi="Cambria"/>
          <w:noProof/>
        </w:rPr>
        <w:t xml:space="preserve"> </w:t>
      </w:r>
      <w:r w:rsidRPr="00471A00">
        <w:rPr>
          <w:rFonts w:ascii="Cambria" w:hAnsi="Cambria"/>
          <w:b/>
          <w:noProof/>
        </w:rPr>
        <w:t>5</w:t>
      </w:r>
      <w:r w:rsidRPr="00471A00">
        <w:rPr>
          <w:rFonts w:ascii="Cambria" w:hAnsi="Cambria"/>
          <w:noProof/>
        </w:rPr>
        <w:t>: 2361-2368.</w:t>
      </w:r>
    </w:p>
    <w:p w14:paraId="1E811481" w14:textId="77777777" w:rsidR="00471A00" w:rsidRPr="00471A00" w:rsidRDefault="00471A00" w:rsidP="00471A00">
      <w:pPr>
        <w:jc w:val="both"/>
        <w:rPr>
          <w:rFonts w:ascii="Cambria" w:hAnsi="Cambria"/>
          <w:noProof/>
        </w:rPr>
      </w:pPr>
      <w:r w:rsidRPr="00471A00">
        <w:rPr>
          <w:rFonts w:ascii="Cambria" w:hAnsi="Cambria"/>
          <w:noProof/>
        </w:rPr>
        <w:t xml:space="preserve">Daly, TJ, Cook, KS, Gray, GS, Maione, TE, Rusche, JR (1989) Specific binding of HIV-1 recombinant Rev protein to the Rev-responsive element in vitro.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342</w:t>
      </w:r>
      <w:r w:rsidRPr="00471A00">
        <w:rPr>
          <w:rFonts w:ascii="Cambria" w:hAnsi="Cambria"/>
          <w:noProof/>
        </w:rPr>
        <w:t>: 816-819.</w:t>
      </w:r>
    </w:p>
    <w:p w14:paraId="58FC68E3" w14:textId="77777777" w:rsidR="00471A00" w:rsidRPr="00471A00" w:rsidRDefault="00471A00" w:rsidP="00471A00">
      <w:pPr>
        <w:jc w:val="both"/>
        <w:rPr>
          <w:rFonts w:ascii="Cambria" w:hAnsi="Cambria"/>
          <w:noProof/>
        </w:rPr>
      </w:pPr>
      <w:r w:rsidRPr="00471A00">
        <w:rPr>
          <w:rFonts w:ascii="Cambria" w:hAnsi="Cambria"/>
          <w:noProof/>
        </w:rPr>
        <w:t xml:space="preserve">Damond, F, Worobey, M, Campa, P, Farfara, I, Colin, G, Matheron, S, Brun-Vézinet, Ft, Robertson, DL, Simon, Ft (2004) Identification of a highly divergent HIV type 2 and proposal for a change in HIV type 2 classification. </w:t>
      </w:r>
      <w:r w:rsidRPr="00471A00">
        <w:rPr>
          <w:rFonts w:ascii="Cambria" w:hAnsi="Cambria"/>
          <w:i/>
          <w:noProof/>
        </w:rPr>
        <w:t>AIDS research and human retroviruses</w:t>
      </w:r>
      <w:r w:rsidRPr="00471A00">
        <w:rPr>
          <w:rFonts w:ascii="Cambria" w:hAnsi="Cambria"/>
          <w:noProof/>
        </w:rPr>
        <w:t xml:space="preserve"> </w:t>
      </w:r>
      <w:r w:rsidRPr="00471A00">
        <w:rPr>
          <w:rFonts w:ascii="Cambria" w:hAnsi="Cambria"/>
          <w:b/>
          <w:noProof/>
        </w:rPr>
        <w:t>20</w:t>
      </w:r>
      <w:r w:rsidRPr="00471A00">
        <w:rPr>
          <w:rFonts w:ascii="Cambria" w:hAnsi="Cambria"/>
          <w:noProof/>
        </w:rPr>
        <w:t>: 666–672.</w:t>
      </w:r>
    </w:p>
    <w:p w14:paraId="6650A601" w14:textId="77777777" w:rsidR="00471A00" w:rsidRPr="00471A00" w:rsidRDefault="00471A00" w:rsidP="00471A00">
      <w:pPr>
        <w:jc w:val="both"/>
        <w:rPr>
          <w:rFonts w:ascii="Cambria" w:hAnsi="Cambria"/>
          <w:noProof/>
        </w:rPr>
      </w:pPr>
      <w:r w:rsidRPr="00471A00">
        <w:rPr>
          <w:rFonts w:ascii="Cambria" w:hAnsi="Cambria"/>
          <w:noProof/>
        </w:rPr>
        <w:t xml:space="preserve">Darke, PL, Nutt, RF, Brady, SF, Garsky, VM, Ciccarone, TM, Leu, C-T, Lumma, PK, Freidinger, RM, Veber, DF, Sigal, IS (1988a) HIV-1 protease specificity of peptide cleavage is sufficient for processing of gag and pol polyproteins. </w:t>
      </w:r>
      <w:r w:rsidRPr="00471A00">
        <w:rPr>
          <w:rFonts w:ascii="Cambria" w:hAnsi="Cambria"/>
          <w:i/>
          <w:noProof/>
        </w:rPr>
        <w:t>Biochemical and Biophysical Research Communications</w:t>
      </w:r>
      <w:r w:rsidRPr="00471A00">
        <w:rPr>
          <w:rFonts w:ascii="Cambria" w:hAnsi="Cambria"/>
          <w:noProof/>
        </w:rPr>
        <w:t xml:space="preserve"> </w:t>
      </w:r>
      <w:r w:rsidRPr="00471A00">
        <w:rPr>
          <w:rFonts w:ascii="Cambria" w:hAnsi="Cambria"/>
          <w:b/>
          <w:noProof/>
        </w:rPr>
        <w:t>156</w:t>
      </w:r>
      <w:r w:rsidRPr="00471A00">
        <w:rPr>
          <w:rFonts w:ascii="Cambria" w:hAnsi="Cambria"/>
          <w:noProof/>
        </w:rPr>
        <w:t>: 297-303.</w:t>
      </w:r>
    </w:p>
    <w:p w14:paraId="3EFD5087" w14:textId="77777777" w:rsidR="00471A00" w:rsidRPr="00471A00" w:rsidRDefault="00471A00" w:rsidP="00471A00">
      <w:pPr>
        <w:jc w:val="both"/>
        <w:rPr>
          <w:rFonts w:ascii="Cambria" w:hAnsi="Cambria"/>
          <w:noProof/>
        </w:rPr>
      </w:pPr>
      <w:r w:rsidRPr="00471A00">
        <w:rPr>
          <w:rFonts w:ascii="Cambria" w:hAnsi="Cambria"/>
          <w:noProof/>
        </w:rPr>
        <w:t xml:space="preserve">Darke, PL, Nutt, RF, Brady, SF, Garsky, VM, Ciccarone, TM, Leu, CT, Lumma, PK, Freidinger, RM, Veber, DF, Sigal, IS (1988b) HIV-1 protease specificity of peptide cleavage is sufficient for processing of gag and pol polyproteins. </w:t>
      </w:r>
      <w:r w:rsidRPr="00471A00">
        <w:rPr>
          <w:rFonts w:ascii="Cambria" w:hAnsi="Cambria"/>
          <w:i/>
          <w:noProof/>
        </w:rPr>
        <w:t>Biochem Biophys Res Commun</w:t>
      </w:r>
      <w:r w:rsidRPr="00471A00">
        <w:rPr>
          <w:rFonts w:ascii="Cambria" w:hAnsi="Cambria"/>
          <w:noProof/>
        </w:rPr>
        <w:t xml:space="preserve"> </w:t>
      </w:r>
      <w:r w:rsidRPr="00471A00">
        <w:rPr>
          <w:rFonts w:ascii="Cambria" w:hAnsi="Cambria"/>
          <w:b/>
          <w:noProof/>
        </w:rPr>
        <w:t>156</w:t>
      </w:r>
      <w:r w:rsidRPr="00471A00">
        <w:rPr>
          <w:rFonts w:ascii="Cambria" w:hAnsi="Cambria"/>
          <w:noProof/>
        </w:rPr>
        <w:t>: 297-303.</w:t>
      </w:r>
    </w:p>
    <w:p w14:paraId="17070E8E" w14:textId="77777777" w:rsidR="00471A00" w:rsidRPr="00471A00" w:rsidRDefault="00471A00" w:rsidP="00471A00">
      <w:pPr>
        <w:jc w:val="both"/>
        <w:rPr>
          <w:rFonts w:ascii="Cambria" w:hAnsi="Cambria"/>
          <w:noProof/>
        </w:rPr>
      </w:pPr>
      <w:r w:rsidRPr="00471A00">
        <w:rPr>
          <w:rFonts w:ascii="Cambria" w:hAnsi="Cambria"/>
          <w:noProof/>
        </w:rPr>
        <w:t xml:space="preserve">Davey, NE, Travé, G, Gibson, TJ (2011) How viruses hijack cell regulation. </w:t>
      </w:r>
      <w:r w:rsidRPr="00471A00">
        <w:rPr>
          <w:rFonts w:ascii="Cambria" w:hAnsi="Cambria"/>
          <w:i/>
          <w:noProof/>
        </w:rPr>
        <w:t>Trends in Biochemical Sciences</w:t>
      </w:r>
      <w:r w:rsidRPr="00471A00">
        <w:rPr>
          <w:rFonts w:ascii="Cambria" w:hAnsi="Cambria"/>
          <w:noProof/>
        </w:rPr>
        <w:t xml:space="preserve"> </w:t>
      </w:r>
      <w:r w:rsidRPr="00471A00">
        <w:rPr>
          <w:rFonts w:ascii="Cambria" w:hAnsi="Cambria"/>
          <w:b/>
          <w:noProof/>
        </w:rPr>
        <w:t>36</w:t>
      </w:r>
      <w:r w:rsidRPr="00471A00">
        <w:rPr>
          <w:rFonts w:ascii="Cambria" w:hAnsi="Cambria"/>
          <w:noProof/>
        </w:rPr>
        <w:t>: 159-169.</w:t>
      </w:r>
    </w:p>
    <w:p w14:paraId="04C62A51" w14:textId="77777777" w:rsidR="00471A00" w:rsidRPr="00471A00" w:rsidRDefault="00471A00" w:rsidP="00471A00">
      <w:pPr>
        <w:jc w:val="both"/>
        <w:rPr>
          <w:rFonts w:ascii="Cambria" w:hAnsi="Cambria"/>
          <w:noProof/>
        </w:rPr>
      </w:pPr>
      <w:r w:rsidRPr="00471A00">
        <w:rPr>
          <w:rFonts w:ascii="Cambria" w:hAnsi="Cambria"/>
          <w:noProof/>
        </w:rPr>
        <w:t xml:space="preserve">Davies, JF, Hostomska, Z, Hostomsky, Z, Jordan, Matthews, DA (1991) Crystal structure of the ribonuclease H domain of HIV-1 reverse transcriptase.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252</w:t>
      </w:r>
      <w:r w:rsidRPr="00471A00">
        <w:rPr>
          <w:rFonts w:ascii="Cambria" w:hAnsi="Cambria"/>
          <w:noProof/>
        </w:rPr>
        <w:t>: 88-95.</w:t>
      </w:r>
    </w:p>
    <w:p w14:paraId="415218E7" w14:textId="77777777" w:rsidR="00471A00" w:rsidRPr="00471A00" w:rsidRDefault="00471A00" w:rsidP="00471A00">
      <w:pPr>
        <w:jc w:val="both"/>
        <w:rPr>
          <w:rFonts w:ascii="Cambria" w:hAnsi="Cambria"/>
          <w:noProof/>
        </w:rPr>
      </w:pPr>
      <w:r w:rsidRPr="00471A00">
        <w:rPr>
          <w:rFonts w:ascii="Cambria" w:hAnsi="Cambria"/>
          <w:noProof/>
        </w:rPr>
        <w:t xml:space="preserve">Dawson, L, Yu, X-F (1998) The Role of Nucleocapsid of HIV-1 in Virus Assembly. </w:t>
      </w:r>
      <w:r w:rsidRPr="00471A00">
        <w:rPr>
          <w:rFonts w:ascii="Cambria" w:hAnsi="Cambria"/>
          <w:i/>
          <w:noProof/>
        </w:rPr>
        <w:t>Virology</w:t>
      </w:r>
      <w:r w:rsidRPr="00471A00">
        <w:rPr>
          <w:rFonts w:ascii="Cambria" w:hAnsi="Cambria"/>
          <w:noProof/>
        </w:rPr>
        <w:t xml:space="preserve"> </w:t>
      </w:r>
      <w:r w:rsidRPr="00471A00">
        <w:rPr>
          <w:rFonts w:ascii="Cambria" w:hAnsi="Cambria"/>
          <w:b/>
          <w:noProof/>
        </w:rPr>
        <w:t>251</w:t>
      </w:r>
      <w:r w:rsidRPr="00471A00">
        <w:rPr>
          <w:rFonts w:ascii="Cambria" w:hAnsi="Cambria"/>
          <w:noProof/>
        </w:rPr>
        <w:t>: 141-157.</w:t>
      </w:r>
    </w:p>
    <w:p w14:paraId="05922798" w14:textId="77777777" w:rsidR="00471A00" w:rsidRPr="00471A00" w:rsidRDefault="00471A00" w:rsidP="00471A00">
      <w:pPr>
        <w:jc w:val="both"/>
        <w:rPr>
          <w:rFonts w:ascii="Cambria" w:hAnsi="Cambria"/>
          <w:noProof/>
        </w:rPr>
      </w:pPr>
      <w:r w:rsidRPr="00471A00">
        <w:rPr>
          <w:rFonts w:ascii="Cambria" w:hAnsi="Cambria"/>
          <w:noProof/>
        </w:rPr>
        <w:t xml:space="preserve">De Clercq, E (1996) Non-nucleoside reverse transcriptase inhibitors (NNRTIs) for the treatment of human immunodeficiency virus type 1 (HIV-1) infections: Strategies to overcome drug resistance development. </w:t>
      </w:r>
      <w:r w:rsidRPr="00471A00">
        <w:rPr>
          <w:rFonts w:ascii="Cambria" w:hAnsi="Cambria"/>
          <w:i/>
          <w:noProof/>
        </w:rPr>
        <w:t>Medicinal Research Reviews</w:t>
      </w:r>
      <w:r w:rsidRPr="00471A00">
        <w:rPr>
          <w:rFonts w:ascii="Cambria" w:hAnsi="Cambria"/>
          <w:noProof/>
        </w:rPr>
        <w:t xml:space="preserve"> </w:t>
      </w:r>
      <w:r w:rsidRPr="00471A00">
        <w:rPr>
          <w:rFonts w:ascii="Cambria" w:hAnsi="Cambria"/>
          <w:b/>
          <w:noProof/>
        </w:rPr>
        <w:t>16</w:t>
      </w:r>
      <w:r w:rsidRPr="00471A00">
        <w:rPr>
          <w:rFonts w:ascii="Cambria" w:hAnsi="Cambria"/>
          <w:noProof/>
        </w:rPr>
        <w:t>: 125–157.</w:t>
      </w:r>
    </w:p>
    <w:p w14:paraId="5305A53E" w14:textId="77777777" w:rsidR="00471A00" w:rsidRPr="00471A00" w:rsidRDefault="00471A00" w:rsidP="00471A00">
      <w:pPr>
        <w:jc w:val="both"/>
        <w:rPr>
          <w:rFonts w:ascii="Cambria" w:hAnsi="Cambria"/>
          <w:noProof/>
        </w:rPr>
      </w:pPr>
      <w:r w:rsidRPr="00471A00">
        <w:rPr>
          <w:rFonts w:ascii="Cambria" w:hAnsi="Cambria"/>
          <w:noProof/>
        </w:rPr>
        <w:t xml:space="preserve">De Clercq, E (2002) Strategies in the design of antiviral drugs. </w:t>
      </w:r>
      <w:r w:rsidRPr="00471A00">
        <w:rPr>
          <w:rFonts w:ascii="Cambria" w:hAnsi="Cambria"/>
          <w:i/>
          <w:noProof/>
        </w:rPr>
        <w:t>Nature Reviews Drug Discovery</w:t>
      </w:r>
      <w:r w:rsidRPr="00471A00">
        <w:rPr>
          <w:rFonts w:ascii="Cambria" w:hAnsi="Cambria"/>
          <w:noProof/>
        </w:rPr>
        <w:t xml:space="preserve"> </w:t>
      </w:r>
      <w:r w:rsidRPr="00471A00">
        <w:rPr>
          <w:rFonts w:ascii="Cambria" w:hAnsi="Cambria"/>
          <w:b/>
          <w:noProof/>
        </w:rPr>
        <w:t>1</w:t>
      </w:r>
      <w:r w:rsidRPr="00471A00">
        <w:rPr>
          <w:rFonts w:ascii="Cambria" w:hAnsi="Cambria"/>
          <w:noProof/>
        </w:rPr>
        <w:t>: 13-25.</w:t>
      </w:r>
    </w:p>
    <w:p w14:paraId="1AA1301D" w14:textId="77777777" w:rsidR="00471A00" w:rsidRPr="00471A00" w:rsidRDefault="00471A00" w:rsidP="00471A00">
      <w:pPr>
        <w:jc w:val="both"/>
        <w:rPr>
          <w:rFonts w:ascii="Cambria" w:hAnsi="Cambria"/>
          <w:noProof/>
        </w:rPr>
      </w:pPr>
      <w:r w:rsidRPr="00471A00">
        <w:rPr>
          <w:rFonts w:ascii="Cambria" w:hAnsi="Cambria"/>
          <w:noProof/>
        </w:rPr>
        <w:t>De Clercq, E (2005a) Emerging anti-HIV drugs.</w:t>
      </w:r>
    </w:p>
    <w:p w14:paraId="34BF944A" w14:textId="77777777" w:rsidR="00471A00" w:rsidRPr="00471A00" w:rsidRDefault="00471A00" w:rsidP="00471A00">
      <w:pPr>
        <w:jc w:val="both"/>
        <w:rPr>
          <w:rFonts w:ascii="Cambria" w:hAnsi="Cambria"/>
          <w:noProof/>
        </w:rPr>
      </w:pPr>
      <w:r w:rsidRPr="00471A00">
        <w:rPr>
          <w:rFonts w:ascii="Cambria" w:hAnsi="Cambria"/>
          <w:noProof/>
        </w:rPr>
        <w:t xml:space="preserve">De Clercq, E (2005b) New Approaches toward Anti-HIV Chemotherapy‡. </w:t>
      </w:r>
      <w:r w:rsidRPr="00471A00">
        <w:rPr>
          <w:rFonts w:ascii="Cambria" w:hAnsi="Cambria"/>
          <w:i/>
          <w:noProof/>
        </w:rPr>
        <w:t>Journal of Medicinal Chemistry</w:t>
      </w:r>
      <w:r w:rsidRPr="00471A00">
        <w:rPr>
          <w:rFonts w:ascii="Cambria" w:hAnsi="Cambria"/>
          <w:noProof/>
        </w:rPr>
        <w:t xml:space="preserve"> </w:t>
      </w:r>
      <w:r w:rsidRPr="00471A00">
        <w:rPr>
          <w:rFonts w:ascii="Cambria" w:hAnsi="Cambria"/>
          <w:b/>
          <w:noProof/>
        </w:rPr>
        <w:t>48</w:t>
      </w:r>
      <w:r w:rsidRPr="00471A00">
        <w:rPr>
          <w:rFonts w:ascii="Cambria" w:hAnsi="Cambria"/>
          <w:noProof/>
        </w:rPr>
        <w:t>: 1297-1313.</w:t>
      </w:r>
    </w:p>
    <w:p w14:paraId="34A8A6DC" w14:textId="77777777" w:rsidR="00471A00" w:rsidRPr="00471A00" w:rsidRDefault="00471A00" w:rsidP="00471A00">
      <w:pPr>
        <w:jc w:val="both"/>
        <w:rPr>
          <w:rFonts w:ascii="Cambria" w:hAnsi="Cambria"/>
          <w:noProof/>
        </w:rPr>
      </w:pPr>
      <w:r w:rsidRPr="00471A00">
        <w:rPr>
          <w:rFonts w:ascii="Cambria" w:hAnsi="Cambria"/>
          <w:noProof/>
        </w:rPr>
        <w:t xml:space="preserve">De Clercq, E (2009) Anti-HIV drugs: 25 compounds approved within 25 years after the discovery of HIV. </w:t>
      </w:r>
      <w:r w:rsidRPr="00471A00">
        <w:rPr>
          <w:rFonts w:ascii="Cambria" w:hAnsi="Cambria"/>
          <w:i/>
          <w:noProof/>
        </w:rPr>
        <w:t>International journal of antimicrobial agents</w:t>
      </w:r>
      <w:r w:rsidRPr="00471A00">
        <w:rPr>
          <w:rFonts w:ascii="Cambria" w:hAnsi="Cambria"/>
          <w:noProof/>
        </w:rPr>
        <w:t xml:space="preserve"> </w:t>
      </w:r>
      <w:r w:rsidRPr="00471A00">
        <w:rPr>
          <w:rFonts w:ascii="Cambria" w:hAnsi="Cambria"/>
          <w:b/>
          <w:noProof/>
        </w:rPr>
        <w:t>33</w:t>
      </w:r>
      <w:r w:rsidRPr="00471A00">
        <w:rPr>
          <w:rFonts w:ascii="Cambria" w:hAnsi="Cambria"/>
          <w:noProof/>
        </w:rPr>
        <w:t>: 307–320.</w:t>
      </w:r>
    </w:p>
    <w:p w14:paraId="451626CE" w14:textId="77777777" w:rsidR="00471A00" w:rsidRPr="00471A00" w:rsidRDefault="00471A00" w:rsidP="00471A00">
      <w:pPr>
        <w:jc w:val="both"/>
        <w:rPr>
          <w:rFonts w:ascii="Cambria" w:hAnsi="Cambria"/>
          <w:noProof/>
        </w:rPr>
      </w:pPr>
      <w:r w:rsidRPr="00471A00">
        <w:rPr>
          <w:rFonts w:ascii="Cambria" w:hAnsi="Cambria"/>
          <w:noProof/>
        </w:rPr>
        <w:t xml:space="preserve">Decroly, E, Vandenbranden, M, Ruysschaert, JM, Cogniaux, J, Jacob, GS, Howard, SC, Marshall, G, Kompelli, A, Basak, A, Jean, F (1994) The convertases furin and PC1 can both cleave the human immunodeficiency virus (HIV)-1 envelope glycoprotein gp160 into gp120 (HIV-1 SU) and gp41 (HIV-I TM). </w:t>
      </w:r>
      <w:r w:rsidRPr="00471A00">
        <w:rPr>
          <w:rFonts w:ascii="Cambria" w:hAnsi="Cambria"/>
          <w:i/>
          <w:noProof/>
        </w:rPr>
        <w:t>Journal of Biological Chemistry</w:t>
      </w:r>
      <w:r w:rsidRPr="00471A00">
        <w:rPr>
          <w:rFonts w:ascii="Cambria" w:hAnsi="Cambria"/>
          <w:noProof/>
        </w:rPr>
        <w:t xml:space="preserve"> </w:t>
      </w:r>
      <w:r w:rsidRPr="00471A00">
        <w:rPr>
          <w:rFonts w:ascii="Cambria" w:hAnsi="Cambria"/>
          <w:b/>
          <w:noProof/>
        </w:rPr>
        <w:t>269</w:t>
      </w:r>
      <w:r w:rsidRPr="00471A00">
        <w:rPr>
          <w:rFonts w:ascii="Cambria" w:hAnsi="Cambria"/>
          <w:noProof/>
        </w:rPr>
        <w:t>: 12240-12247.</w:t>
      </w:r>
    </w:p>
    <w:p w14:paraId="7DDB815A" w14:textId="77777777" w:rsidR="00471A00" w:rsidRPr="00471A00" w:rsidRDefault="00471A00" w:rsidP="00471A00">
      <w:pPr>
        <w:jc w:val="both"/>
        <w:rPr>
          <w:rFonts w:ascii="Cambria" w:hAnsi="Cambria"/>
          <w:noProof/>
        </w:rPr>
      </w:pPr>
      <w:r w:rsidRPr="00471A00">
        <w:rPr>
          <w:rFonts w:ascii="Cambria" w:hAnsi="Cambria"/>
          <w:noProof/>
        </w:rPr>
        <w:t xml:space="preserve">Delwart, E, Magierowska, M, Royz, M, Foley, B, Peddada, L, Smith, R, Heldebrant, C, Conrad, A, Busch, M (2002) Homogeneous quasispecies in 16 out of 17 individuals during very early HIV-1 primary infection. </w:t>
      </w:r>
      <w:r w:rsidRPr="00471A00">
        <w:rPr>
          <w:rFonts w:ascii="Cambria" w:hAnsi="Cambria"/>
          <w:i/>
          <w:noProof/>
        </w:rPr>
        <w:t>AIDS</w:t>
      </w:r>
      <w:r w:rsidRPr="00471A00">
        <w:rPr>
          <w:rFonts w:ascii="Cambria" w:hAnsi="Cambria"/>
          <w:noProof/>
        </w:rPr>
        <w:t xml:space="preserve"> </w:t>
      </w:r>
      <w:r w:rsidRPr="00471A00">
        <w:rPr>
          <w:rFonts w:ascii="Cambria" w:hAnsi="Cambria"/>
          <w:b/>
          <w:noProof/>
        </w:rPr>
        <w:t>16</w:t>
      </w:r>
      <w:r w:rsidRPr="00471A00">
        <w:rPr>
          <w:rFonts w:ascii="Cambria" w:hAnsi="Cambria"/>
          <w:noProof/>
        </w:rPr>
        <w:t>: 189-195.</w:t>
      </w:r>
    </w:p>
    <w:p w14:paraId="68FE55B3" w14:textId="77777777" w:rsidR="00471A00" w:rsidRPr="00471A00" w:rsidRDefault="00471A00" w:rsidP="00471A00">
      <w:pPr>
        <w:jc w:val="both"/>
        <w:rPr>
          <w:rFonts w:ascii="Cambria" w:hAnsi="Cambria"/>
          <w:noProof/>
        </w:rPr>
      </w:pPr>
      <w:r w:rsidRPr="00471A00">
        <w:rPr>
          <w:rFonts w:ascii="Cambria" w:hAnsi="Cambria"/>
          <w:noProof/>
        </w:rPr>
        <w:t xml:space="preserve">Demirov, DG, Orenstein, JM, Freed, EO (2002) The late domain of human immunodeficiency virus type 1 p6 promotes virus release in a cell type-dependent manner.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76</w:t>
      </w:r>
      <w:r w:rsidRPr="00471A00">
        <w:rPr>
          <w:rFonts w:ascii="Cambria" w:hAnsi="Cambria"/>
          <w:noProof/>
        </w:rPr>
        <w:t>: 105-117.</w:t>
      </w:r>
    </w:p>
    <w:p w14:paraId="002AA58C" w14:textId="77777777" w:rsidR="00471A00" w:rsidRPr="00471A00" w:rsidRDefault="00471A00" w:rsidP="00471A00">
      <w:pPr>
        <w:jc w:val="both"/>
        <w:rPr>
          <w:rFonts w:ascii="Cambria" w:hAnsi="Cambria"/>
          <w:noProof/>
        </w:rPr>
      </w:pPr>
      <w:r w:rsidRPr="00471A00">
        <w:rPr>
          <w:rFonts w:ascii="Cambria" w:hAnsi="Cambria"/>
          <w:noProof/>
        </w:rPr>
        <w:t xml:space="preserve">di Marzo Veronese, F, Reitz, MS, Jr., Gupta, G, Robert-Guroff, M, Boyer-Thompson, C, Louie, A, Gallo, RC, Lusso, P (1993) Loss of a neutralizing epitope by a spontaneous point mutation in the V3 loop of HIV-1 isolated from an infected laboratory worker. </w:t>
      </w:r>
      <w:r w:rsidRPr="00471A00">
        <w:rPr>
          <w:rFonts w:ascii="Cambria" w:hAnsi="Cambria"/>
          <w:i/>
          <w:noProof/>
        </w:rPr>
        <w:t>J Biol Chem</w:t>
      </w:r>
      <w:r w:rsidRPr="00471A00">
        <w:rPr>
          <w:rFonts w:ascii="Cambria" w:hAnsi="Cambria"/>
          <w:noProof/>
        </w:rPr>
        <w:t xml:space="preserve"> </w:t>
      </w:r>
      <w:r w:rsidRPr="00471A00">
        <w:rPr>
          <w:rFonts w:ascii="Cambria" w:hAnsi="Cambria"/>
          <w:b/>
          <w:noProof/>
        </w:rPr>
        <w:t>268</w:t>
      </w:r>
      <w:r w:rsidRPr="00471A00">
        <w:rPr>
          <w:rFonts w:ascii="Cambria" w:hAnsi="Cambria"/>
          <w:noProof/>
        </w:rPr>
        <w:t>: 25894-25901.</w:t>
      </w:r>
    </w:p>
    <w:p w14:paraId="7F1DA673" w14:textId="77777777" w:rsidR="00471A00" w:rsidRPr="00471A00" w:rsidRDefault="00471A00" w:rsidP="00471A00">
      <w:pPr>
        <w:jc w:val="both"/>
        <w:rPr>
          <w:rFonts w:ascii="Cambria" w:hAnsi="Cambria"/>
          <w:noProof/>
        </w:rPr>
      </w:pPr>
      <w:r w:rsidRPr="00471A00">
        <w:rPr>
          <w:rFonts w:ascii="Cambria" w:hAnsi="Cambria"/>
          <w:noProof/>
        </w:rPr>
        <w:t xml:space="preserve">Dismuke, DJ, Aiken, C (2006) Evidence for a functional link between uncoating of the human immunodeficiency virus type 1 core and nuclear import of the viral preintegration complex.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80</w:t>
      </w:r>
      <w:r w:rsidRPr="00471A00">
        <w:rPr>
          <w:rFonts w:ascii="Cambria" w:hAnsi="Cambria"/>
          <w:noProof/>
        </w:rPr>
        <w:t>: 3712-3720.</w:t>
      </w:r>
    </w:p>
    <w:p w14:paraId="2F878BA2" w14:textId="77777777" w:rsidR="00471A00" w:rsidRPr="00471A00" w:rsidRDefault="00471A00" w:rsidP="00471A00">
      <w:pPr>
        <w:jc w:val="both"/>
        <w:rPr>
          <w:rFonts w:ascii="Cambria" w:hAnsi="Cambria"/>
          <w:noProof/>
        </w:rPr>
      </w:pPr>
      <w:r w:rsidRPr="00471A00">
        <w:rPr>
          <w:rFonts w:ascii="Cambria" w:hAnsi="Cambria"/>
          <w:noProof/>
        </w:rPr>
        <w:t xml:space="preserve">Dong, X, Li, H, Derdowski, A, Ding, L, Burnett, A, Chen, X, Peters, TR, Dermody, TS, Woodruff, E, Wang, JJ, Spearman, P (2005) AP-3 directs the intracellular trafficking of HIV-1 Gag and plays a key role in particle assembly. </w:t>
      </w:r>
      <w:r w:rsidRPr="00471A00">
        <w:rPr>
          <w:rFonts w:ascii="Cambria" w:hAnsi="Cambria"/>
          <w:i/>
          <w:noProof/>
        </w:rPr>
        <w:t>Cell</w:t>
      </w:r>
      <w:r w:rsidRPr="00471A00">
        <w:rPr>
          <w:rFonts w:ascii="Cambria" w:hAnsi="Cambria"/>
          <w:noProof/>
        </w:rPr>
        <w:t xml:space="preserve"> </w:t>
      </w:r>
      <w:r w:rsidRPr="00471A00">
        <w:rPr>
          <w:rFonts w:ascii="Cambria" w:hAnsi="Cambria"/>
          <w:b/>
          <w:noProof/>
        </w:rPr>
        <w:t>120</w:t>
      </w:r>
      <w:r w:rsidRPr="00471A00">
        <w:rPr>
          <w:rFonts w:ascii="Cambria" w:hAnsi="Cambria"/>
          <w:noProof/>
        </w:rPr>
        <w:t>: 663-674.</w:t>
      </w:r>
    </w:p>
    <w:p w14:paraId="7E047F78" w14:textId="77777777" w:rsidR="00471A00" w:rsidRPr="00471A00" w:rsidRDefault="00471A00" w:rsidP="00471A00">
      <w:pPr>
        <w:jc w:val="both"/>
        <w:rPr>
          <w:rFonts w:ascii="Cambria" w:hAnsi="Cambria"/>
          <w:noProof/>
        </w:rPr>
      </w:pPr>
      <w:r w:rsidRPr="00471A00">
        <w:rPr>
          <w:rFonts w:ascii="Cambria" w:hAnsi="Cambria"/>
          <w:noProof/>
        </w:rPr>
        <w:t xml:space="preserve">Droege, M, Hill, B (2008) The Genome Sequencer FLX System--longer reads, more applications, straight forward bioinformatics and more complete data sets. </w:t>
      </w:r>
      <w:r w:rsidRPr="00471A00">
        <w:rPr>
          <w:rFonts w:ascii="Cambria" w:hAnsi="Cambria"/>
          <w:i/>
          <w:noProof/>
        </w:rPr>
        <w:t>J Biotechnol</w:t>
      </w:r>
      <w:r w:rsidRPr="00471A00">
        <w:rPr>
          <w:rFonts w:ascii="Cambria" w:hAnsi="Cambria"/>
          <w:noProof/>
        </w:rPr>
        <w:t xml:space="preserve"> </w:t>
      </w:r>
      <w:r w:rsidRPr="00471A00">
        <w:rPr>
          <w:rFonts w:ascii="Cambria" w:hAnsi="Cambria"/>
          <w:b/>
          <w:noProof/>
        </w:rPr>
        <w:t>136</w:t>
      </w:r>
      <w:r w:rsidRPr="00471A00">
        <w:rPr>
          <w:rFonts w:ascii="Cambria" w:hAnsi="Cambria"/>
          <w:noProof/>
        </w:rPr>
        <w:t>: 3-10.</w:t>
      </w:r>
    </w:p>
    <w:p w14:paraId="0D9B1296" w14:textId="77777777" w:rsidR="00471A00" w:rsidRPr="00471A00" w:rsidRDefault="00471A00" w:rsidP="00471A00">
      <w:pPr>
        <w:jc w:val="both"/>
        <w:rPr>
          <w:rFonts w:ascii="Cambria" w:hAnsi="Cambria"/>
          <w:noProof/>
        </w:rPr>
      </w:pPr>
      <w:r w:rsidRPr="00471A00">
        <w:rPr>
          <w:rFonts w:ascii="Cambria" w:hAnsi="Cambria"/>
          <w:noProof/>
        </w:rPr>
        <w:t xml:space="preserve">Duffalo, ML, James, CW (2003) Enfuvirtide: A Novel Agent for the Treatment of HIV-1 Infection. </w:t>
      </w:r>
      <w:r w:rsidRPr="00471A00">
        <w:rPr>
          <w:rFonts w:ascii="Cambria" w:hAnsi="Cambria"/>
          <w:i/>
          <w:noProof/>
        </w:rPr>
        <w:t>The Annals of Pharmacotherapy</w:t>
      </w:r>
      <w:r w:rsidRPr="00471A00">
        <w:rPr>
          <w:rFonts w:ascii="Cambria" w:hAnsi="Cambria"/>
          <w:noProof/>
        </w:rPr>
        <w:t xml:space="preserve"> </w:t>
      </w:r>
      <w:r w:rsidRPr="00471A00">
        <w:rPr>
          <w:rFonts w:ascii="Cambria" w:hAnsi="Cambria"/>
          <w:b/>
          <w:noProof/>
        </w:rPr>
        <w:t>37</w:t>
      </w:r>
      <w:r w:rsidRPr="00471A00">
        <w:rPr>
          <w:rFonts w:ascii="Cambria" w:hAnsi="Cambria"/>
          <w:noProof/>
        </w:rPr>
        <w:t>: 1448-1456.</w:t>
      </w:r>
    </w:p>
    <w:p w14:paraId="1124BEDD" w14:textId="77777777" w:rsidR="00471A00" w:rsidRPr="00471A00" w:rsidRDefault="00471A00" w:rsidP="00471A00">
      <w:pPr>
        <w:jc w:val="both"/>
        <w:rPr>
          <w:rFonts w:ascii="Cambria" w:hAnsi="Cambria"/>
          <w:noProof/>
        </w:rPr>
      </w:pPr>
      <w:r w:rsidRPr="00471A00">
        <w:rPr>
          <w:rFonts w:ascii="Cambria" w:hAnsi="Cambria"/>
          <w:noProof/>
        </w:rPr>
        <w:t xml:space="preserve">Dumonceaux, J, Nisole, S, Chanel, C, Quivet, L, Amara, A, Baleux, F, Briand, P, Hazan, U (1998) Spontaneous mutations in the env gene of the human immunodeficiency virus type 1 NDK isolate are associated with a CD4-independent entry phenotype.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72</w:t>
      </w:r>
      <w:r w:rsidRPr="00471A00">
        <w:rPr>
          <w:rFonts w:ascii="Cambria" w:hAnsi="Cambria"/>
          <w:noProof/>
        </w:rPr>
        <w:t>: 512-519.</w:t>
      </w:r>
    </w:p>
    <w:p w14:paraId="49BAEADE" w14:textId="77777777" w:rsidR="00471A00" w:rsidRPr="00471A00" w:rsidRDefault="00471A00" w:rsidP="00471A00">
      <w:pPr>
        <w:jc w:val="both"/>
        <w:rPr>
          <w:rFonts w:ascii="Cambria" w:hAnsi="Cambria"/>
          <w:noProof/>
        </w:rPr>
      </w:pPr>
      <w:r w:rsidRPr="00471A00">
        <w:rPr>
          <w:rFonts w:ascii="Cambria" w:hAnsi="Cambria"/>
          <w:noProof/>
        </w:rPr>
        <w:t xml:space="preserve">Durant, J, Clevenbergh, P, Halfon, P, Delgiudice, P, Porsin, S, Simonet, P, Montagne, N, Boucher, CA, Schapiro, JM, Dellamonica, P (1999) Drug-resistance genotyping in HIV-1 therapy: the VIRADAPT randomised controlled trial. </w:t>
      </w:r>
      <w:r w:rsidRPr="00471A00">
        <w:rPr>
          <w:rFonts w:ascii="Cambria" w:hAnsi="Cambria"/>
          <w:i/>
          <w:noProof/>
        </w:rPr>
        <w:t>Lancet</w:t>
      </w:r>
      <w:r w:rsidRPr="00471A00">
        <w:rPr>
          <w:rFonts w:ascii="Cambria" w:hAnsi="Cambria"/>
          <w:noProof/>
        </w:rPr>
        <w:t xml:space="preserve"> </w:t>
      </w:r>
      <w:r w:rsidRPr="00471A00">
        <w:rPr>
          <w:rFonts w:ascii="Cambria" w:hAnsi="Cambria"/>
          <w:b/>
          <w:noProof/>
        </w:rPr>
        <w:t>353</w:t>
      </w:r>
      <w:r w:rsidRPr="00471A00">
        <w:rPr>
          <w:rFonts w:ascii="Cambria" w:hAnsi="Cambria"/>
          <w:noProof/>
        </w:rPr>
        <w:t>: 2195-2199.</w:t>
      </w:r>
    </w:p>
    <w:p w14:paraId="22D12489" w14:textId="77777777" w:rsidR="00471A00" w:rsidRPr="00471A00" w:rsidRDefault="00471A00" w:rsidP="00471A00">
      <w:pPr>
        <w:jc w:val="both"/>
        <w:rPr>
          <w:rFonts w:ascii="Cambria" w:hAnsi="Cambria"/>
          <w:noProof/>
        </w:rPr>
      </w:pPr>
      <w:r w:rsidRPr="00471A00">
        <w:rPr>
          <w:rFonts w:ascii="Cambria" w:hAnsi="Cambria"/>
          <w:noProof/>
        </w:rPr>
        <w:t xml:space="preserve">Dwyer, JJ, Hasan, A, Wilson, KL, White, JM, Matthews, TJ, Delmedico, MK (2003) The hydrophobic pocket contributes to the structural stability of the N-terminal coiled coil of HIV gp41 but is not required for six-helix bundle formation. </w:t>
      </w:r>
      <w:r w:rsidRPr="00471A00">
        <w:rPr>
          <w:rFonts w:ascii="Cambria" w:hAnsi="Cambria"/>
          <w:i/>
          <w:noProof/>
        </w:rPr>
        <w:t>Biochemistry</w:t>
      </w:r>
      <w:r w:rsidRPr="00471A00">
        <w:rPr>
          <w:rFonts w:ascii="Cambria" w:hAnsi="Cambria"/>
          <w:noProof/>
        </w:rPr>
        <w:t xml:space="preserve"> </w:t>
      </w:r>
      <w:r w:rsidRPr="00471A00">
        <w:rPr>
          <w:rFonts w:ascii="Cambria" w:hAnsi="Cambria"/>
          <w:b/>
          <w:noProof/>
        </w:rPr>
        <w:t>42</w:t>
      </w:r>
      <w:r w:rsidRPr="00471A00">
        <w:rPr>
          <w:rFonts w:ascii="Cambria" w:hAnsi="Cambria"/>
          <w:noProof/>
        </w:rPr>
        <w:t>: 4945-4953.</w:t>
      </w:r>
    </w:p>
    <w:p w14:paraId="4C736619" w14:textId="77777777" w:rsidR="00471A00" w:rsidRPr="00471A00" w:rsidRDefault="00471A00" w:rsidP="00471A00">
      <w:pPr>
        <w:jc w:val="both"/>
        <w:rPr>
          <w:rFonts w:ascii="Cambria" w:hAnsi="Cambria"/>
          <w:noProof/>
        </w:rPr>
      </w:pPr>
      <w:r w:rsidRPr="00471A00">
        <w:rPr>
          <w:rFonts w:ascii="Cambria" w:hAnsi="Cambria"/>
          <w:noProof/>
        </w:rPr>
        <w:t xml:space="preserve">Emiliani, S, Mousnier, A, Busschots, K, Maroun, M, Maele, BV, Tempé, D, Vandekerckhove, L, Moisant, F, Ben-Slama, L, Witvrouw, M, Christ, F, Rain, J-C, Dargemont, C, Debyser, Z, Benarous, R (2005) Integrase Mutants Defective for Interaction with LEDGF/p75 Are Impaired in Chromosome Tethering and HIV-1 Replication. </w:t>
      </w:r>
      <w:r w:rsidRPr="00471A00">
        <w:rPr>
          <w:rFonts w:ascii="Cambria" w:hAnsi="Cambria"/>
          <w:i/>
          <w:noProof/>
        </w:rPr>
        <w:t>Journal of Biological Chemistry</w:t>
      </w:r>
      <w:r w:rsidRPr="00471A00">
        <w:rPr>
          <w:rFonts w:ascii="Cambria" w:hAnsi="Cambria"/>
          <w:noProof/>
        </w:rPr>
        <w:t xml:space="preserve"> </w:t>
      </w:r>
      <w:r w:rsidRPr="00471A00">
        <w:rPr>
          <w:rFonts w:ascii="Cambria" w:hAnsi="Cambria"/>
          <w:b/>
          <w:noProof/>
        </w:rPr>
        <w:t>280</w:t>
      </w:r>
      <w:r w:rsidRPr="00471A00">
        <w:rPr>
          <w:rFonts w:ascii="Cambria" w:hAnsi="Cambria"/>
          <w:noProof/>
        </w:rPr>
        <w:t>: 25517-25523.</w:t>
      </w:r>
    </w:p>
    <w:p w14:paraId="0220AE1E" w14:textId="77777777" w:rsidR="00471A00" w:rsidRPr="00471A00" w:rsidRDefault="00471A00" w:rsidP="00471A00">
      <w:pPr>
        <w:jc w:val="both"/>
        <w:rPr>
          <w:rFonts w:ascii="Cambria" w:hAnsi="Cambria"/>
          <w:noProof/>
        </w:rPr>
      </w:pPr>
      <w:r w:rsidRPr="00471A00">
        <w:rPr>
          <w:rFonts w:ascii="Cambria" w:hAnsi="Cambria"/>
          <w:noProof/>
        </w:rPr>
        <w:t xml:space="preserve">ERICKSON-VIITANEN, S, MANFREDI, J, VIITANEN, P, TRIBE, DE, TRITCH, R, HUTCHISON III, CA, LOEB, DD, SWANSTROM, R (1989) Cleavage of HIV-1 gag polyprotein synthesized in vitro: sequential cleavage by the viral protease. </w:t>
      </w:r>
      <w:r w:rsidRPr="00471A00">
        <w:rPr>
          <w:rFonts w:ascii="Cambria" w:hAnsi="Cambria"/>
          <w:i/>
          <w:noProof/>
        </w:rPr>
        <w:t>AIDS research and human retroviruses</w:t>
      </w:r>
      <w:r w:rsidRPr="00471A00">
        <w:rPr>
          <w:rFonts w:ascii="Cambria" w:hAnsi="Cambria"/>
          <w:noProof/>
        </w:rPr>
        <w:t xml:space="preserve"> </w:t>
      </w:r>
      <w:r w:rsidRPr="00471A00">
        <w:rPr>
          <w:rFonts w:ascii="Cambria" w:hAnsi="Cambria"/>
          <w:b/>
          <w:noProof/>
        </w:rPr>
        <w:t>5</w:t>
      </w:r>
      <w:r w:rsidRPr="00471A00">
        <w:rPr>
          <w:rFonts w:ascii="Cambria" w:hAnsi="Cambria"/>
          <w:noProof/>
        </w:rPr>
        <w:t>: 577–591.</w:t>
      </w:r>
    </w:p>
    <w:p w14:paraId="3AC470FE" w14:textId="77777777" w:rsidR="00471A00" w:rsidRPr="00471A00" w:rsidRDefault="00471A00" w:rsidP="00471A00">
      <w:pPr>
        <w:jc w:val="both"/>
        <w:rPr>
          <w:rFonts w:ascii="Cambria" w:hAnsi="Cambria"/>
          <w:noProof/>
        </w:rPr>
      </w:pPr>
      <w:r w:rsidRPr="00471A00">
        <w:rPr>
          <w:rFonts w:ascii="Cambria" w:hAnsi="Cambria"/>
          <w:noProof/>
        </w:rPr>
        <w:t xml:space="preserve">Esnouf, R, Ren, J, Ross, C, Jones, Y, Stammers, D, Stuart, D (1995) Mechanism of inhibition of HIV-1 reverse transcriptase by non-nucleoside inhibitors. </w:t>
      </w:r>
      <w:r w:rsidRPr="00471A00">
        <w:rPr>
          <w:rFonts w:ascii="Cambria" w:hAnsi="Cambria"/>
          <w:i/>
          <w:noProof/>
        </w:rPr>
        <w:t>Nature Structural &amp; Molecular Biology</w:t>
      </w:r>
      <w:r w:rsidRPr="00471A00">
        <w:rPr>
          <w:rFonts w:ascii="Cambria" w:hAnsi="Cambria"/>
          <w:noProof/>
        </w:rPr>
        <w:t xml:space="preserve"> </w:t>
      </w:r>
      <w:r w:rsidRPr="00471A00">
        <w:rPr>
          <w:rFonts w:ascii="Cambria" w:hAnsi="Cambria"/>
          <w:b/>
          <w:noProof/>
        </w:rPr>
        <w:t>2</w:t>
      </w:r>
      <w:r w:rsidRPr="00471A00">
        <w:rPr>
          <w:rFonts w:ascii="Cambria" w:hAnsi="Cambria"/>
          <w:noProof/>
        </w:rPr>
        <w:t>: 303–308.</w:t>
      </w:r>
    </w:p>
    <w:p w14:paraId="1D2F8DAE" w14:textId="77777777" w:rsidR="00471A00" w:rsidRPr="00471A00" w:rsidRDefault="00471A00" w:rsidP="00471A00">
      <w:pPr>
        <w:jc w:val="both"/>
        <w:rPr>
          <w:rFonts w:ascii="Cambria" w:hAnsi="Cambria"/>
          <w:noProof/>
        </w:rPr>
      </w:pPr>
      <w:r w:rsidRPr="00471A00">
        <w:rPr>
          <w:rFonts w:ascii="Cambria" w:hAnsi="Cambria"/>
          <w:noProof/>
        </w:rPr>
        <w:t xml:space="preserve">Esparza, J, Bhamarapravati, N (2000) Accelerating the development and future availability of HIV-1 vaccines: why, when, where, and how? </w:t>
      </w:r>
      <w:r w:rsidRPr="00471A00">
        <w:rPr>
          <w:rFonts w:ascii="Cambria" w:hAnsi="Cambria"/>
          <w:i/>
          <w:noProof/>
        </w:rPr>
        <w:t>Lancet</w:t>
      </w:r>
      <w:r w:rsidRPr="00471A00">
        <w:rPr>
          <w:rFonts w:ascii="Cambria" w:hAnsi="Cambria"/>
          <w:noProof/>
        </w:rPr>
        <w:t xml:space="preserve"> </w:t>
      </w:r>
      <w:r w:rsidRPr="00471A00">
        <w:rPr>
          <w:rFonts w:ascii="Cambria" w:hAnsi="Cambria"/>
          <w:b/>
          <w:noProof/>
        </w:rPr>
        <w:t>355</w:t>
      </w:r>
      <w:r w:rsidRPr="00471A00">
        <w:rPr>
          <w:rFonts w:ascii="Cambria" w:hAnsi="Cambria"/>
          <w:noProof/>
        </w:rPr>
        <w:t>: 2061-2066.</w:t>
      </w:r>
    </w:p>
    <w:p w14:paraId="445B08AE" w14:textId="77777777" w:rsidR="00471A00" w:rsidRPr="00471A00" w:rsidRDefault="00471A00" w:rsidP="00471A00">
      <w:pPr>
        <w:jc w:val="both"/>
        <w:rPr>
          <w:rFonts w:ascii="Cambria" w:hAnsi="Cambria"/>
          <w:noProof/>
        </w:rPr>
      </w:pPr>
      <w:r w:rsidRPr="00471A00">
        <w:rPr>
          <w:rFonts w:ascii="Cambria" w:hAnsi="Cambria"/>
          <w:noProof/>
        </w:rPr>
        <w:t xml:space="preserve">Espeseth, AS, Felock, P, Wolfe, A, Witmer, M, Grobler, J, Anthony, N, Egbertson, M, Melamed, JY, Young, S, Hamill, T, Cole, JL, Hazuda, DJ (2000) HIV-1 integrase inhibitors that compete with the target DNA substrate define a unique strand transfer conformation for integrase.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97</w:t>
      </w:r>
      <w:r w:rsidRPr="00471A00">
        <w:rPr>
          <w:rFonts w:ascii="Cambria" w:hAnsi="Cambria"/>
          <w:noProof/>
        </w:rPr>
        <w:t>: 11244-11249.</w:t>
      </w:r>
    </w:p>
    <w:p w14:paraId="7368C516" w14:textId="77777777" w:rsidR="00471A00" w:rsidRPr="00471A00" w:rsidRDefault="00471A00" w:rsidP="00471A00">
      <w:pPr>
        <w:jc w:val="both"/>
        <w:rPr>
          <w:rFonts w:ascii="Cambria" w:hAnsi="Cambria"/>
          <w:noProof/>
        </w:rPr>
      </w:pPr>
      <w:r w:rsidRPr="00471A00">
        <w:rPr>
          <w:rFonts w:ascii="Cambria" w:hAnsi="Cambria"/>
          <w:noProof/>
        </w:rPr>
        <w:t xml:space="preserve">Ewing, B, Hillier, L, Wendl, MC, Green, P (1998) Base-calling of automated sequencer traces using phred. I. Accuracy assessment. </w:t>
      </w:r>
      <w:r w:rsidRPr="00471A00">
        <w:rPr>
          <w:rFonts w:ascii="Cambria" w:hAnsi="Cambria"/>
          <w:i/>
          <w:noProof/>
        </w:rPr>
        <w:t>Genome Res</w:t>
      </w:r>
      <w:r w:rsidRPr="00471A00">
        <w:rPr>
          <w:rFonts w:ascii="Cambria" w:hAnsi="Cambria"/>
          <w:noProof/>
        </w:rPr>
        <w:t xml:space="preserve"> </w:t>
      </w:r>
      <w:r w:rsidRPr="00471A00">
        <w:rPr>
          <w:rFonts w:ascii="Cambria" w:hAnsi="Cambria"/>
          <w:b/>
          <w:noProof/>
        </w:rPr>
        <w:t>8</w:t>
      </w:r>
      <w:r w:rsidRPr="00471A00">
        <w:rPr>
          <w:rFonts w:ascii="Cambria" w:hAnsi="Cambria"/>
          <w:noProof/>
        </w:rPr>
        <w:t>: 175-185.</w:t>
      </w:r>
    </w:p>
    <w:p w14:paraId="155DE0F2" w14:textId="77777777" w:rsidR="00471A00" w:rsidRPr="00471A00" w:rsidRDefault="00471A00" w:rsidP="00471A00">
      <w:pPr>
        <w:jc w:val="both"/>
        <w:rPr>
          <w:rFonts w:ascii="Cambria" w:hAnsi="Cambria"/>
          <w:noProof/>
        </w:rPr>
      </w:pPr>
      <w:r w:rsidRPr="00471A00">
        <w:rPr>
          <w:rFonts w:ascii="Cambria" w:hAnsi="Cambria"/>
          <w:noProof/>
        </w:rPr>
        <w:t xml:space="preserve">Fang, G, Weiser, B, Kuiken, C, Philpott, SM, Rowland-Jones, S, Plummer, F, Kimani, J, Shi, B, Kaul, R, Bwayo, J, Anzala, O, Burger, H (2004) Recombination following superinfection by HIV-1. </w:t>
      </w:r>
      <w:r w:rsidRPr="00471A00">
        <w:rPr>
          <w:rFonts w:ascii="Cambria" w:hAnsi="Cambria"/>
          <w:i/>
          <w:noProof/>
        </w:rPr>
        <w:t>AIDS</w:t>
      </w:r>
      <w:r w:rsidRPr="00471A00">
        <w:rPr>
          <w:rFonts w:ascii="Cambria" w:hAnsi="Cambria"/>
          <w:noProof/>
        </w:rPr>
        <w:t xml:space="preserve"> </w:t>
      </w:r>
      <w:r w:rsidRPr="00471A00">
        <w:rPr>
          <w:rFonts w:ascii="Cambria" w:hAnsi="Cambria"/>
          <w:b/>
          <w:noProof/>
        </w:rPr>
        <w:t>18</w:t>
      </w:r>
      <w:r w:rsidRPr="00471A00">
        <w:rPr>
          <w:rFonts w:ascii="Cambria" w:hAnsi="Cambria"/>
          <w:noProof/>
        </w:rPr>
        <w:t>: 153-159.</w:t>
      </w:r>
    </w:p>
    <w:p w14:paraId="4D8B5272" w14:textId="77777777" w:rsidR="00471A00" w:rsidRPr="00471A00" w:rsidRDefault="00471A00" w:rsidP="00471A00">
      <w:pPr>
        <w:jc w:val="both"/>
        <w:rPr>
          <w:rFonts w:ascii="Cambria" w:hAnsi="Cambria"/>
          <w:noProof/>
        </w:rPr>
      </w:pPr>
      <w:r w:rsidRPr="00471A00">
        <w:rPr>
          <w:rFonts w:ascii="Cambria" w:hAnsi="Cambria"/>
          <w:noProof/>
        </w:rPr>
        <w:t xml:space="preserve">Farnet, CM, Haseltine, WA (1991) Determination of viral proteins present in the human immunodeficiency virus type 1 preintegration complex.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65</w:t>
      </w:r>
      <w:r w:rsidRPr="00471A00">
        <w:rPr>
          <w:rFonts w:ascii="Cambria" w:hAnsi="Cambria"/>
          <w:noProof/>
        </w:rPr>
        <w:t>: 1910-1915.</w:t>
      </w:r>
    </w:p>
    <w:p w14:paraId="74E6B188" w14:textId="77777777" w:rsidR="00471A00" w:rsidRPr="00471A00" w:rsidRDefault="00471A00" w:rsidP="00471A00">
      <w:pPr>
        <w:jc w:val="both"/>
        <w:rPr>
          <w:rFonts w:ascii="Cambria" w:hAnsi="Cambria"/>
          <w:noProof/>
        </w:rPr>
      </w:pPr>
      <w:r w:rsidRPr="00471A00">
        <w:rPr>
          <w:rFonts w:ascii="Cambria" w:hAnsi="Cambria"/>
          <w:noProof/>
        </w:rPr>
        <w:t xml:space="preserve">Fassati, A, Gorlich, D, Harrison, I, Zaytseva, L, Mingot, JM (2003) Nuclear import of HIV-1 intracellular reverse transcription complexes is mediated by importin 7. </w:t>
      </w:r>
      <w:r w:rsidRPr="00471A00">
        <w:rPr>
          <w:rFonts w:ascii="Cambria" w:hAnsi="Cambria"/>
          <w:i/>
          <w:noProof/>
        </w:rPr>
        <w:t>EMBO J</w:t>
      </w:r>
      <w:r w:rsidRPr="00471A00">
        <w:rPr>
          <w:rFonts w:ascii="Cambria" w:hAnsi="Cambria"/>
          <w:noProof/>
        </w:rPr>
        <w:t xml:space="preserve"> </w:t>
      </w:r>
      <w:r w:rsidRPr="00471A00">
        <w:rPr>
          <w:rFonts w:ascii="Cambria" w:hAnsi="Cambria"/>
          <w:b/>
          <w:noProof/>
        </w:rPr>
        <w:t>22</w:t>
      </w:r>
      <w:r w:rsidRPr="00471A00">
        <w:rPr>
          <w:rFonts w:ascii="Cambria" w:hAnsi="Cambria"/>
          <w:noProof/>
        </w:rPr>
        <w:t>: 3675-3685.</w:t>
      </w:r>
    </w:p>
    <w:p w14:paraId="5135B19B" w14:textId="77777777" w:rsidR="00471A00" w:rsidRPr="00471A00" w:rsidRDefault="00471A00" w:rsidP="00471A00">
      <w:pPr>
        <w:jc w:val="both"/>
        <w:rPr>
          <w:rFonts w:ascii="Cambria" w:hAnsi="Cambria"/>
          <w:noProof/>
        </w:rPr>
      </w:pPr>
      <w:r w:rsidRPr="00471A00">
        <w:rPr>
          <w:rFonts w:ascii="Cambria" w:hAnsi="Cambria"/>
          <w:noProof/>
        </w:rPr>
        <w:t xml:space="preserve">Fätkenheuer, G, Pozniak, AL, Johnson, MA, Plettenberg, A, Staszewski, S, Hoepelman, AIM, Saag, MS, Goebel, FD, Rockstroh, JK, Dezube, BJ, Jenkins, TM, Medhurst, C, Sullivan, JF, Ridgway, C, Abel, S, James, IT, Youle, M, van der Ryst, E (2005) Efficacy of short-term monotherapy with maraviroc, a new CCR5 antagonist, in patients infected with HIV-1. </w:t>
      </w:r>
      <w:r w:rsidRPr="00471A00">
        <w:rPr>
          <w:rFonts w:ascii="Cambria" w:hAnsi="Cambria"/>
          <w:i/>
          <w:noProof/>
        </w:rPr>
        <w:t>Nature Medicine</w:t>
      </w:r>
      <w:r w:rsidRPr="00471A00">
        <w:rPr>
          <w:rFonts w:ascii="Cambria" w:hAnsi="Cambria"/>
          <w:noProof/>
        </w:rPr>
        <w:t xml:space="preserve"> </w:t>
      </w:r>
      <w:r w:rsidRPr="00471A00">
        <w:rPr>
          <w:rFonts w:ascii="Cambria" w:hAnsi="Cambria"/>
          <w:b/>
          <w:noProof/>
        </w:rPr>
        <w:t>11</w:t>
      </w:r>
      <w:r w:rsidRPr="00471A00">
        <w:rPr>
          <w:rFonts w:ascii="Cambria" w:hAnsi="Cambria"/>
          <w:noProof/>
        </w:rPr>
        <w:t>: 1170-1172.</w:t>
      </w:r>
    </w:p>
    <w:p w14:paraId="13EB6340" w14:textId="77777777" w:rsidR="00471A00" w:rsidRPr="00471A00" w:rsidRDefault="00471A00" w:rsidP="00471A00">
      <w:pPr>
        <w:jc w:val="both"/>
        <w:rPr>
          <w:rFonts w:ascii="Cambria" w:hAnsi="Cambria"/>
          <w:noProof/>
        </w:rPr>
      </w:pPr>
      <w:r w:rsidRPr="00471A00">
        <w:rPr>
          <w:rFonts w:ascii="Cambria" w:hAnsi="Cambria"/>
          <w:noProof/>
        </w:rPr>
        <w:t xml:space="preserve">Fikkert, V, Maele, BV, Vercammen, J, Hantson, A, Remoortel, BV, Michiels, M, Gurnari, C, Pannecouque, C, Maeyer, MD, Engelborghs, Y, Clercq, ED, Debyser, Z, Witvrouw, M (2003) Development of Resistance against Diketo Derivatives of Human Immunodeficiency Virus Type 1 by Progressive Accumulation of Integrase Mutations.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77</w:t>
      </w:r>
      <w:r w:rsidRPr="00471A00">
        <w:rPr>
          <w:rFonts w:ascii="Cambria" w:hAnsi="Cambria"/>
          <w:noProof/>
        </w:rPr>
        <w:t>: 11459-11470.</w:t>
      </w:r>
    </w:p>
    <w:p w14:paraId="484B3CDB" w14:textId="77777777" w:rsidR="00471A00" w:rsidRPr="00471A00" w:rsidRDefault="00471A00" w:rsidP="00471A00">
      <w:pPr>
        <w:jc w:val="both"/>
        <w:rPr>
          <w:rFonts w:ascii="Cambria" w:hAnsi="Cambria"/>
          <w:noProof/>
        </w:rPr>
      </w:pPr>
      <w:r w:rsidRPr="00471A00">
        <w:rPr>
          <w:rFonts w:ascii="Cambria" w:hAnsi="Cambria"/>
          <w:noProof/>
        </w:rPr>
        <w:t xml:space="preserve">Fischer, U, Huber, J, Boelens, WC, Mattaj, IW, Luhrmann, R (1995) The HIV-1 Rev activation domain is a nuclear export signal that accesses an export pathway used by specific cellular RNAs. </w:t>
      </w:r>
      <w:r w:rsidRPr="00471A00">
        <w:rPr>
          <w:rFonts w:ascii="Cambria" w:hAnsi="Cambria"/>
          <w:i/>
          <w:noProof/>
        </w:rPr>
        <w:t>Cell</w:t>
      </w:r>
      <w:r w:rsidRPr="00471A00">
        <w:rPr>
          <w:rFonts w:ascii="Cambria" w:hAnsi="Cambria"/>
          <w:noProof/>
        </w:rPr>
        <w:t xml:space="preserve"> </w:t>
      </w:r>
      <w:r w:rsidRPr="00471A00">
        <w:rPr>
          <w:rFonts w:ascii="Cambria" w:hAnsi="Cambria"/>
          <w:b/>
          <w:noProof/>
        </w:rPr>
        <w:t>82</w:t>
      </w:r>
      <w:r w:rsidRPr="00471A00">
        <w:rPr>
          <w:rFonts w:ascii="Cambria" w:hAnsi="Cambria"/>
          <w:noProof/>
        </w:rPr>
        <w:t>: 475-483.</w:t>
      </w:r>
    </w:p>
    <w:p w14:paraId="096A76A7" w14:textId="77777777" w:rsidR="00471A00" w:rsidRPr="00471A00" w:rsidRDefault="00471A00" w:rsidP="00471A00">
      <w:pPr>
        <w:jc w:val="both"/>
        <w:rPr>
          <w:rFonts w:ascii="Cambria" w:hAnsi="Cambria"/>
          <w:noProof/>
        </w:rPr>
      </w:pPr>
      <w:r w:rsidRPr="00471A00">
        <w:rPr>
          <w:rFonts w:ascii="Cambria" w:hAnsi="Cambria"/>
          <w:noProof/>
        </w:rPr>
        <w:t xml:space="preserve">Fischer, U, Meyer, S, Teufel, M, Heckel, C, Luhrmann, R, Rautmann, G (1994) Evidence that HIV-1 Rev directly promotes the nuclear export of unspliced RNA. </w:t>
      </w:r>
      <w:r w:rsidRPr="00471A00">
        <w:rPr>
          <w:rFonts w:ascii="Cambria" w:hAnsi="Cambria"/>
          <w:i/>
          <w:noProof/>
        </w:rPr>
        <w:t>EMBO J</w:t>
      </w:r>
      <w:r w:rsidRPr="00471A00">
        <w:rPr>
          <w:rFonts w:ascii="Cambria" w:hAnsi="Cambria"/>
          <w:noProof/>
        </w:rPr>
        <w:t xml:space="preserve"> </w:t>
      </w:r>
      <w:r w:rsidRPr="00471A00">
        <w:rPr>
          <w:rFonts w:ascii="Cambria" w:hAnsi="Cambria"/>
          <w:b/>
          <w:noProof/>
        </w:rPr>
        <w:t>13</w:t>
      </w:r>
      <w:r w:rsidRPr="00471A00">
        <w:rPr>
          <w:rFonts w:ascii="Cambria" w:hAnsi="Cambria"/>
          <w:noProof/>
        </w:rPr>
        <w:t>: 4105-4112.</w:t>
      </w:r>
    </w:p>
    <w:p w14:paraId="54569705" w14:textId="77777777" w:rsidR="00471A00" w:rsidRPr="00471A00" w:rsidRDefault="00471A00" w:rsidP="00471A00">
      <w:pPr>
        <w:jc w:val="both"/>
        <w:rPr>
          <w:rFonts w:ascii="Cambria" w:hAnsi="Cambria"/>
          <w:noProof/>
        </w:rPr>
      </w:pPr>
      <w:r w:rsidRPr="00471A00">
        <w:rPr>
          <w:rFonts w:ascii="Cambria" w:hAnsi="Cambria"/>
          <w:noProof/>
        </w:rPr>
        <w: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t>
      </w:r>
      <w:r w:rsidRPr="00471A00">
        <w:rPr>
          <w:rFonts w:ascii="Cambria" w:hAnsi="Cambria"/>
          <w:i/>
          <w:noProof/>
        </w:rPr>
        <w:t>PLoS One</w:t>
      </w:r>
      <w:r w:rsidRPr="00471A00">
        <w:rPr>
          <w:rFonts w:ascii="Cambria" w:hAnsi="Cambria"/>
          <w:noProof/>
        </w:rPr>
        <w:t xml:space="preserve"> </w:t>
      </w:r>
      <w:r w:rsidRPr="00471A00">
        <w:rPr>
          <w:rFonts w:ascii="Cambria" w:hAnsi="Cambria"/>
          <w:b/>
          <w:noProof/>
        </w:rPr>
        <w:t>5</w:t>
      </w:r>
      <w:r w:rsidRPr="00471A00">
        <w:rPr>
          <w:rFonts w:ascii="Cambria" w:hAnsi="Cambria"/>
          <w:noProof/>
        </w:rPr>
        <w:t>: e12303.</w:t>
      </w:r>
    </w:p>
    <w:p w14:paraId="18EC770E" w14:textId="77777777" w:rsidR="00471A00" w:rsidRPr="00471A00" w:rsidRDefault="00471A00" w:rsidP="00471A00">
      <w:pPr>
        <w:jc w:val="both"/>
        <w:rPr>
          <w:rFonts w:ascii="Cambria" w:hAnsi="Cambria"/>
          <w:noProof/>
        </w:rPr>
      </w:pPr>
      <w:r w:rsidRPr="00471A00">
        <w:rPr>
          <w:rFonts w:ascii="Cambria" w:hAnsi="Cambria"/>
          <w:noProof/>
        </w:rPr>
        <w:t xml:space="preserve">Fouchier, RA, Groenink, M, Kootstra, NA, Tersmette, M, Huisman, HG, Miedema, F, Schuitemaker, H (1992) Phenotype-associated sequence variation in the third variable domain of the human immunodeficiency virus type 1 gp120 molecule.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66</w:t>
      </w:r>
      <w:r w:rsidRPr="00471A00">
        <w:rPr>
          <w:rFonts w:ascii="Cambria" w:hAnsi="Cambria"/>
          <w:noProof/>
        </w:rPr>
        <w:t>: 3183-3187.</w:t>
      </w:r>
    </w:p>
    <w:p w14:paraId="42A01E91" w14:textId="77777777" w:rsidR="00471A00" w:rsidRPr="00471A00" w:rsidRDefault="00471A00" w:rsidP="00471A00">
      <w:pPr>
        <w:jc w:val="both"/>
        <w:rPr>
          <w:rFonts w:ascii="Cambria" w:hAnsi="Cambria"/>
          <w:noProof/>
        </w:rPr>
      </w:pPr>
      <w:r w:rsidRPr="00471A00">
        <w:rPr>
          <w:rFonts w:ascii="Cambria" w:hAnsi="Cambria"/>
          <w:noProof/>
        </w:rPr>
        <w:t xml:space="preserve">Francis, DP, Curran, JW, Essex, M (1983) Epidemic acquired immune deficiency syndrome: epidemiologic evidence for a transmissible agent. </w:t>
      </w:r>
      <w:r w:rsidRPr="00471A00">
        <w:rPr>
          <w:rFonts w:ascii="Cambria" w:hAnsi="Cambria"/>
          <w:i/>
          <w:noProof/>
        </w:rPr>
        <w:t>Journal of the National Cancer Institute</w:t>
      </w:r>
      <w:r w:rsidRPr="00471A00">
        <w:rPr>
          <w:rFonts w:ascii="Cambria" w:hAnsi="Cambria"/>
          <w:noProof/>
        </w:rPr>
        <w:t xml:space="preserve"> </w:t>
      </w:r>
      <w:r w:rsidRPr="00471A00">
        <w:rPr>
          <w:rFonts w:ascii="Cambria" w:hAnsi="Cambria"/>
          <w:b/>
          <w:noProof/>
        </w:rPr>
        <w:t>71</w:t>
      </w:r>
      <w:r w:rsidRPr="00471A00">
        <w:rPr>
          <w:rFonts w:ascii="Cambria" w:hAnsi="Cambria"/>
          <w:noProof/>
        </w:rPr>
        <w:t>: 5–9.</w:t>
      </w:r>
    </w:p>
    <w:p w14:paraId="13C16949" w14:textId="77777777" w:rsidR="00471A00" w:rsidRPr="00471A00" w:rsidRDefault="00471A00" w:rsidP="00471A00">
      <w:pPr>
        <w:jc w:val="both"/>
        <w:rPr>
          <w:rFonts w:ascii="Cambria" w:hAnsi="Cambria"/>
          <w:noProof/>
        </w:rPr>
      </w:pPr>
      <w:r w:rsidRPr="00471A00">
        <w:rPr>
          <w:rFonts w:ascii="Cambria" w:hAnsi="Cambria"/>
          <w:noProof/>
        </w:rPr>
        <w:t xml:space="preserve">Frankel, AD, Young, JAT (1998) HIV-1: Fifteen Proteins and an RNA. </w:t>
      </w:r>
      <w:r w:rsidRPr="00471A00">
        <w:rPr>
          <w:rFonts w:ascii="Cambria" w:hAnsi="Cambria"/>
          <w:i/>
          <w:noProof/>
        </w:rPr>
        <w:t>Annual Review of Biochemistry</w:t>
      </w:r>
      <w:r w:rsidRPr="00471A00">
        <w:rPr>
          <w:rFonts w:ascii="Cambria" w:hAnsi="Cambria"/>
          <w:noProof/>
        </w:rPr>
        <w:t xml:space="preserve"> </w:t>
      </w:r>
      <w:r w:rsidRPr="00471A00">
        <w:rPr>
          <w:rFonts w:ascii="Cambria" w:hAnsi="Cambria"/>
          <w:b/>
          <w:noProof/>
        </w:rPr>
        <w:t>67</w:t>
      </w:r>
      <w:r w:rsidRPr="00471A00">
        <w:rPr>
          <w:rFonts w:ascii="Cambria" w:hAnsi="Cambria"/>
          <w:noProof/>
        </w:rPr>
        <w:t>: 1-25.</w:t>
      </w:r>
    </w:p>
    <w:p w14:paraId="7DF0C95E" w14:textId="77777777" w:rsidR="00471A00" w:rsidRPr="00471A00" w:rsidRDefault="00471A00" w:rsidP="00471A00">
      <w:pPr>
        <w:jc w:val="both"/>
        <w:rPr>
          <w:rFonts w:ascii="Cambria" w:hAnsi="Cambria"/>
          <w:noProof/>
        </w:rPr>
      </w:pPr>
      <w:r w:rsidRPr="00471A00">
        <w:rPr>
          <w:rFonts w:ascii="Cambria" w:hAnsi="Cambria"/>
          <w:noProof/>
        </w:rPr>
        <w:t xml:space="preserve">Friedman-Kien, AE (1981) Disseminated Kaposi's sarcoma syndrome in young homosexual men. </w:t>
      </w:r>
      <w:r w:rsidRPr="00471A00">
        <w:rPr>
          <w:rFonts w:ascii="Cambria" w:hAnsi="Cambria"/>
          <w:i/>
          <w:noProof/>
        </w:rPr>
        <w:t>Journal of the American Academy of Dermatology</w:t>
      </w:r>
      <w:r w:rsidRPr="00471A00">
        <w:rPr>
          <w:rFonts w:ascii="Cambria" w:hAnsi="Cambria"/>
          <w:noProof/>
        </w:rPr>
        <w:t xml:space="preserve"> </w:t>
      </w:r>
      <w:r w:rsidRPr="00471A00">
        <w:rPr>
          <w:rFonts w:ascii="Cambria" w:hAnsi="Cambria"/>
          <w:b/>
          <w:noProof/>
        </w:rPr>
        <w:t>5</w:t>
      </w:r>
      <w:r w:rsidRPr="00471A00">
        <w:rPr>
          <w:rFonts w:ascii="Cambria" w:hAnsi="Cambria"/>
          <w:noProof/>
        </w:rPr>
        <w:t>: 468–471.</w:t>
      </w:r>
    </w:p>
    <w:p w14:paraId="196A0FAA" w14:textId="77777777" w:rsidR="00471A00" w:rsidRPr="00471A00" w:rsidRDefault="00471A00" w:rsidP="00471A00">
      <w:pPr>
        <w:jc w:val="both"/>
        <w:rPr>
          <w:rFonts w:ascii="Cambria" w:hAnsi="Cambria"/>
          <w:noProof/>
        </w:rPr>
      </w:pPr>
      <w:r w:rsidRPr="00471A00">
        <w:rPr>
          <w:rFonts w:ascii="Cambria" w:hAnsi="Cambria"/>
          <w:noProof/>
        </w:rPr>
        <w:t xml:space="preserve">Friedman-Kien, AE, Laubenstein, L, Marmor, M, Hymes, K, Green, J, Ragaz, A, Gottleib, J, Muggia, F, Demopoulos, R, Weintraub, M (1981) Kaposi’s sarcoma and Pneumocystis pneumonia among homosexual men—New York City and California. </w:t>
      </w:r>
      <w:r w:rsidRPr="00471A00">
        <w:rPr>
          <w:rFonts w:ascii="Cambria" w:hAnsi="Cambria"/>
          <w:i/>
          <w:noProof/>
        </w:rPr>
        <w:t>MMWR</w:t>
      </w:r>
      <w:r w:rsidRPr="00471A00">
        <w:rPr>
          <w:rFonts w:ascii="Cambria" w:hAnsi="Cambria"/>
          <w:noProof/>
        </w:rPr>
        <w:t xml:space="preserve"> </w:t>
      </w:r>
      <w:r w:rsidRPr="00471A00">
        <w:rPr>
          <w:rFonts w:ascii="Cambria" w:hAnsi="Cambria"/>
          <w:b/>
          <w:noProof/>
        </w:rPr>
        <w:t>30</w:t>
      </w:r>
      <w:r w:rsidRPr="00471A00">
        <w:rPr>
          <w:rFonts w:ascii="Cambria" w:hAnsi="Cambria"/>
          <w:noProof/>
        </w:rPr>
        <w:t>: 305–308.</w:t>
      </w:r>
    </w:p>
    <w:p w14:paraId="14E7B19F" w14:textId="77777777" w:rsidR="00471A00" w:rsidRPr="00471A00" w:rsidRDefault="00471A00" w:rsidP="00471A00">
      <w:pPr>
        <w:jc w:val="both"/>
        <w:rPr>
          <w:rFonts w:ascii="Cambria" w:hAnsi="Cambria"/>
          <w:noProof/>
        </w:rPr>
      </w:pPr>
      <w:r w:rsidRPr="00471A00">
        <w:rPr>
          <w:rFonts w:ascii="Cambria" w:hAnsi="Cambria"/>
          <w:noProof/>
        </w:rPr>
        <w:t xml:space="preserve">Fujii, K, Hurley, JH, Freed, EO (2007) Beyond Tsg101: the role of Alix in'ESCRTing'HIV-1. </w:t>
      </w:r>
      <w:r w:rsidRPr="00471A00">
        <w:rPr>
          <w:rFonts w:ascii="Cambria" w:hAnsi="Cambria"/>
          <w:i/>
          <w:noProof/>
        </w:rPr>
        <w:t>Nature Reviews Microbiology</w:t>
      </w:r>
      <w:r w:rsidRPr="00471A00">
        <w:rPr>
          <w:rFonts w:ascii="Cambria" w:hAnsi="Cambria"/>
          <w:noProof/>
        </w:rPr>
        <w:t xml:space="preserve"> </w:t>
      </w:r>
      <w:r w:rsidRPr="00471A00">
        <w:rPr>
          <w:rFonts w:ascii="Cambria" w:hAnsi="Cambria"/>
          <w:b/>
          <w:noProof/>
        </w:rPr>
        <w:t>5</w:t>
      </w:r>
      <w:r w:rsidRPr="00471A00">
        <w:rPr>
          <w:rFonts w:ascii="Cambria" w:hAnsi="Cambria"/>
          <w:noProof/>
        </w:rPr>
        <w:t>: 912–916.</w:t>
      </w:r>
    </w:p>
    <w:p w14:paraId="1795D178" w14:textId="77777777" w:rsidR="00471A00" w:rsidRPr="00471A00" w:rsidRDefault="00471A00" w:rsidP="00471A00">
      <w:pPr>
        <w:jc w:val="both"/>
        <w:rPr>
          <w:rFonts w:ascii="Cambria" w:hAnsi="Cambria"/>
          <w:noProof/>
        </w:rPr>
      </w:pPr>
      <w:r w:rsidRPr="00471A00">
        <w:rPr>
          <w:rFonts w:ascii="Cambria" w:hAnsi="Cambria"/>
          <w:noProof/>
        </w:rPr>
        <w:t xml:space="preserve">Furuta, RA, Wild, CT, Weng, Y, Weiss, CD (1998) Capture of an early fusion-active conformation of HIV-1 gp41. </w:t>
      </w:r>
      <w:r w:rsidRPr="00471A00">
        <w:rPr>
          <w:rFonts w:ascii="Cambria" w:hAnsi="Cambria"/>
          <w:i/>
          <w:noProof/>
        </w:rPr>
        <w:t>Nature Structural &amp; Molecular Biology</w:t>
      </w:r>
      <w:r w:rsidRPr="00471A00">
        <w:rPr>
          <w:rFonts w:ascii="Cambria" w:hAnsi="Cambria"/>
          <w:noProof/>
        </w:rPr>
        <w:t xml:space="preserve"> </w:t>
      </w:r>
      <w:r w:rsidRPr="00471A00">
        <w:rPr>
          <w:rFonts w:ascii="Cambria" w:hAnsi="Cambria"/>
          <w:b/>
          <w:noProof/>
        </w:rPr>
        <w:t>5</w:t>
      </w:r>
      <w:r w:rsidRPr="00471A00">
        <w:rPr>
          <w:rFonts w:ascii="Cambria" w:hAnsi="Cambria"/>
          <w:noProof/>
        </w:rPr>
        <w:t>: 276-279.</w:t>
      </w:r>
    </w:p>
    <w:p w14:paraId="69919E9D" w14:textId="77777777" w:rsidR="00471A00" w:rsidRPr="00471A00" w:rsidRDefault="00471A00" w:rsidP="00471A00">
      <w:pPr>
        <w:jc w:val="both"/>
        <w:rPr>
          <w:rFonts w:ascii="Cambria" w:hAnsi="Cambria"/>
          <w:noProof/>
        </w:rPr>
      </w:pPr>
      <w:r w:rsidRPr="00471A00">
        <w:rPr>
          <w:rFonts w:ascii="Cambria" w:hAnsi="Cambria"/>
          <w:noProof/>
        </w:rPr>
        <w:t xml:space="preserve">Gallo, RC, Sarin, PS, Gelmann, EP, Robert-Guroff, M, Richardson, E, Kalyanaraman, VS, Mann, D, Sidhu, GD, Stahl, RE, Zolla-Pazner, S, Leibowitch, J, Popovic, M (1983) Isolation of human T-cell leukemia virus in acquired immune deficiency syndrome (AIDS). </w:t>
      </w:r>
      <w:r w:rsidRPr="00471A00">
        <w:rPr>
          <w:rFonts w:ascii="Cambria" w:hAnsi="Cambria"/>
          <w:i/>
          <w:noProof/>
        </w:rPr>
        <w:t>Science (New York, NY)</w:t>
      </w:r>
      <w:r w:rsidRPr="00471A00">
        <w:rPr>
          <w:rFonts w:ascii="Cambria" w:hAnsi="Cambria"/>
          <w:noProof/>
        </w:rPr>
        <w:t xml:space="preserve"> </w:t>
      </w:r>
      <w:r w:rsidRPr="00471A00">
        <w:rPr>
          <w:rFonts w:ascii="Cambria" w:hAnsi="Cambria"/>
          <w:b/>
          <w:noProof/>
        </w:rPr>
        <w:t>220</w:t>
      </w:r>
      <w:r w:rsidRPr="00471A00">
        <w:rPr>
          <w:rFonts w:ascii="Cambria" w:hAnsi="Cambria"/>
          <w:noProof/>
        </w:rPr>
        <w:t>: 865-867.</w:t>
      </w:r>
    </w:p>
    <w:p w14:paraId="127EEBD1" w14:textId="77777777" w:rsidR="00471A00" w:rsidRPr="00471A00" w:rsidRDefault="00471A00" w:rsidP="00471A00">
      <w:pPr>
        <w:jc w:val="both"/>
        <w:rPr>
          <w:rFonts w:ascii="Cambria" w:hAnsi="Cambria"/>
          <w:noProof/>
        </w:rPr>
      </w:pPr>
      <w:r w:rsidRPr="00471A00">
        <w:rPr>
          <w:rFonts w:ascii="Cambria" w:hAnsi="Cambria"/>
          <w:noProof/>
        </w:rPr>
        <w:t xml:space="preserve">Ganser-Pornillos, BK, von Schwedler, UK, Stray, KM, Aiken, C, Sundquist, WI (2004) Assembly properties of the human immunodeficiency virus type 1 CA protein.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78</w:t>
      </w:r>
      <w:r w:rsidRPr="00471A00">
        <w:rPr>
          <w:rFonts w:ascii="Cambria" w:hAnsi="Cambria"/>
          <w:noProof/>
        </w:rPr>
        <w:t>: 2545-2552.</w:t>
      </w:r>
    </w:p>
    <w:p w14:paraId="2A29714A" w14:textId="77777777" w:rsidR="00471A00" w:rsidRPr="00471A00" w:rsidRDefault="00471A00" w:rsidP="00471A00">
      <w:pPr>
        <w:jc w:val="both"/>
        <w:rPr>
          <w:rFonts w:ascii="Cambria" w:hAnsi="Cambria"/>
          <w:noProof/>
        </w:rPr>
      </w:pPr>
      <w:r w:rsidRPr="00471A00">
        <w:rPr>
          <w:rFonts w:ascii="Cambria" w:hAnsi="Cambria"/>
          <w:noProof/>
        </w:rPr>
        <w:t xml:space="preserve">Gao, F, Bailes, E, Robertson, DL, Chen, Y, Rodenburg, CM, Michael, SF, Cummins, LB, Arthur, LO, Peeters, M, Shaw, GM (1999) Origin of HIV-1 in the chimpanzee Pan troglodytes troglodytes.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397</w:t>
      </w:r>
      <w:r w:rsidRPr="00471A00">
        <w:rPr>
          <w:rFonts w:ascii="Cambria" w:hAnsi="Cambria"/>
          <w:noProof/>
        </w:rPr>
        <w:t>: 436-441.</w:t>
      </w:r>
    </w:p>
    <w:p w14:paraId="12EBFED9" w14:textId="77777777" w:rsidR="00471A00" w:rsidRPr="00471A00" w:rsidRDefault="00471A00" w:rsidP="00471A00">
      <w:pPr>
        <w:jc w:val="both"/>
        <w:rPr>
          <w:rFonts w:ascii="Cambria" w:hAnsi="Cambria"/>
          <w:noProof/>
        </w:rPr>
      </w:pPr>
      <w:r w:rsidRPr="00471A00">
        <w:rPr>
          <w:rFonts w:ascii="Cambria" w:hAnsi="Cambria"/>
          <w:noProof/>
        </w:rPr>
        <w:t xml:space="preserve">Gao, F, Vidal, N, Li, Y, Trask, SA, Chen, Y, Kostrikis, LG, Ho, DD, Kim, J, Oh, M-D, Choe, K, Salminen, M, Robertson, DL, Shaw, GM, Hahn, BH, Peeters, M (2001) Evidence of Two Distinct Subsubtypes within the HIV-1 Subtype A Radiation. </w:t>
      </w:r>
      <w:r w:rsidRPr="00471A00">
        <w:rPr>
          <w:rFonts w:ascii="Cambria" w:hAnsi="Cambria"/>
          <w:i/>
          <w:noProof/>
        </w:rPr>
        <w:t>AIDS Research and Human Retroviruses</w:t>
      </w:r>
      <w:r w:rsidRPr="00471A00">
        <w:rPr>
          <w:rFonts w:ascii="Cambria" w:hAnsi="Cambria"/>
          <w:noProof/>
        </w:rPr>
        <w:t xml:space="preserve"> </w:t>
      </w:r>
      <w:r w:rsidRPr="00471A00">
        <w:rPr>
          <w:rFonts w:ascii="Cambria" w:hAnsi="Cambria"/>
          <w:b/>
          <w:noProof/>
        </w:rPr>
        <w:t>17</w:t>
      </w:r>
      <w:r w:rsidRPr="00471A00">
        <w:rPr>
          <w:rFonts w:ascii="Cambria" w:hAnsi="Cambria"/>
          <w:noProof/>
        </w:rPr>
        <w:t>: 675-688.</w:t>
      </w:r>
    </w:p>
    <w:p w14:paraId="029C91F1" w14:textId="77777777" w:rsidR="00471A00" w:rsidRPr="00471A00" w:rsidRDefault="00471A00" w:rsidP="00471A00">
      <w:pPr>
        <w:jc w:val="both"/>
        <w:rPr>
          <w:rFonts w:ascii="Cambria" w:hAnsi="Cambria"/>
          <w:noProof/>
        </w:rPr>
      </w:pPr>
      <w:r w:rsidRPr="00471A00">
        <w:rPr>
          <w:rFonts w:ascii="Cambria" w:hAnsi="Cambria"/>
          <w:noProof/>
        </w:rPr>
        <w:t xml:space="preserve">Gao, F, Yue, L, Robertson, DL, Hill, SC, Hui, H, Biggar, RJ, Neequaye, AE, Whelan, TM, Ho, DD, Shaw, GM (1994) Genetic diversity of human immunodeficiency virus type 2: evidence for distinct sequence subtypes with differences in virus biology.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68</w:t>
      </w:r>
      <w:r w:rsidRPr="00471A00">
        <w:rPr>
          <w:rFonts w:ascii="Cambria" w:hAnsi="Cambria"/>
          <w:noProof/>
        </w:rPr>
        <w:t>: 7433–7447.</w:t>
      </w:r>
    </w:p>
    <w:p w14:paraId="4B978C7D" w14:textId="77777777" w:rsidR="00471A00" w:rsidRPr="00471A00" w:rsidRDefault="00471A00" w:rsidP="00471A00">
      <w:pPr>
        <w:jc w:val="both"/>
        <w:rPr>
          <w:rFonts w:ascii="Cambria" w:hAnsi="Cambria"/>
          <w:noProof/>
        </w:rPr>
      </w:pPr>
      <w:r w:rsidRPr="00471A00">
        <w:rPr>
          <w:rFonts w:ascii="Cambria" w:hAnsi="Cambria"/>
          <w:noProof/>
        </w:rPr>
        <w:t xml:space="preserve">Gao, F, Yue, L, White, AT, Pappas, PG, Barchue, J, Hanson, AP, Greene, BM, Sharp, PM, Shaw, GM, Hahn, BH (1992) Human infection by genetically diverse SIVSM-related HIV-2 in West Africa.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358</w:t>
      </w:r>
      <w:r w:rsidRPr="00471A00">
        <w:rPr>
          <w:rFonts w:ascii="Cambria" w:hAnsi="Cambria"/>
          <w:noProof/>
        </w:rPr>
        <w:t>: 495-499.</w:t>
      </w:r>
    </w:p>
    <w:p w14:paraId="0FF56B43" w14:textId="77777777" w:rsidR="00471A00" w:rsidRPr="00471A00" w:rsidRDefault="00471A00" w:rsidP="00471A00">
      <w:pPr>
        <w:jc w:val="both"/>
        <w:rPr>
          <w:rFonts w:ascii="Cambria" w:hAnsi="Cambria"/>
          <w:noProof/>
        </w:rPr>
      </w:pPr>
      <w:r w:rsidRPr="00471A00">
        <w:rPr>
          <w:rFonts w:ascii="Cambria" w:hAnsi="Cambria"/>
          <w:noProof/>
        </w:rPr>
        <w:t xml:space="preserve">Garcia, JV, Miller, AD (1991) Serine phosphorylation-independent downregulation of cell-surface CD4 by nef.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350</w:t>
      </w:r>
      <w:r w:rsidRPr="00471A00">
        <w:rPr>
          <w:rFonts w:ascii="Cambria" w:hAnsi="Cambria"/>
          <w:noProof/>
        </w:rPr>
        <w:t>: 508–511.</w:t>
      </w:r>
    </w:p>
    <w:p w14:paraId="55209745" w14:textId="77777777" w:rsidR="00471A00" w:rsidRPr="00471A00" w:rsidRDefault="00471A00" w:rsidP="00471A00">
      <w:pPr>
        <w:jc w:val="both"/>
        <w:rPr>
          <w:rFonts w:ascii="Cambria" w:hAnsi="Cambria"/>
          <w:noProof/>
        </w:rPr>
      </w:pPr>
      <w:r w:rsidRPr="00471A00">
        <w:rPr>
          <w:rFonts w:ascii="Cambria" w:hAnsi="Cambria"/>
          <w:noProof/>
        </w:rPr>
        <w:t xml:space="preserve">Garrus, JE, von Schwedler, UK, Pornillos, OW, Morham, SG, Zavitz, KH, Wang, HE, Wettstein, DA, Stray, KM, Cote, M, Rich, RL, Myszka, DG, Sundquist, WI (2001) Tsg101 and the vacuolar protein sorting pathway are essential for HIV-1 budding. </w:t>
      </w:r>
      <w:r w:rsidRPr="00471A00">
        <w:rPr>
          <w:rFonts w:ascii="Cambria" w:hAnsi="Cambria"/>
          <w:i/>
          <w:noProof/>
        </w:rPr>
        <w:t>Cell</w:t>
      </w:r>
      <w:r w:rsidRPr="00471A00">
        <w:rPr>
          <w:rFonts w:ascii="Cambria" w:hAnsi="Cambria"/>
          <w:noProof/>
        </w:rPr>
        <w:t xml:space="preserve"> </w:t>
      </w:r>
      <w:r w:rsidRPr="00471A00">
        <w:rPr>
          <w:rFonts w:ascii="Cambria" w:hAnsi="Cambria"/>
          <w:b/>
          <w:noProof/>
        </w:rPr>
        <w:t>107</w:t>
      </w:r>
      <w:r w:rsidRPr="00471A00">
        <w:rPr>
          <w:rFonts w:ascii="Cambria" w:hAnsi="Cambria"/>
          <w:noProof/>
        </w:rPr>
        <w:t>: 55-65.</w:t>
      </w:r>
    </w:p>
    <w:p w14:paraId="5E58192B" w14:textId="77777777" w:rsidR="00471A00" w:rsidRPr="00471A00" w:rsidRDefault="00471A00" w:rsidP="00471A00">
      <w:pPr>
        <w:jc w:val="both"/>
        <w:rPr>
          <w:rFonts w:ascii="Cambria" w:hAnsi="Cambria"/>
          <w:noProof/>
        </w:rPr>
      </w:pPr>
      <w:r w:rsidRPr="00471A00">
        <w:rPr>
          <w:rFonts w:ascii="Cambria" w:hAnsi="Cambria"/>
          <w:noProof/>
        </w:rPr>
        <w:t xml:space="preserve">Gaynor, R (1992) Cellular transcription factors involved in the regulation of HIV-1 gene expression. </w:t>
      </w:r>
      <w:r w:rsidRPr="00471A00">
        <w:rPr>
          <w:rFonts w:ascii="Cambria" w:hAnsi="Cambria"/>
          <w:i/>
          <w:noProof/>
        </w:rPr>
        <w:t>AIDS</w:t>
      </w:r>
      <w:r w:rsidRPr="00471A00">
        <w:rPr>
          <w:rFonts w:ascii="Cambria" w:hAnsi="Cambria"/>
          <w:noProof/>
        </w:rPr>
        <w:t xml:space="preserve"> </w:t>
      </w:r>
      <w:r w:rsidRPr="00471A00">
        <w:rPr>
          <w:rFonts w:ascii="Cambria" w:hAnsi="Cambria"/>
          <w:b/>
          <w:noProof/>
        </w:rPr>
        <w:t>6</w:t>
      </w:r>
      <w:r w:rsidRPr="00471A00">
        <w:rPr>
          <w:rFonts w:ascii="Cambria" w:hAnsi="Cambria"/>
          <w:noProof/>
        </w:rPr>
        <w:t>: 347-363.</w:t>
      </w:r>
    </w:p>
    <w:p w14:paraId="74CA5E0F" w14:textId="77777777" w:rsidR="00471A00" w:rsidRPr="00471A00" w:rsidRDefault="00471A00" w:rsidP="00471A00">
      <w:pPr>
        <w:jc w:val="both"/>
        <w:rPr>
          <w:rFonts w:ascii="Cambria" w:hAnsi="Cambria"/>
          <w:noProof/>
        </w:rPr>
      </w:pPr>
      <w:r w:rsidRPr="00471A00">
        <w:rPr>
          <w:rFonts w:ascii="Cambria" w:hAnsi="Cambria"/>
          <w:noProof/>
        </w:rPr>
        <w:t xml:space="preserve">Gheysen, D, Jacobs, E, de Foresta, F, Thiriart, C, Francotte, M, Thines, D, De Wilde, M (1989) Assembly and release of HIV-1 precursor Pr55gag virus-like particles from recombinant baculovirus-infected insect cells. </w:t>
      </w:r>
      <w:r w:rsidRPr="00471A00">
        <w:rPr>
          <w:rFonts w:ascii="Cambria" w:hAnsi="Cambria"/>
          <w:i/>
          <w:noProof/>
        </w:rPr>
        <w:t>Cell</w:t>
      </w:r>
      <w:r w:rsidRPr="00471A00">
        <w:rPr>
          <w:rFonts w:ascii="Cambria" w:hAnsi="Cambria"/>
          <w:noProof/>
        </w:rPr>
        <w:t xml:space="preserve"> </w:t>
      </w:r>
      <w:r w:rsidRPr="00471A00">
        <w:rPr>
          <w:rFonts w:ascii="Cambria" w:hAnsi="Cambria"/>
          <w:b/>
          <w:noProof/>
        </w:rPr>
        <w:t>59</w:t>
      </w:r>
      <w:r w:rsidRPr="00471A00">
        <w:rPr>
          <w:rFonts w:ascii="Cambria" w:hAnsi="Cambria"/>
          <w:noProof/>
        </w:rPr>
        <w:t>: 103-112.</w:t>
      </w:r>
    </w:p>
    <w:p w14:paraId="128764AE" w14:textId="77777777" w:rsidR="00471A00" w:rsidRPr="00471A00" w:rsidRDefault="00471A00" w:rsidP="00471A00">
      <w:pPr>
        <w:jc w:val="both"/>
        <w:rPr>
          <w:rFonts w:ascii="Cambria" w:hAnsi="Cambria"/>
          <w:noProof/>
        </w:rPr>
      </w:pPr>
      <w:r w:rsidRPr="00471A00">
        <w:rPr>
          <w:rFonts w:ascii="Cambria" w:hAnsi="Cambria"/>
          <w:noProof/>
        </w:rPr>
        <w:t xml:space="preserve">Glenn, TC (2011) Field guide to next-generation DNA sequencers. </w:t>
      </w:r>
      <w:r w:rsidRPr="00471A00">
        <w:rPr>
          <w:rFonts w:ascii="Cambria" w:hAnsi="Cambria"/>
          <w:i/>
          <w:noProof/>
        </w:rPr>
        <w:t>Mol Ecol Resour</w:t>
      </w:r>
      <w:r w:rsidRPr="00471A00">
        <w:rPr>
          <w:rFonts w:ascii="Cambria" w:hAnsi="Cambria"/>
          <w:noProof/>
        </w:rPr>
        <w:t xml:space="preserve"> </w:t>
      </w:r>
      <w:r w:rsidRPr="00471A00">
        <w:rPr>
          <w:rFonts w:ascii="Cambria" w:hAnsi="Cambria"/>
          <w:b/>
          <w:noProof/>
        </w:rPr>
        <w:t>11</w:t>
      </w:r>
      <w:r w:rsidRPr="00471A00">
        <w:rPr>
          <w:rFonts w:ascii="Cambria" w:hAnsi="Cambria"/>
          <w:noProof/>
        </w:rPr>
        <w:t>: 759-769.</w:t>
      </w:r>
    </w:p>
    <w:p w14:paraId="6F2E2B2B" w14:textId="77777777" w:rsidR="00471A00" w:rsidRPr="00471A00" w:rsidRDefault="00471A00" w:rsidP="00471A00">
      <w:pPr>
        <w:jc w:val="both"/>
        <w:rPr>
          <w:rFonts w:ascii="Cambria" w:hAnsi="Cambria"/>
          <w:noProof/>
        </w:rPr>
      </w:pPr>
      <w:r w:rsidRPr="00471A00">
        <w:rPr>
          <w:rFonts w:ascii="Cambria" w:hAnsi="Cambria"/>
          <w:noProof/>
        </w:rPr>
        <w:t xml:space="preserve">Goodenow, M, Huet, T, Saurin, W, Kwok, S, Sninsky, J, Wain-Hobson, S (1989) HIV-1 isolates are rapidly evolving quasispecies: evidence for viral mixtures and preferred nucleotide substitutions. </w:t>
      </w:r>
      <w:r w:rsidRPr="00471A00">
        <w:rPr>
          <w:rFonts w:ascii="Cambria" w:hAnsi="Cambria"/>
          <w:i/>
          <w:noProof/>
        </w:rPr>
        <w:t>J Acquir Immune Defic Syndr</w:t>
      </w:r>
      <w:r w:rsidRPr="00471A00">
        <w:rPr>
          <w:rFonts w:ascii="Cambria" w:hAnsi="Cambria"/>
          <w:noProof/>
        </w:rPr>
        <w:t xml:space="preserve"> </w:t>
      </w:r>
      <w:r w:rsidRPr="00471A00">
        <w:rPr>
          <w:rFonts w:ascii="Cambria" w:hAnsi="Cambria"/>
          <w:b/>
          <w:noProof/>
        </w:rPr>
        <w:t>2</w:t>
      </w:r>
      <w:r w:rsidRPr="00471A00">
        <w:rPr>
          <w:rFonts w:ascii="Cambria" w:hAnsi="Cambria"/>
          <w:noProof/>
        </w:rPr>
        <w:t>: 344-352.</w:t>
      </w:r>
    </w:p>
    <w:p w14:paraId="593B0728" w14:textId="77777777" w:rsidR="00471A00" w:rsidRPr="00471A00" w:rsidRDefault="00471A00" w:rsidP="00471A00">
      <w:pPr>
        <w:jc w:val="both"/>
        <w:rPr>
          <w:rFonts w:ascii="Cambria" w:hAnsi="Cambria"/>
          <w:noProof/>
        </w:rPr>
      </w:pPr>
      <w:r w:rsidRPr="00471A00">
        <w:rPr>
          <w:rFonts w:ascii="Cambria" w:hAnsi="Cambria"/>
          <w:noProof/>
        </w:rPr>
        <w:t xml:space="preserve">Gottlieb, MS, Schroff, R, Schanker, HM, Weisman, JD, Fan, PT, Wolf, RA, Saxon, A (1981) \textitPneumocystis carinii Pneumonia and Mucosal Candidiasis in Previously Healthy Homosexual Men. </w:t>
      </w:r>
      <w:r w:rsidRPr="00471A00">
        <w:rPr>
          <w:rFonts w:ascii="Cambria" w:hAnsi="Cambria"/>
          <w:i/>
          <w:noProof/>
        </w:rPr>
        <w:t>New England Journal of Medicine</w:t>
      </w:r>
      <w:r w:rsidRPr="00471A00">
        <w:rPr>
          <w:rFonts w:ascii="Cambria" w:hAnsi="Cambria"/>
          <w:noProof/>
        </w:rPr>
        <w:t xml:space="preserve"> </w:t>
      </w:r>
      <w:r w:rsidRPr="00471A00">
        <w:rPr>
          <w:rFonts w:ascii="Cambria" w:hAnsi="Cambria"/>
          <w:b/>
          <w:noProof/>
        </w:rPr>
        <w:t>305</w:t>
      </w:r>
      <w:r w:rsidRPr="00471A00">
        <w:rPr>
          <w:rFonts w:ascii="Cambria" w:hAnsi="Cambria"/>
          <w:noProof/>
        </w:rPr>
        <w:t>: 1425-1431.</w:t>
      </w:r>
    </w:p>
    <w:p w14:paraId="488E7128" w14:textId="77777777" w:rsidR="00471A00" w:rsidRPr="00471A00" w:rsidRDefault="00471A00" w:rsidP="00471A00">
      <w:pPr>
        <w:jc w:val="both"/>
        <w:rPr>
          <w:rFonts w:ascii="Cambria" w:hAnsi="Cambria"/>
          <w:noProof/>
        </w:rPr>
      </w:pPr>
      <w:r w:rsidRPr="00471A00">
        <w:rPr>
          <w:rFonts w:ascii="Cambria" w:hAnsi="Cambria"/>
          <w:noProof/>
        </w:rPr>
        <w:t xml:space="preserve">Göttlinger, HG, Sodroski, JG, Haseltine, WA (1989) Role of capsid precursor processing and myristoylation in morphogenesis and infectivity of human immunodeficiency virus type 1. </w:t>
      </w:r>
      <w:r w:rsidRPr="00471A00">
        <w:rPr>
          <w:rFonts w:ascii="Cambria" w:hAnsi="Cambria"/>
          <w:i/>
          <w:noProof/>
        </w:rPr>
        <w:t>Proceedings of the National Academy of Sciences</w:t>
      </w:r>
      <w:r w:rsidRPr="00471A00">
        <w:rPr>
          <w:rFonts w:ascii="Cambria" w:hAnsi="Cambria"/>
          <w:noProof/>
        </w:rPr>
        <w:t xml:space="preserve"> </w:t>
      </w:r>
      <w:r w:rsidRPr="00471A00">
        <w:rPr>
          <w:rFonts w:ascii="Cambria" w:hAnsi="Cambria"/>
          <w:b/>
          <w:noProof/>
        </w:rPr>
        <w:t>86</w:t>
      </w:r>
      <w:r w:rsidRPr="00471A00">
        <w:rPr>
          <w:rFonts w:ascii="Cambria" w:hAnsi="Cambria"/>
          <w:noProof/>
        </w:rPr>
        <w:t>: 5781-5785.</w:t>
      </w:r>
    </w:p>
    <w:p w14:paraId="1B97ED64" w14:textId="77777777" w:rsidR="00471A00" w:rsidRPr="00471A00" w:rsidRDefault="00471A00" w:rsidP="00471A00">
      <w:pPr>
        <w:jc w:val="both"/>
        <w:rPr>
          <w:rFonts w:ascii="Cambria" w:hAnsi="Cambria"/>
          <w:noProof/>
        </w:rPr>
      </w:pPr>
      <w:r w:rsidRPr="00471A00">
        <w:rPr>
          <w:rFonts w:ascii="Cambria" w:hAnsi="Cambria"/>
          <w:noProof/>
        </w:rPr>
        <w:t xml:space="preserve">Greenberg, ME, Iafrate, AJ, Skowronski, J (1998) The SH3 domain-binding surface and an acidic motif in HIV-1 Nef regulate trafficking of class I MHC complexes. </w:t>
      </w:r>
      <w:r w:rsidRPr="00471A00">
        <w:rPr>
          <w:rFonts w:ascii="Cambria" w:hAnsi="Cambria"/>
          <w:i/>
          <w:noProof/>
        </w:rPr>
        <w:t>EMBO J</w:t>
      </w:r>
      <w:r w:rsidRPr="00471A00">
        <w:rPr>
          <w:rFonts w:ascii="Cambria" w:hAnsi="Cambria"/>
          <w:noProof/>
        </w:rPr>
        <w:t xml:space="preserve"> </w:t>
      </w:r>
      <w:r w:rsidRPr="00471A00">
        <w:rPr>
          <w:rFonts w:ascii="Cambria" w:hAnsi="Cambria"/>
          <w:b/>
          <w:noProof/>
        </w:rPr>
        <w:t>17</w:t>
      </w:r>
      <w:r w:rsidRPr="00471A00">
        <w:rPr>
          <w:rFonts w:ascii="Cambria" w:hAnsi="Cambria"/>
          <w:noProof/>
        </w:rPr>
        <w:t>: 2777-2789.</w:t>
      </w:r>
    </w:p>
    <w:p w14:paraId="2E7AD159" w14:textId="77777777" w:rsidR="00471A00" w:rsidRPr="00471A00" w:rsidRDefault="00471A00" w:rsidP="00471A00">
      <w:pPr>
        <w:jc w:val="both"/>
        <w:rPr>
          <w:rFonts w:ascii="Cambria" w:hAnsi="Cambria"/>
          <w:noProof/>
        </w:rPr>
      </w:pPr>
      <w:r w:rsidRPr="00471A00">
        <w:rPr>
          <w:rFonts w:ascii="Cambria" w:hAnsi="Cambria"/>
          <w:noProof/>
        </w:rPr>
        <w:t xml:space="preserve">Gu, Z, Gao, Q, Faust, EA, Wainberg, MA (1995) Possible involvement of cell fusion and viral recombination in generation of human immunodeficiency virus variants that display dual resistance to AZT and 3TC. </w:t>
      </w:r>
      <w:r w:rsidRPr="00471A00">
        <w:rPr>
          <w:rFonts w:ascii="Cambria" w:hAnsi="Cambria"/>
          <w:i/>
          <w:noProof/>
        </w:rPr>
        <w:t>J Gen Virol</w:t>
      </w:r>
      <w:r w:rsidRPr="00471A00">
        <w:rPr>
          <w:rFonts w:ascii="Cambria" w:hAnsi="Cambria"/>
          <w:noProof/>
        </w:rPr>
        <w:t xml:space="preserve"> </w:t>
      </w:r>
      <w:r w:rsidRPr="00471A00">
        <w:rPr>
          <w:rFonts w:ascii="Cambria" w:hAnsi="Cambria"/>
          <w:b/>
          <w:noProof/>
        </w:rPr>
        <w:t>76 ( Pt 10)</w:t>
      </w:r>
      <w:r w:rsidRPr="00471A00">
        <w:rPr>
          <w:rFonts w:ascii="Cambria" w:hAnsi="Cambria"/>
          <w:noProof/>
        </w:rPr>
        <w:t>: 2601-2605.</w:t>
      </w:r>
    </w:p>
    <w:p w14:paraId="38BE09C4" w14:textId="77777777" w:rsidR="00471A00" w:rsidRPr="00471A00" w:rsidRDefault="00471A00" w:rsidP="00471A00">
      <w:pPr>
        <w:jc w:val="both"/>
        <w:rPr>
          <w:rFonts w:ascii="Cambria" w:hAnsi="Cambria"/>
          <w:noProof/>
        </w:rPr>
      </w:pPr>
      <w:r w:rsidRPr="00471A00">
        <w:rPr>
          <w:rFonts w:ascii="Cambria" w:hAnsi="Cambria"/>
          <w:noProof/>
        </w:rPr>
        <w:t xml:space="preserve">Gürtler, L (2004) [Zoonotic infections stimulation]. </w:t>
      </w:r>
      <w:r w:rsidRPr="00471A00">
        <w:rPr>
          <w:rFonts w:ascii="Cambria" w:hAnsi="Cambria"/>
          <w:i/>
          <w:noProof/>
        </w:rPr>
        <w:t>Bundesgesundheitsblatt, Gesundheitsforschung, Gesundheitsschutz</w:t>
      </w:r>
      <w:r w:rsidRPr="00471A00">
        <w:rPr>
          <w:rFonts w:ascii="Cambria" w:hAnsi="Cambria"/>
          <w:noProof/>
        </w:rPr>
        <w:t xml:space="preserve"> </w:t>
      </w:r>
      <w:r w:rsidRPr="00471A00">
        <w:rPr>
          <w:rFonts w:ascii="Cambria" w:hAnsi="Cambria"/>
          <w:b/>
          <w:noProof/>
        </w:rPr>
        <w:t>47</w:t>
      </w:r>
      <w:r w:rsidRPr="00471A00">
        <w:rPr>
          <w:rFonts w:ascii="Cambria" w:hAnsi="Cambria"/>
          <w:noProof/>
        </w:rPr>
        <w:t>: 609-610.</w:t>
      </w:r>
    </w:p>
    <w:p w14:paraId="6D897426" w14:textId="77777777" w:rsidR="00471A00" w:rsidRPr="00471A00" w:rsidRDefault="00471A00" w:rsidP="00471A00">
      <w:pPr>
        <w:jc w:val="both"/>
        <w:rPr>
          <w:rFonts w:ascii="Cambria" w:hAnsi="Cambria"/>
          <w:noProof/>
        </w:rPr>
      </w:pPr>
      <w:r w:rsidRPr="00471A00">
        <w:rPr>
          <w:rFonts w:ascii="Cambria" w:hAnsi="Cambria"/>
          <w:noProof/>
        </w:rPr>
        <w:t xml:space="preserve">Haase, AT Targeting early infection to prevent HIV-1 mucosal transmission.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464</w:t>
      </w:r>
      <w:r w:rsidRPr="00471A00">
        <w:rPr>
          <w:rFonts w:ascii="Cambria" w:hAnsi="Cambria"/>
          <w:noProof/>
        </w:rPr>
        <w:t>: 217-223.</w:t>
      </w:r>
    </w:p>
    <w:p w14:paraId="4D39CEBD" w14:textId="77777777" w:rsidR="00471A00" w:rsidRPr="00471A00" w:rsidRDefault="00471A00" w:rsidP="00471A00">
      <w:pPr>
        <w:jc w:val="both"/>
        <w:rPr>
          <w:rFonts w:ascii="Cambria" w:hAnsi="Cambria"/>
          <w:noProof/>
        </w:rPr>
      </w:pPr>
      <w:r w:rsidRPr="00471A00">
        <w:rPr>
          <w:rFonts w:ascii="Cambria" w:hAnsi="Cambria"/>
          <w:noProof/>
        </w:rPr>
        <w:t xml:space="preserve">Hahn, BH, Shaw, GM, De, KM, Sharp, PM (2000) AIDS as a zoonosis: scientific and public health implications.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287</w:t>
      </w:r>
      <w:r w:rsidRPr="00471A00">
        <w:rPr>
          <w:rFonts w:ascii="Cambria" w:hAnsi="Cambria"/>
          <w:noProof/>
        </w:rPr>
        <w:t>: 607–614.</w:t>
      </w:r>
    </w:p>
    <w:p w14:paraId="3DBD0918" w14:textId="77777777" w:rsidR="00471A00" w:rsidRPr="00471A00" w:rsidRDefault="00471A00" w:rsidP="00471A00">
      <w:pPr>
        <w:jc w:val="both"/>
        <w:rPr>
          <w:rFonts w:ascii="Cambria" w:hAnsi="Cambria"/>
          <w:noProof/>
        </w:rPr>
      </w:pPr>
      <w:r w:rsidRPr="00471A00">
        <w:rPr>
          <w:rFonts w:ascii="Cambria" w:hAnsi="Cambria"/>
          <w:noProof/>
        </w:rPr>
        <w:t xml:space="preserve">Hazuda, DJ, Anthony, NJ, Gomez, RP, Jolly, SM, Wai, JS, Zhuang, L, Fisher, TE, Embrey, M, Guare, JP, Egbertson, MS, Vacca, JP, Huff, JR, Felock, PJ, Witmer, MV, Stillmock, KA, Danovich, R, Grobler, J, Miller, MD, Espeseth, AS, Jin, L, Chen, I-W, Lin, JH, Kassahun, K, Ellis, JD, Wong, BK, Xu, W, Pearson, PG, Schleif, WA, Cortese, R, Emini, E, Summa, V, Holloway, MK, Young, SD (2004) A naphthyridine carboxamide provides evidence for discordant resistance between mechanistically identical inhibitors of HIV-1 integrase. </w:t>
      </w:r>
      <w:r w:rsidRPr="00471A00">
        <w:rPr>
          <w:rFonts w:ascii="Cambria" w:hAnsi="Cambria"/>
          <w:i/>
          <w:noProof/>
        </w:rPr>
        <w:t>Proceedings of the National Academy of Sciences of the United States of America</w:t>
      </w:r>
      <w:r w:rsidRPr="00471A00">
        <w:rPr>
          <w:rFonts w:ascii="Cambria" w:hAnsi="Cambria"/>
          <w:noProof/>
        </w:rPr>
        <w:t xml:space="preserve"> </w:t>
      </w:r>
      <w:r w:rsidRPr="00471A00">
        <w:rPr>
          <w:rFonts w:ascii="Cambria" w:hAnsi="Cambria"/>
          <w:b/>
          <w:noProof/>
        </w:rPr>
        <w:t>101</w:t>
      </w:r>
      <w:r w:rsidRPr="00471A00">
        <w:rPr>
          <w:rFonts w:ascii="Cambria" w:hAnsi="Cambria"/>
          <w:noProof/>
        </w:rPr>
        <w:t>: 11233-11238.</w:t>
      </w:r>
    </w:p>
    <w:p w14:paraId="1812AECB" w14:textId="77777777" w:rsidR="00471A00" w:rsidRPr="00471A00" w:rsidRDefault="00471A00" w:rsidP="00471A00">
      <w:pPr>
        <w:jc w:val="both"/>
        <w:rPr>
          <w:rFonts w:ascii="Cambria" w:hAnsi="Cambria"/>
          <w:noProof/>
        </w:rPr>
      </w:pPr>
      <w:r w:rsidRPr="00471A00">
        <w:rPr>
          <w:rFonts w:ascii="Cambria" w:hAnsi="Cambria"/>
          <w:noProof/>
        </w:rPr>
        <w:t xml:space="preserve">Hazuda, DJ, Felock, P, Witmer, M, Wolfe, A, Stillmock, K, Grobler, JA, Espeseth, A, Gabryelski, L, Schleif, W, Blau, C, Miller, MD (2000) Inhibitors of Strand Transfer That Prevent Integration and Inhibit HIV-1 Replication in Cells.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287</w:t>
      </w:r>
      <w:r w:rsidRPr="00471A00">
        <w:rPr>
          <w:rFonts w:ascii="Cambria" w:hAnsi="Cambria"/>
          <w:noProof/>
        </w:rPr>
        <w:t>: 646-650.</w:t>
      </w:r>
    </w:p>
    <w:p w14:paraId="1FC869C1" w14:textId="77777777" w:rsidR="00471A00" w:rsidRPr="00471A00" w:rsidRDefault="00471A00" w:rsidP="00471A00">
      <w:pPr>
        <w:jc w:val="both"/>
        <w:rPr>
          <w:rFonts w:ascii="Cambria" w:hAnsi="Cambria"/>
          <w:noProof/>
        </w:rPr>
      </w:pPr>
      <w:r w:rsidRPr="00471A00">
        <w:rPr>
          <w:rFonts w:ascii="Cambria" w:hAnsi="Cambria"/>
          <w:noProof/>
        </w:rPr>
        <w:t xml:space="preserve">He, J, Choe, S, Walker, R, Marzio, PD, Morgan, DO, Landau, NR (1995) Human immunodeficiency virus type 1 viral protein R (Vpr) arrests cells in the G2 phase of the cell cycle by inhibiting p34cdc2 activity.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69</w:t>
      </w:r>
      <w:r w:rsidRPr="00471A00">
        <w:rPr>
          <w:rFonts w:ascii="Cambria" w:hAnsi="Cambria"/>
          <w:noProof/>
        </w:rPr>
        <w:t>: 6705-6711.</w:t>
      </w:r>
    </w:p>
    <w:p w14:paraId="668DD9F1" w14:textId="77777777" w:rsidR="00471A00" w:rsidRPr="00471A00" w:rsidRDefault="00471A00" w:rsidP="00471A00">
      <w:pPr>
        <w:jc w:val="both"/>
        <w:rPr>
          <w:rFonts w:ascii="Cambria" w:hAnsi="Cambria"/>
          <w:noProof/>
        </w:rPr>
      </w:pPr>
      <w:r w:rsidRPr="00471A00">
        <w:rPr>
          <w:rFonts w:ascii="Cambria" w:hAnsi="Cambria"/>
          <w:noProof/>
        </w:rPr>
        <w:t xml:space="preserve">He, N, Zhou, Q New insights into the control of HIV-1 transcription: when Tat meets the 7SK snRNP and super elongation complex (SEC). </w:t>
      </w:r>
      <w:r w:rsidRPr="00471A00">
        <w:rPr>
          <w:rFonts w:ascii="Cambria" w:hAnsi="Cambria"/>
          <w:i/>
          <w:noProof/>
        </w:rPr>
        <w:t>J Neuroimmune Pharmacol</w:t>
      </w:r>
      <w:r w:rsidRPr="00471A00">
        <w:rPr>
          <w:rFonts w:ascii="Cambria" w:hAnsi="Cambria"/>
          <w:noProof/>
        </w:rPr>
        <w:t xml:space="preserve"> </w:t>
      </w:r>
      <w:r w:rsidRPr="00471A00">
        <w:rPr>
          <w:rFonts w:ascii="Cambria" w:hAnsi="Cambria"/>
          <w:b/>
          <w:noProof/>
        </w:rPr>
        <w:t>6</w:t>
      </w:r>
      <w:r w:rsidRPr="00471A00">
        <w:rPr>
          <w:rFonts w:ascii="Cambria" w:hAnsi="Cambria"/>
          <w:noProof/>
        </w:rPr>
        <w:t>: 260-268.</w:t>
      </w:r>
    </w:p>
    <w:p w14:paraId="6AEEE1AB" w14:textId="77777777" w:rsidR="00471A00" w:rsidRPr="00471A00" w:rsidRDefault="00471A00" w:rsidP="00471A00">
      <w:pPr>
        <w:jc w:val="both"/>
        <w:rPr>
          <w:rFonts w:ascii="Cambria" w:hAnsi="Cambria"/>
          <w:noProof/>
        </w:rPr>
      </w:pPr>
      <w:r w:rsidRPr="00471A00">
        <w:rPr>
          <w:rFonts w:ascii="Cambria" w:hAnsi="Cambria"/>
          <w:noProof/>
        </w:rPr>
        <w:t xml:space="preserve">Hemelaar, J, Gouws, E, Ghys, PD, Osmanov, S (2006) Global and regional distribution of HIV-1 genetic subtypes and recombinants in 2004. </w:t>
      </w:r>
      <w:r w:rsidRPr="00471A00">
        <w:rPr>
          <w:rFonts w:ascii="Cambria" w:hAnsi="Cambria"/>
          <w:i/>
          <w:noProof/>
        </w:rPr>
        <w:t>AIDS</w:t>
      </w:r>
      <w:r w:rsidRPr="00471A00">
        <w:rPr>
          <w:rFonts w:ascii="Cambria" w:hAnsi="Cambria"/>
          <w:noProof/>
        </w:rPr>
        <w:t xml:space="preserve"> </w:t>
      </w:r>
      <w:r w:rsidRPr="00471A00">
        <w:rPr>
          <w:rFonts w:ascii="Cambria" w:hAnsi="Cambria"/>
          <w:b/>
          <w:noProof/>
        </w:rPr>
        <w:t>20</w:t>
      </w:r>
      <w:r w:rsidRPr="00471A00">
        <w:rPr>
          <w:rFonts w:ascii="Cambria" w:hAnsi="Cambria"/>
          <w:noProof/>
        </w:rPr>
        <w:t>: W13-W23.</w:t>
      </w:r>
    </w:p>
    <w:p w14:paraId="69544545" w14:textId="77777777" w:rsidR="00471A00" w:rsidRPr="00471A00" w:rsidRDefault="00471A00" w:rsidP="00471A00">
      <w:pPr>
        <w:jc w:val="both"/>
        <w:rPr>
          <w:rFonts w:ascii="Cambria" w:hAnsi="Cambria"/>
          <w:noProof/>
        </w:rPr>
      </w:pPr>
      <w:r w:rsidRPr="00471A00">
        <w:rPr>
          <w:rFonts w:ascii="Cambria" w:hAnsi="Cambria"/>
          <w:noProof/>
        </w:rPr>
        <w:t xml:space="preserve">Henderson, BR, Percipalle, P (1997) Interactions between HIV Rev and nuclear import and export factors: the Rev nuclear localisation signal mediates specific binding to human importin-beta. </w:t>
      </w:r>
      <w:r w:rsidRPr="00471A00">
        <w:rPr>
          <w:rFonts w:ascii="Cambria" w:hAnsi="Cambria"/>
          <w:i/>
          <w:noProof/>
        </w:rPr>
        <w:t>J Mol Biol</w:t>
      </w:r>
      <w:r w:rsidRPr="00471A00">
        <w:rPr>
          <w:rFonts w:ascii="Cambria" w:hAnsi="Cambria"/>
          <w:noProof/>
        </w:rPr>
        <w:t xml:space="preserve"> </w:t>
      </w:r>
      <w:r w:rsidRPr="00471A00">
        <w:rPr>
          <w:rFonts w:ascii="Cambria" w:hAnsi="Cambria"/>
          <w:b/>
          <w:noProof/>
        </w:rPr>
        <w:t>274</w:t>
      </w:r>
      <w:r w:rsidRPr="00471A00">
        <w:rPr>
          <w:rFonts w:ascii="Cambria" w:hAnsi="Cambria"/>
          <w:noProof/>
        </w:rPr>
        <w:t>: 693-707.</w:t>
      </w:r>
    </w:p>
    <w:p w14:paraId="60F2547C" w14:textId="77777777" w:rsidR="00471A00" w:rsidRPr="00471A00" w:rsidRDefault="00471A00" w:rsidP="00471A00">
      <w:pPr>
        <w:jc w:val="both"/>
        <w:rPr>
          <w:rFonts w:ascii="Cambria" w:hAnsi="Cambria"/>
          <w:noProof/>
        </w:rPr>
      </w:pPr>
      <w:r w:rsidRPr="00471A00">
        <w:rPr>
          <w:rFonts w:ascii="Cambria" w:hAnsi="Cambria"/>
          <w:noProof/>
        </w:rPr>
        <w:t xml:space="preserve">Himmel, DM, Sarafianos, SG, Dharmasena, S, Hossain, MM, McCoy-Simandle, K, Ilina, T, Clark, AD, Jr., Knight, JL, Julias, JG, Clark, PK, Krogh-Jespersen, K, Levy, RM, Hughes, SH, Parniak, MA, Arnold, E (2006) HIV-1 reverse transcriptase structure with RNase H inhibitor dihydroxy benzoyl naphthyl hydrazone bound at a novel site. </w:t>
      </w:r>
      <w:r w:rsidRPr="00471A00">
        <w:rPr>
          <w:rFonts w:ascii="Cambria" w:hAnsi="Cambria"/>
          <w:i/>
          <w:noProof/>
        </w:rPr>
        <w:t>ACS Chem Biol</w:t>
      </w:r>
      <w:r w:rsidRPr="00471A00">
        <w:rPr>
          <w:rFonts w:ascii="Cambria" w:hAnsi="Cambria"/>
          <w:noProof/>
        </w:rPr>
        <w:t xml:space="preserve"> </w:t>
      </w:r>
      <w:r w:rsidRPr="00471A00">
        <w:rPr>
          <w:rFonts w:ascii="Cambria" w:hAnsi="Cambria"/>
          <w:b/>
          <w:noProof/>
        </w:rPr>
        <w:t>1</w:t>
      </w:r>
      <w:r w:rsidRPr="00471A00">
        <w:rPr>
          <w:rFonts w:ascii="Cambria" w:hAnsi="Cambria"/>
          <w:noProof/>
        </w:rPr>
        <w:t>: 702-712.</w:t>
      </w:r>
    </w:p>
    <w:p w14:paraId="4BA012E1" w14:textId="77777777" w:rsidR="00471A00" w:rsidRPr="00471A00" w:rsidRDefault="00471A00" w:rsidP="00471A00">
      <w:pPr>
        <w:jc w:val="both"/>
        <w:rPr>
          <w:rFonts w:ascii="Cambria" w:hAnsi="Cambria"/>
          <w:noProof/>
        </w:rPr>
      </w:pPr>
      <w:r w:rsidRPr="00471A00">
        <w:rPr>
          <w:rFonts w:ascii="Cambria" w:hAnsi="Cambria"/>
          <w:noProof/>
        </w:rPr>
        <w:t>Hirsch, VM, Olmsted, RA, Murphey-Corb, M, Purcell, RH, Johnson, PR (1989) An African primate lentivirus (SIVsmclosely related to HIV-2.</w:t>
      </w:r>
    </w:p>
    <w:p w14:paraId="570128EA" w14:textId="77777777" w:rsidR="00471A00" w:rsidRPr="00471A00" w:rsidRDefault="00471A00" w:rsidP="00471A00">
      <w:pPr>
        <w:jc w:val="both"/>
        <w:rPr>
          <w:rFonts w:ascii="Cambria" w:hAnsi="Cambria"/>
          <w:noProof/>
        </w:rPr>
      </w:pPr>
      <w:r w:rsidRPr="00471A00">
        <w:rPr>
          <w:rFonts w:ascii="Cambria" w:hAnsi="Cambria"/>
          <w:noProof/>
        </w:rPr>
        <w:t xml:space="preserve">Ho, DD, Bieniasz, PD (2008) HIV-1 at 25. </w:t>
      </w:r>
      <w:r w:rsidRPr="00471A00">
        <w:rPr>
          <w:rFonts w:ascii="Cambria" w:hAnsi="Cambria"/>
          <w:i/>
          <w:noProof/>
        </w:rPr>
        <w:t>Cell</w:t>
      </w:r>
      <w:r w:rsidRPr="00471A00">
        <w:rPr>
          <w:rFonts w:ascii="Cambria" w:hAnsi="Cambria"/>
          <w:noProof/>
        </w:rPr>
        <w:t xml:space="preserve"> </w:t>
      </w:r>
      <w:r w:rsidRPr="00471A00">
        <w:rPr>
          <w:rFonts w:ascii="Cambria" w:hAnsi="Cambria"/>
          <w:b/>
          <w:noProof/>
        </w:rPr>
        <w:t>133</w:t>
      </w:r>
      <w:r w:rsidRPr="00471A00">
        <w:rPr>
          <w:rFonts w:ascii="Cambria" w:hAnsi="Cambria"/>
          <w:noProof/>
        </w:rPr>
        <w:t>: 561-565.</w:t>
      </w:r>
    </w:p>
    <w:p w14:paraId="628B776A" w14:textId="77777777" w:rsidR="00471A00" w:rsidRPr="00471A00" w:rsidRDefault="00471A00" w:rsidP="00471A00">
      <w:pPr>
        <w:jc w:val="both"/>
        <w:rPr>
          <w:rFonts w:ascii="Cambria" w:hAnsi="Cambria"/>
          <w:noProof/>
        </w:rPr>
      </w:pPr>
      <w:r w:rsidRPr="00471A00">
        <w:rPr>
          <w:rFonts w:ascii="Cambria" w:hAnsi="Cambria"/>
          <w:noProof/>
        </w:rPr>
        <w:t xml:space="preserve">Ho, DD, Neumann, AU, Perelson, AS, Chen, W, Leonard, JM, Markowitz, M (1995a) Rapid turnover of plasma virions and CD4 lymphocytes in HIV-1 infection.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373</w:t>
      </w:r>
      <w:r w:rsidRPr="00471A00">
        <w:rPr>
          <w:rFonts w:ascii="Cambria" w:hAnsi="Cambria"/>
          <w:noProof/>
        </w:rPr>
        <w:t>: 123–126.</w:t>
      </w:r>
    </w:p>
    <w:p w14:paraId="1B71189E" w14:textId="77777777" w:rsidR="00471A00" w:rsidRPr="00471A00" w:rsidRDefault="00471A00" w:rsidP="00471A00">
      <w:pPr>
        <w:jc w:val="both"/>
        <w:rPr>
          <w:rFonts w:ascii="Cambria" w:hAnsi="Cambria"/>
          <w:noProof/>
        </w:rPr>
      </w:pPr>
      <w:r w:rsidRPr="00471A00">
        <w:rPr>
          <w:rFonts w:ascii="Cambria" w:hAnsi="Cambria"/>
          <w:noProof/>
        </w:rPr>
        <w:t xml:space="preserve">Ho, DD, Neumann, AU, Perelson, AS, Chen, W, Leonard, JM, Markowitz, M (1995b) Rapid turnover of plasma virions and CD4 lymphocytes in HIV-1 infection.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373</w:t>
      </w:r>
      <w:r w:rsidRPr="00471A00">
        <w:rPr>
          <w:rFonts w:ascii="Cambria" w:hAnsi="Cambria"/>
          <w:noProof/>
        </w:rPr>
        <w:t>: 123-126.</w:t>
      </w:r>
    </w:p>
    <w:p w14:paraId="5CCA2995" w14:textId="77777777" w:rsidR="00471A00" w:rsidRPr="00471A00" w:rsidRDefault="00471A00" w:rsidP="00471A00">
      <w:pPr>
        <w:jc w:val="both"/>
        <w:rPr>
          <w:rFonts w:ascii="Cambria" w:hAnsi="Cambria"/>
          <w:noProof/>
        </w:rPr>
      </w:pPr>
      <w:r w:rsidRPr="00471A00">
        <w:rPr>
          <w:rFonts w:ascii="Cambria" w:hAnsi="Cambria"/>
          <w:noProof/>
        </w:rPr>
        <w:t xml:space="preserve">Hosseinipour, MC, Gupta, RK, Van Zyl, G, Eron, JJ, Nachega, JB (2013) Emergence of HIV drug resistance during first- and second-line antiretroviral therapy in resource-limited settings. </w:t>
      </w:r>
      <w:r w:rsidRPr="00471A00">
        <w:rPr>
          <w:rFonts w:ascii="Cambria" w:hAnsi="Cambria"/>
          <w:i/>
          <w:noProof/>
        </w:rPr>
        <w:t>J Infect Dis</w:t>
      </w:r>
      <w:r w:rsidRPr="00471A00">
        <w:rPr>
          <w:rFonts w:ascii="Cambria" w:hAnsi="Cambria"/>
          <w:noProof/>
        </w:rPr>
        <w:t xml:space="preserve"> </w:t>
      </w:r>
      <w:r w:rsidRPr="00471A00">
        <w:rPr>
          <w:rFonts w:ascii="Cambria" w:hAnsi="Cambria"/>
          <w:b/>
          <w:noProof/>
        </w:rPr>
        <w:t>207 Suppl 2</w:t>
      </w:r>
      <w:r w:rsidRPr="00471A00">
        <w:rPr>
          <w:rFonts w:ascii="Cambria" w:hAnsi="Cambria"/>
          <w:noProof/>
        </w:rPr>
        <w:t>: S49-56.</w:t>
      </w:r>
    </w:p>
    <w:p w14:paraId="52AA1E35" w14:textId="77777777" w:rsidR="00471A00" w:rsidRPr="00471A00" w:rsidRDefault="00471A00" w:rsidP="00471A00">
      <w:pPr>
        <w:jc w:val="both"/>
        <w:rPr>
          <w:rFonts w:ascii="Cambria" w:hAnsi="Cambria"/>
          <w:noProof/>
        </w:rPr>
      </w:pPr>
      <w:r w:rsidRPr="00471A00">
        <w:rPr>
          <w:rFonts w:ascii="Cambria" w:hAnsi="Cambria"/>
          <w:noProof/>
        </w:rPr>
        <w:t xml:space="preserve">Hsiou, Y, Ding, J, Das, K, Clark Jr, AD, Boyer, PL, Lewi, P, Janssen, PA, Kleim, J-P, Rösner, M, Hughes, SH (2001) The Lys103Asn mutation of HIV-1 RT: a novel mechanism of drug resistance. </w:t>
      </w:r>
      <w:r w:rsidRPr="00471A00">
        <w:rPr>
          <w:rFonts w:ascii="Cambria" w:hAnsi="Cambria"/>
          <w:i/>
          <w:noProof/>
        </w:rPr>
        <w:t>Journal of molecular biology</w:t>
      </w:r>
      <w:r w:rsidRPr="00471A00">
        <w:rPr>
          <w:rFonts w:ascii="Cambria" w:hAnsi="Cambria"/>
          <w:noProof/>
        </w:rPr>
        <w:t xml:space="preserve"> </w:t>
      </w:r>
      <w:r w:rsidRPr="00471A00">
        <w:rPr>
          <w:rFonts w:ascii="Cambria" w:hAnsi="Cambria"/>
          <w:b/>
          <w:noProof/>
        </w:rPr>
        <w:t>309</w:t>
      </w:r>
      <w:r w:rsidRPr="00471A00">
        <w:rPr>
          <w:rFonts w:ascii="Cambria" w:hAnsi="Cambria"/>
          <w:noProof/>
        </w:rPr>
        <w:t>: 437-445.</w:t>
      </w:r>
    </w:p>
    <w:p w14:paraId="6355B25D" w14:textId="77777777" w:rsidR="00471A00" w:rsidRPr="00471A00" w:rsidRDefault="00471A00" w:rsidP="00471A00">
      <w:pPr>
        <w:jc w:val="both"/>
        <w:rPr>
          <w:rFonts w:ascii="Cambria" w:hAnsi="Cambria"/>
          <w:noProof/>
        </w:rPr>
      </w:pPr>
      <w:r w:rsidRPr="00471A00">
        <w:rPr>
          <w:rFonts w:ascii="Cambria" w:hAnsi="Cambria"/>
          <w:noProof/>
        </w:rPr>
        <w:t xml:space="preserve">Huang, C-c, Lam, SN, Acharya, P, Tang, M, Xiang, S-H, Hussan, SS-u, Stanfield, RL, Robinson, J, Sodroski, J, Wilson, IA, Wyatt, R, Bewley, CA, Kwong, PD (2007) Structures of the CCR5 N Terminus and of a Tyrosine-Sulfated Antibody with HIV-1 gp120 and CD4.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317</w:t>
      </w:r>
      <w:r w:rsidRPr="00471A00">
        <w:rPr>
          <w:rFonts w:ascii="Cambria" w:hAnsi="Cambria"/>
          <w:noProof/>
        </w:rPr>
        <w:t>: 1930-1934.</w:t>
      </w:r>
    </w:p>
    <w:p w14:paraId="69A89531" w14:textId="77777777" w:rsidR="00471A00" w:rsidRPr="00471A00" w:rsidRDefault="00471A00" w:rsidP="00471A00">
      <w:pPr>
        <w:jc w:val="both"/>
        <w:rPr>
          <w:rFonts w:ascii="Cambria" w:hAnsi="Cambria"/>
          <w:noProof/>
        </w:rPr>
      </w:pPr>
      <w:r w:rsidRPr="00471A00">
        <w:rPr>
          <w:rFonts w:ascii="Cambria" w:hAnsi="Cambria"/>
          <w:noProof/>
        </w:rPr>
        <w:t>Huet, T, Cheynier, R, Meyerhans, A, Roelants, G, Wain-Hobson, S (1990) Genetic organization of a chimpanzee lentivirus related to HIV-1.</w:t>
      </w:r>
    </w:p>
    <w:p w14:paraId="037058DD" w14:textId="77777777" w:rsidR="00471A00" w:rsidRPr="00471A00" w:rsidRDefault="00471A00" w:rsidP="00471A00">
      <w:pPr>
        <w:jc w:val="both"/>
        <w:rPr>
          <w:rFonts w:ascii="Cambria" w:hAnsi="Cambria"/>
          <w:noProof/>
        </w:rPr>
      </w:pPr>
      <w:r w:rsidRPr="00471A00">
        <w:rPr>
          <w:rFonts w:ascii="Cambria" w:hAnsi="Cambria"/>
          <w:noProof/>
        </w:rPr>
        <w:t xml:space="preserve">Hughes, JP, Totten, P (2003) Estimating the accuracy of polymerase chain reaction-based tests using endpoint dilution. </w:t>
      </w:r>
      <w:r w:rsidRPr="00471A00">
        <w:rPr>
          <w:rFonts w:ascii="Cambria" w:hAnsi="Cambria"/>
          <w:i/>
          <w:noProof/>
        </w:rPr>
        <w:t>Biometrics</w:t>
      </w:r>
      <w:r w:rsidRPr="00471A00">
        <w:rPr>
          <w:rFonts w:ascii="Cambria" w:hAnsi="Cambria"/>
          <w:noProof/>
        </w:rPr>
        <w:t xml:space="preserve"> </w:t>
      </w:r>
      <w:r w:rsidRPr="00471A00">
        <w:rPr>
          <w:rFonts w:ascii="Cambria" w:hAnsi="Cambria"/>
          <w:b/>
          <w:noProof/>
        </w:rPr>
        <w:t>59</w:t>
      </w:r>
      <w:r w:rsidRPr="00471A00">
        <w:rPr>
          <w:rFonts w:ascii="Cambria" w:hAnsi="Cambria"/>
          <w:noProof/>
        </w:rPr>
        <w:t>: 505-511.</w:t>
      </w:r>
    </w:p>
    <w:p w14:paraId="080DC485" w14:textId="77777777" w:rsidR="00471A00" w:rsidRPr="00471A00" w:rsidRDefault="00471A00" w:rsidP="00471A00">
      <w:pPr>
        <w:jc w:val="both"/>
        <w:rPr>
          <w:rFonts w:ascii="Cambria" w:hAnsi="Cambria"/>
          <w:noProof/>
        </w:rPr>
      </w:pPr>
      <w:r w:rsidRPr="00471A00">
        <w:rPr>
          <w:rFonts w:ascii="Cambria" w:hAnsi="Cambria"/>
          <w:noProof/>
        </w:rPr>
        <w:t xml:space="preserve">Hulme, AE, Perez, O, Hope, TJ (2011) Complementary assays reveal a relationship between HIV-1 uncoating and reverse transcription.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108</w:t>
      </w:r>
      <w:r w:rsidRPr="00471A00">
        <w:rPr>
          <w:rFonts w:ascii="Cambria" w:hAnsi="Cambria"/>
          <w:noProof/>
        </w:rPr>
        <w:t>: 9975-9980.</w:t>
      </w:r>
    </w:p>
    <w:p w14:paraId="1338D891" w14:textId="77777777" w:rsidR="00471A00" w:rsidRPr="00471A00" w:rsidRDefault="00471A00" w:rsidP="00471A00">
      <w:pPr>
        <w:jc w:val="both"/>
        <w:rPr>
          <w:rFonts w:ascii="Cambria" w:hAnsi="Cambria"/>
          <w:noProof/>
        </w:rPr>
      </w:pPr>
      <w:r w:rsidRPr="00471A00">
        <w:rPr>
          <w:rFonts w:ascii="Cambria" w:hAnsi="Cambria"/>
          <w:noProof/>
        </w:rPr>
        <w:t xml:space="preserve">Hussain, A, Wesley, C, Khalid, M, Chaudhry, A, Jameel, S (2008) Human immunodeficiency virus type 1 Vpu protein interacts with CD74 and modulates major histocompatibility complex class II presentation.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82</w:t>
      </w:r>
      <w:r w:rsidRPr="00471A00">
        <w:rPr>
          <w:rFonts w:ascii="Cambria" w:hAnsi="Cambria"/>
          <w:noProof/>
        </w:rPr>
        <w:t>: 893–902.</w:t>
      </w:r>
    </w:p>
    <w:p w14:paraId="06D8F9A3" w14:textId="77777777" w:rsidR="00471A00" w:rsidRPr="00471A00" w:rsidRDefault="00471A00" w:rsidP="00471A00">
      <w:pPr>
        <w:jc w:val="both"/>
        <w:rPr>
          <w:rFonts w:ascii="Cambria" w:hAnsi="Cambria"/>
          <w:noProof/>
        </w:rPr>
      </w:pPr>
      <w:r w:rsidRPr="00471A00">
        <w:rPr>
          <w:rFonts w:ascii="Cambria" w:hAnsi="Cambria"/>
          <w:noProof/>
        </w:rPr>
        <w:t>Ilina, T, Parniak, MA (2008) Inhibitors of HIV</w:t>
      </w:r>
      <w:r w:rsidRPr="00471A00">
        <w:rPr>
          <w:rFonts w:ascii="04b03" w:hAnsi="04b03" w:cs="04b03"/>
          <w:noProof/>
        </w:rPr>
        <w:t>‐</w:t>
      </w:r>
      <w:r w:rsidRPr="00471A00">
        <w:rPr>
          <w:rFonts w:ascii="Cambria" w:hAnsi="Cambria"/>
          <w:noProof/>
        </w:rPr>
        <w:t>1 Reverse Transcriptase. In: Advances in Pharmacology, Academic Press, pp. 121-167.</w:t>
      </w:r>
    </w:p>
    <w:p w14:paraId="4CED9637" w14:textId="77777777" w:rsidR="00471A00" w:rsidRPr="00471A00" w:rsidRDefault="00471A00" w:rsidP="00471A00">
      <w:pPr>
        <w:jc w:val="both"/>
        <w:rPr>
          <w:rFonts w:ascii="Cambria" w:hAnsi="Cambria"/>
          <w:noProof/>
        </w:rPr>
      </w:pPr>
      <w:r w:rsidRPr="00471A00">
        <w:rPr>
          <w:rFonts w:ascii="Cambria" w:hAnsi="Cambria"/>
          <w:noProof/>
        </w:rPr>
        <w:t xml:space="preserve">Jabara, CB, Jones, CD, Roach, J, Anderson, JA, Swanstrom, R (2011) Accurate sampling and deep sequencing of the HIV-1 protease gene using a Primer ID.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108</w:t>
      </w:r>
      <w:r w:rsidRPr="00471A00">
        <w:rPr>
          <w:rFonts w:ascii="Cambria" w:hAnsi="Cambria"/>
          <w:noProof/>
        </w:rPr>
        <w:t>: 20166-20171.</w:t>
      </w:r>
    </w:p>
    <w:p w14:paraId="51A89811" w14:textId="77777777" w:rsidR="00471A00" w:rsidRPr="00471A00" w:rsidRDefault="00471A00" w:rsidP="00471A00">
      <w:pPr>
        <w:jc w:val="both"/>
        <w:rPr>
          <w:rFonts w:ascii="Cambria" w:hAnsi="Cambria"/>
          <w:noProof/>
        </w:rPr>
      </w:pPr>
      <w:r w:rsidRPr="00471A00">
        <w:rPr>
          <w:rFonts w:ascii="Cambria" w:hAnsi="Cambria"/>
          <w:noProof/>
        </w:rPr>
        <w:t xml:space="preserve">Jacks, T, Power, MD, Masiarz, FR, Luciw, PA, Barr, PJ, Varmus, HE (1988) Characterization of ribosomal frameshifting in HIV-1 gag-pol expression.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331</w:t>
      </w:r>
      <w:r w:rsidRPr="00471A00">
        <w:rPr>
          <w:rFonts w:ascii="Cambria" w:hAnsi="Cambria"/>
          <w:noProof/>
        </w:rPr>
        <w:t>: 280-283.</w:t>
      </w:r>
    </w:p>
    <w:p w14:paraId="4BDEA715" w14:textId="77777777" w:rsidR="00471A00" w:rsidRPr="00471A00" w:rsidRDefault="00471A00" w:rsidP="00471A00">
      <w:pPr>
        <w:jc w:val="both"/>
        <w:rPr>
          <w:rFonts w:ascii="Cambria" w:hAnsi="Cambria"/>
          <w:noProof/>
        </w:rPr>
      </w:pPr>
      <w:r w:rsidRPr="00471A00">
        <w:rPr>
          <w:rFonts w:ascii="Cambria" w:hAnsi="Cambria"/>
          <w:noProof/>
        </w:rPr>
        <w:t xml:space="preserve">Jacobo-Molina, A, Arnold, E (1991) HIV reverse transcriptase structure-function relationships. </w:t>
      </w:r>
      <w:r w:rsidRPr="00471A00">
        <w:rPr>
          <w:rFonts w:ascii="Cambria" w:hAnsi="Cambria"/>
          <w:i/>
          <w:noProof/>
        </w:rPr>
        <w:t>Biochemistry</w:t>
      </w:r>
      <w:r w:rsidRPr="00471A00">
        <w:rPr>
          <w:rFonts w:ascii="Cambria" w:hAnsi="Cambria"/>
          <w:noProof/>
        </w:rPr>
        <w:t xml:space="preserve"> </w:t>
      </w:r>
      <w:r w:rsidRPr="00471A00">
        <w:rPr>
          <w:rFonts w:ascii="Cambria" w:hAnsi="Cambria"/>
          <w:b/>
          <w:noProof/>
        </w:rPr>
        <w:t>30</w:t>
      </w:r>
      <w:r w:rsidRPr="00471A00">
        <w:rPr>
          <w:rFonts w:ascii="Cambria" w:hAnsi="Cambria"/>
          <w:noProof/>
        </w:rPr>
        <w:t>: 6351–6361.</w:t>
      </w:r>
    </w:p>
    <w:p w14:paraId="37BCA17A" w14:textId="77777777" w:rsidR="00471A00" w:rsidRPr="00471A00" w:rsidRDefault="00471A00" w:rsidP="00471A00">
      <w:pPr>
        <w:jc w:val="both"/>
        <w:rPr>
          <w:rFonts w:ascii="Cambria" w:hAnsi="Cambria"/>
          <w:noProof/>
        </w:rPr>
      </w:pPr>
      <w:r w:rsidRPr="00471A00">
        <w:rPr>
          <w:rFonts w:ascii="Cambria" w:hAnsi="Cambria"/>
          <w:noProof/>
        </w:rPr>
        <w:t xml:space="preserve">Jager, S, Kim, DY, Hultquist, JF, Shindo, K, LaRue, RS, Kwon, E, Li, M, Anderson, BD, Yen, L, Stanley, D, Mahon, C, Kane, J, Franks-Skiba, K, Cimermancic, P, Burlingame, A, Sali, A, Craik, CS, Harris, RS, Gross, JD, Krogan, NJ Vif hijacks CBF-beta to degrade APOBEC3G and promote HIV-1 infection.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481</w:t>
      </w:r>
      <w:r w:rsidRPr="00471A00">
        <w:rPr>
          <w:rFonts w:ascii="Cambria" w:hAnsi="Cambria"/>
          <w:noProof/>
        </w:rPr>
        <w:t>: 371-375.</w:t>
      </w:r>
    </w:p>
    <w:p w14:paraId="5A8B9EC9" w14:textId="77777777" w:rsidR="00471A00" w:rsidRPr="00471A00" w:rsidRDefault="00471A00" w:rsidP="00471A00">
      <w:pPr>
        <w:jc w:val="both"/>
        <w:rPr>
          <w:rFonts w:ascii="Cambria" w:hAnsi="Cambria"/>
          <w:noProof/>
        </w:rPr>
      </w:pPr>
      <w:r w:rsidRPr="00471A00">
        <w:rPr>
          <w:rFonts w:ascii="Cambria" w:hAnsi="Cambria"/>
          <w:noProof/>
        </w:rPr>
        <w:t xml:space="preserve">Jakobson, CG, Dinnar, U, Feinsod, M, Nemirovsky, Y (2002) Ion-sensitive field-effect transistors in standard CMOS fabricated by post processing. </w:t>
      </w:r>
      <w:r w:rsidRPr="00471A00">
        <w:rPr>
          <w:rFonts w:ascii="Cambria" w:hAnsi="Cambria"/>
          <w:i/>
          <w:noProof/>
        </w:rPr>
        <w:t>IEEE Sensors Journal</w:t>
      </w:r>
      <w:r w:rsidRPr="00471A00">
        <w:rPr>
          <w:rFonts w:ascii="Cambria" w:hAnsi="Cambria"/>
          <w:noProof/>
        </w:rPr>
        <w:t xml:space="preserve"> </w:t>
      </w:r>
      <w:r w:rsidRPr="00471A00">
        <w:rPr>
          <w:rFonts w:ascii="Cambria" w:hAnsi="Cambria"/>
          <w:b/>
          <w:noProof/>
        </w:rPr>
        <w:t>2</w:t>
      </w:r>
      <w:r w:rsidRPr="00471A00">
        <w:rPr>
          <w:rFonts w:ascii="Cambria" w:hAnsi="Cambria"/>
          <w:noProof/>
        </w:rPr>
        <w:t>: 279-287.</w:t>
      </w:r>
    </w:p>
    <w:p w14:paraId="39575A37" w14:textId="77777777" w:rsidR="00471A00" w:rsidRPr="00471A00" w:rsidRDefault="00471A00" w:rsidP="00471A00">
      <w:pPr>
        <w:jc w:val="both"/>
        <w:rPr>
          <w:rFonts w:ascii="Cambria" w:hAnsi="Cambria"/>
          <w:noProof/>
        </w:rPr>
      </w:pPr>
      <w:r w:rsidRPr="00471A00">
        <w:rPr>
          <w:rFonts w:ascii="Cambria" w:hAnsi="Cambria"/>
          <w:noProof/>
        </w:rPr>
        <w:t xml:space="preserve">Ji, H, Li, Y, Graham, M, Liang, BB, Pilon, R, Tyson, S, Peters, G, Tyler, S, Merks, H, Bertagnolio, S, Soto-Ramirez, L, Sandstrom, P, Brooks, J Next-generation sequencing of dried blood spot specimens: a novel approach to HIV drug-resistance surveillance. </w:t>
      </w:r>
      <w:r w:rsidRPr="00471A00">
        <w:rPr>
          <w:rFonts w:ascii="Cambria" w:hAnsi="Cambria"/>
          <w:i/>
          <w:noProof/>
        </w:rPr>
        <w:t>Antivir Ther</w:t>
      </w:r>
      <w:r w:rsidRPr="00471A00">
        <w:rPr>
          <w:rFonts w:ascii="Cambria" w:hAnsi="Cambria"/>
          <w:noProof/>
        </w:rPr>
        <w:t xml:space="preserve"> </w:t>
      </w:r>
      <w:r w:rsidRPr="00471A00">
        <w:rPr>
          <w:rFonts w:ascii="Cambria" w:hAnsi="Cambria"/>
          <w:b/>
          <w:noProof/>
        </w:rPr>
        <w:t>16</w:t>
      </w:r>
      <w:r w:rsidRPr="00471A00">
        <w:rPr>
          <w:rFonts w:ascii="Cambria" w:hAnsi="Cambria"/>
          <w:noProof/>
        </w:rPr>
        <w:t>: 871-878.</w:t>
      </w:r>
    </w:p>
    <w:p w14:paraId="672CB79C" w14:textId="77777777" w:rsidR="00471A00" w:rsidRPr="00471A00" w:rsidRDefault="00471A00" w:rsidP="00471A00">
      <w:pPr>
        <w:jc w:val="both"/>
        <w:rPr>
          <w:rFonts w:ascii="Cambria" w:hAnsi="Cambria"/>
          <w:noProof/>
        </w:rPr>
      </w:pPr>
      <w:r w:rsidRPr="00471A00">
        <w:rPr>
          <w:rFonts w:ascii="Cambria" w:hAnsi="Cambria"/>
          <w:noProof/>
        </w:rPr>
        <w:t xml:space="preserve">Johnson, JA, Geretti, AM Low-frequency HIV-1 drug resistance mutations can be clinically significant but must be interpreted with caution. </w:t>
      </w:r>
      <w:r w:rsidRPr="00471A00">
        <w:rPr>
          <w:rFonts w:ascii="Cambria" w:hAnsi="Cambria"/>
          <w:i/>
          <w:noProof/>
        </w:rPr>
        <w:t>J Antimicrob Chemother</w:t>
      </w:r>
      <w:r w:rsidRPr="00471A00">
        <w:rPr>
          <w:rFonts w:ascii="Cambria" w:hAnsi="Cambria"/>
          <w:noProof/>
        </w:rPr>
        <w:t xml:space="preserve"> </w:t>
      </w:r>
      <w:r w:rsidRPr="00471A00">
        <w:rPr>
          <w:rFonts w:ascii="Cambria" w:hAnsi="Cambria"/>
          <w:b/>
          <w:noProof/>
        </w:rPr>
        <w:t>65</w:t>
      </w:r>
      <w:r w:rsidRPr="00471A00">
        <w:rPr>
          <w:rFonts w:ascii="Cambria" w:hAnsi="Cambria"/>
          <w:noProof/>
        </w:rPr>
        <w:t>: 1322-1326.</w:t>
      </w:r>
    </w:p>
    <w:p w14:paraId="398CCE63" w14:textId="77777777" w:rsidR="00471A00" w:rsidRPr="00471A00" w:rsidRDefault="00471A00" w:rsidP="00471A00">
      <w:pPr>
        <w:jc w:val="both"/>
        <w:rPr>
          <w:rFonts w:ascii="Cambria" w:hAnsi="Cambria"/>
          <w:noProof/>
        </w:rPr>
      </w:pPr>
      <w:r w:rsidRPr="00471A00">
        <w:rPr>
          <w:rFonts w:ascii="Cambria" w:hAnsi="Cambria"/>
          <w:noProof/>
        </w:rPr>
        <w:t xml:space="preserve">Jowett, JB, Planelles, V, Poon, B, Shah, NP, Chen, M-L, Chen, IS (1995) The human immunodeficiency virus type 1 vpr gene arrests infected T cells in the G2+ M phase of the cell cycle.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69</w:t>
      </w:r>
      <w:r w:rsidRPr="00471A00">
        <w:rPr>
          <w:rFonts w:ascii="Cambria" w:hAnsi="Cambria"/>
          <w:noProof/>
        </w:rPr>
        <w:t>: 6304–6313.</w:t>
      </w:r>
    </w:p>
    <w:p w14:paraId="69D68953" w14:textId="77777777" w:rsidR="00471A00" w:rsidRPr="00471A00" w:rsidRDefault="00471A00" w:rsidP="00471A00">
      <w:pPr>
        <w:jc w:val="both"/>
        <w:rPr>
          <w:rFonts w:ascii="Cambria" w:hAnsi="Cambria"/>
          <w:noProof/>
        </w:rPr>
      </w:pPr>
      <w:r w:rsidRPr="00471A00">
        <w:rPr>
          <w:rFonts w:ascii="Cambria" w:hAnsi="Cambria"/>
          <w:noProof/>
        </w:rPr>
        <w:t xml:space="preserve">Kanagawa, T (2003) Bias and artifacts in multitemplate polymerase chain reactions (PCR). </w:t>
      </w:r>
      <w:r w:rsidRPr="00471A00">
        <w:rPr>
          <w:rFonts w:ascii="Cambria" w:hAnsi="Cambria"/>
          <w:i/>
          <w:noProof/>
        </w:rPr>
        <w:t>J Biosci Bioeng</w:t>
      </w:r>
      <w:r w:rsidRPr="00471A00">
        <w:rPr>
          <w:rFonts w:ascii="Cambria" w:hAnsi="Cambria"/>
          <w:noProof/>
        </w:rPr>
        <w:t xml:space="preserve"> </w:t>
      </w:r>
      <w:r w:rsidRPr="00471A00">
        <w:rPr>
          <w:rFonts w:ascii="Cambria" w:hAnsi="Cambria"/>
          <w:b/>
          <w:noProof/>
        </w:rPr>
        <w:t>96</w:t>
      </w:r>
      <w:r w:rsidRPr="00471A00">
        <w:rPr>
          <w:rFonts w:ascii="Cambria" w:hAnsi="Cambria"/>
          <w:noProof/>
        </w:rPr>
        <w:t>: 317-323.</w:t>
      </w:r>
    </w:p>
    <w:p w14:paraId="665F1B6D" w14:textId="77777777" w:rsidR="00471A00" w:rsidRPr="00471A00" w:rsidRDefault="00471A00" w:rsidP="00471A00">
      <w:pPr>
        <w:jc w:val="both"/>
        <w:rPr>
          <w:rFonts w:ascii="Cambria" w:hAnsi="Cambria"/>
          <w:noProof/>
        </w:rPr>
      </w:pPr>
      <w:r w:rsidRPr="00471A00">
        <w:rPr>
          <w:rFonts w:ascii="Cambria" w:hAnsi="Cambria"/>
          <w:noProof/>
        </w:rPr>
        <w:t xml:space="preserve">Karacostas, V, Wolffe, EJ, Nagashima, K, Gonda, MA, Moss, B (1993) Overexpression of the HIV-1 gag-pol polyprotein results in intracellular activation of HIV-1 protease and inhibition of assembly and budding of virus-like particles. </w:t>
      </w:r>
      <w:r w:rsidRPr="00471A00">
        <w:rPr>
          <w:rFonts w:ascii="Cambria" w:hAnsi="Cambria"/>
          <w:i/>
          <w:noProof/>
        </w:rPr>
        <w:t>Virology</w:t>
      </w:r>
      <w:r w:rsidRPr="00471A00">
        <w:rPr>
          <w:rFonts w:ascii="Cambria" w:hAnsi="Cambria"/>
          <w:noProof/>
        </w:rPr>
        <w:t xml:space="preserve"> </w:t>
      </w:r>
      <w:r w:rsidRPr="00471A00">
        <w:rPr>
          <w:rFonts w:ascii="Cambria" w:hAnsi="Cambria"/>
          <w:b/>
          <w:noProof/>
        </w:rPr>
        <w:t>193</w:t>
      </w:r>
      <w:r w:rsidRPr="00471A00">
        <w:rPr>
          <w:rFonts w:ascii="Cambria" w:hAnsi="Cambria"/>
          <w:noProof/>
        </w:rPr>
        <w:t>: 661–671.</w:t>
      </w:r>
    </w:p>
    <w:p w14:paraId="69AC227A" w14:textId="77777777" w:rsidR="00471A00" w:rsidRPr="00471A00" w:rsidRDefault="00471A00" w:rsidP="00471A00">
      <w:pPr>
        <w:jc w:val="both"/>
        <w:rPr>
          <w:rFonts w:ascii="Cambria" w:hAnsi="Cambria"/>
          <w:noProof/>
        </w:rPr>
      </w:pPr>
      <w:r w:rsidRPr="00471A00">
        <w:rPr>
          <w:rFonts w:ascii="Cambria" w:hAnsi="Cambria"/>
          <w:noProof/>
        </w:rPr>
        <w:t xml:space="preserve">Karn, J, Stoltzfus, CM Transcriptional and posttranscriptional regulation of HIV-1 gene expression. </w:t>
      </w:r>
      <w:r w:rsidRPr="00471A00">
        <w:rPr>
          <w:rFonts w:ascii="Cambria" w:hAnsi="Cambria"/>
          <w:i/>
          <w:noProof/>
        </w:rPr>
        <w:t>Cold Spring Harbor Perspectives in Medicine</w:t>
      </w:r>
      <w:r w:rsidRPr="00471A00">
        <w:rPr>
          <w:rFonts w:ascii="Cambria" w:hAnsi="Cambria"/>
          <w:noProof/>
        </w:rPr>
        <w:t xml:space="preserve"> </w:t>
      </w:r>
      <w:r w:rsidRPr="00471A00">
        <w:rPr>
          <w:rFonts w:ascii="Cambria" w:hAnsi="Cambria"/>
          <w:b/>
          <w:noProof/>
        </w:rPr>
        <w:t>2</w:t>
      </w:r>
      <w:r w:rsidRPr="00471A00">
        <w:rPr>
          <w:rFonts w:ascii="Cambria" w:hAnsi="Cambria"/>
          <w:noProof/>
        </w:rPr>
        <w:t>.</w:t>
      </w:r>
    </w:p>
    <w:p w14:paraId="0BB38228" w14:textId="77777777" w:rsidR="00471A00" w:rsidRPr="00471A00" w:rsidRDefault="00471A00" w:rsidP="00471A00">
      <w:pPr>
        <w:jc w:val="both"/>
        <w:rPr>
          <w:rFonts w:ascii="Cambria" w:hAnsi="Cambria"/>
          <w:noProof/>
        </w:rPr>
      </w:pPr>
      <w:r w:rsidRPr="00471A00">
        <w:rPr>
          <w:rFonts w:ascii="Cambria" w:hAnsi="Cambria"/>
          <w:noProof/>
        </w:rPr>
        <w:t xml:space="preserve">Keele, BF, Giorgi, EE, Salazar-Gonzalez, JF, Decker, JM, Pham, KT, Salazar, MG, Sun, C, Grayson, T, Wang, S, Li, H, Wei, X, Jiang, C, Kirchherr, JL, Gao, F, Anderson, JA, Ping, LH, Swanstrom, R, Tomaras, GD, Blattner, WA, Goepfert, PA, Kilby, JM, Saag, MS, Delwart, EL, Busch, MP, Cohen, MS, Montefiori, DC, Haynes, BF, Gaschen, B, Athreya, GS, Lee, HY, Wood, N, Seoighe, C, Perelson, AS, Bhattacharya, T, Korber, BT, Hahn, BH, Shaw, GM (2008) Identification and characterization of transmitted and early founder virus envelopes in primary HIV-1 infection.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105</w:t>
      </w:r>
      <w:r w:rsidRPr="00471A00">
        <w:rPr>
          <w:rFonts w:ascii="Cambria" w:hAnsi="Cambria"/>
          <w:noProof/>
        </w:rPr>
        <w:t>: 7552-7557.</w:t>
      </w:r>
    </w:p>
    <w:p w14:paraId="0094F839" w14:textId="77777777" w:rsidR="00471A00" w:rsidRPr="00471A00" w:rsidRDefault="00471A00" w:rsidP="00471A00">
      <w:pPr>
        <w:jc w:val="both"/>
        <w:rPr>
          <w:rFonts w:ascii="Cambria" w:hAnsi="Cambria"/>
          <w:noProof/>
        </w:rPr>
      </w:pPr>
      <w:r w:rsidRPr="00471A00">
        <w:rPr>
          <w:rFonts w:ascii="Cambria" w:hAnsi="Cambria"/>
          <w:noProof/>
        </w:rPr>
        <w:t xml:space="preserve">Keele, BF, Heuverswyn, FV, Li, Y, Bailes, E, Takehisa, J, Santiago, ML, Bibollet-Ruche, F, Chen, Y, Wain, LV, Liegeois, F, Loul, S, Ngole, EM, Bienvenue, Y, Delaporte, E, Brookfield, JFY, Sharp, PM, Shaw, GM, Peeters, M, Hahn, BH (2006) Chimpanzee Reservoirs of Pandemic and Nonpandemic HIV-1.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313</w:t>
      </w:r>
      <w:r w:rsidRPr="00471A00">
        <w:rPr>
          <w:rFonts w:ascii="Cambria" w:hAnsi="Cambria"/>
          <w:noProof/>
        </w:rPr>
        <w:t>: 523-526.</w:t>
      </w:r>
    </w:p>
    <w:p w14:paraId="6E036551" w14:textId="77777777" w:rsidR="00471A00" w:rsidRPr="00471A00" w:rsidRDefault="00471A00" w:rsidP="00471A00">
      <w:pPr>
        <w:jc w:val="both"/>
        <w:rPr>
          <w:rFonts w:ascii="Cambria" w:hAnsi="Cambria"/>
          <w:noProof/>
        </w:rPr>
      </w:pPr>
      <w:r w:rsidRPr="00471A00">
        <w:rPr>
          <w:rFonts w:ascii="Cambria" w:hAnsi="Cambria"/>
          <w:noProof/>
        </w:rPr>
        <w:t xml:space="preserve">Kliger, Y, Aharoni, A, Rapaport, D, Jones, P, Blumenthal, R, Shai, Y (1997) Fusion peptides derived from the HIV type 1 glycoprotein 41 associate within phospholipid membranes and inhibit cell-cell Fusion. Structure-function study. </w:t>
      </w:r>
      <w:r w:rsidRPr="00471A00">
        <w:rPr>
          <w:rFonts w:ascii="Cambria" w:hAnsi="Cambria"/>
          <w:i/>
          <w:noProof/>
        </w:rPr>
        <w:t>J Biol Chem</w:t>
      </w:r>
      <w:r w:rsidRPr="00471A00">
        <w:rPr>
          <w:rFonts w:ascii="Cambria" w:hAnsi="Cambria"/>
          <w:noProof/>
        </w:rPr>
        <w:t xml:space="preserve"> </w:t>
      </w:r>
      <w:r w:rsidRPr="00471A00">
        <w:rPr>
          <w:rFonts w:ascii="Cambria" w:hAnsi="Cambria"/>
          <w:b/>
          <w:noProof/>
        </w:rPr>
        <w:t>272</w:t>
      </w:r>
      <w:r w:rsidRPr="00471A00">
        <w:rPr>
          <w:rFonts w:ascii="Cambria" w:hAnsi="Cambria"/>
          <w:noProof/>
        </w:rPr>
        <w:t>: 13496-13505.</w:t>
      </w:r>
    </w:p>
    <w:p w14:paraId="1352C0A0" w14:textId="77777777" w:rsidR="00471A00" w:rsidRPr="00471A00" w:rsidRDefault="00471A00" w:rsidP="00471A00">
      <w:pPr>
        <w:jc w:val="both"/>
        <w:rPr>
          <w:rFonts w:ascii="Cambria" w:hAnsi="Cambria"/>
          <w:noProof/>
        </w:rPr>
      </w:pPr>
      <w:r w:rsidRPr="00471A00">
        <w:rPr>
          <w:rFonts w:ascii="Cambria" w:hAnsi="Cambria"/>
          <w:noProof/>
        </w:rPr>
        <w:t xml:space="preserve">Klimkait, T, Strebel, K, Hoggan, MD, Martin, MA, Orenstein, JM (1990) The human immunodeficiency virus type 1-specific protein vpu is required for efficient virus maturation and release.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64</w:t>
      </w:r>
      <w:r w:rsidRPr="00471A00">
        <w:rPr>
          <w:rFonts w:ascii="Cambria" w:hAnsi="Cambria"/>
          <w:noProof/>
        </w:rPr>
        <w:t>: 621-629.</w:t>
      </w:r>
    </w:p>
    <w:p w14:paraId="68B4843A" w14:textId="77777777" w:rsidR="00471A00" w:rsidRPr="00471A00" w:rsidRDefault="00471A00" w:rsidP="00471A00">
      <w:pPr>
        <w:jc w:val="both"/>
        <w:rPr>
          <w:rFonts w:ascii="Cambria" w:hAnsi="Cambria"/>
          <w:noProof/>
        </w:rPr>
      </w:pPr>
      <w:r w:rsidRPr="00471A00">
        <w:rPr>
          <w:rFonts w:ascii="Cambria" w:hAnsi="Cambria"/>
          <w:noProof/>
        </w:rPr>
        <w:t xml:space="preserve">Korber, B, Gaschen, B, Yusim, K, Thakallapally, R, Kesmir, C, Detours, V (2001) Evolutionary and immunological implications of contemporary HIV-1 variation. </w:t>
      </w:r>
      <w:r w:rsidRPr="00471A00">
        <w:rPr>
          <w:rFonts w:ascii="Cambria" w:hAnsi="Cambria"/>
          <w:i/>
          <w:noProof/>
        </w:rPr>
        <w:t>British Medical Bulletin</w:t>
      </w:r>
      <w:r w:rsidRPr="00471A00">
        <w:rPr>
          <w:rFonts w:ascii="Cambria" w:hAnsi="Cambria"/>
          <w:noProof/>
        </w:rPr>
        <w:t xml:space="preserve"> </w:t>
      </w:r>
      <w:r w:rsidRPr="00471A00">
        <w:rPr>
          <w:rFonts w:ascii="Cambria" w:hAnsi="Cambria"/>
          <w:b/>
          <w:noProof/>
        </w:rPr>
        <w:t>58</w:t>
      </w:r>
      <w:r w:rsidRPr="00471A00">
        <w:rPr>
          <w:rFonts w:ascii="Cambria" w:hAnsi="Cambria"/>
          <w:noProof/>
        </w:rPr>
        <w:t>: 19-42.</w:t>
      </w:r>
    </w:p>
    <w:p w14:paraId="7041978F" w14:textId="77777777" w:rsidR="00471A00" w:rsidRPr="00471A00" w:rsidRDefault="00471A00" w:rsidP="00471A00">
      <w:pPr>
        <w:jc w:val="both"/>
        <w:rPr>
          <w:rFonts w:ascii="Cambria" w:hAnsi="Cambria"/>
          <w:noProof/>
        </w:rPr>
      </w:pPr>
      <w:r w:rsidRPr="00471A00">
        <w:rPr>
          <w:rFonts w:ascii="Cambria" w:hAnsi="Cambria"/>
          <w:noProof/>
        </w:rPr>
        <w:t xml:space="preserve">Korber, B, Muldoon, M, Theiler, J, Gao, F, Gupta, R, Lapedes, A, Hahn, BH, Wolinsky, S, Bhattacharya, T (2000) Timing the ancestor of the HIV-1 pandemic strains.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288</w:t>
      </w:r>
      <w:r w:rsidRPr="00471A00">
        <w:rPr>
          <w:rFonts w:ascii="Cambria" w:hAnsi="Cambria"/>
          <w:noProof/>
        </w:rPr>
        <w:t>: 1789-1796.</w:t>
      </w:r>
    </w:p>
    <w:p w14:paraId="1F6037C5" w14:textId="77777777" w:rsidR="00471A00" w:rsidRPr="00471A00" w:rsidRDefault="00471A00" w:rsidP="00471A00">
      <w:pPr>
        <w:jc w:val="both"/>
        <w:rPr>
          <w:rFonts w:ascii="Cambria" w:hAnsi="Cambria"/>
          <w:noProof/>
        </w:rPr>
      </w:pPr>
      <w:r w:rsidRPr="00471A00">
        <w:rPr>
          <w:rFonts w:ascii="Cambria" w:hAnsi="Cambria"/>
          <w:noProof/>
        </w:rPr>
        <w:t xml:space="preserve">Kostrikis, LG, Touloumi, G, Karanicolas, R, Pantazis, N, Anastassopoulou, C, Karafoulidou, A, Goedert, JJ, Hatzakis, A (2002) Quantitation of human immunodeficiency virus type 1 DNA forms with the second template switch in peripheral blood cells predicts disease progression independently of plasma RNA load.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76</w:t>
      </w:r>
      <w:r w:rsidRPr="00471A00">
        <w:rPr>
          <w:rFonts w:ascii="Cambria" w:hAnsi="Cambria"/>
          <w:noProof/>
        </w:rPr>
        <w:t>: 10099-10108.</w:t>
      </w:r>
    </w:p>
    <w:p w14:paraId="49484CEB" w14:textId="77777777" w:rsidR="00471A00" w:rsidRPr="00471A00" w:rsidRDefault="00471A00" w:rsidP="00471A00">
      <w:pPr>
        <w:jc w:val="both"/>
        <w:rPr>
          <w:rFonts w:ascii="Cambria" w:hAnsi="Cambria"/>
          <w:noProof/>
        </w:rPr>
      </w:pPr>
      <w:r w:rsidRPr="00471A00">
        <w:rPr>
          <w:rFonts w:ascii="Cambria" w:hAnsi="Cambria"/>
          <w:noProof/>
        </w:rPr>
        <w:t xml:space="preserve">Kuiken, C, Korber, B, Shafer, RW (2003) HIV sequence databases. </w:t>
      </w:r>
      <w:r w:rsidRPr="00471A00">
        <w:rPr>
          <w:rFonts w:ascii="Cambria" w:hAnsi="Cambria"/>
          <w:i/>
          <w:noProof/>
        </w:rPr>
        <w:t>AIDS reviews</w:t>
      </w:r>
      <w:r w:rsidRPr="00471A00">
        <w:rPr>
          <w:rFonts w:ascii="Cambria" w:hAnsi="Cambria"/>
          <w:noProof/>
        </w:rPr>
        <w:t xml:space="preserve"> </w:t>
      </w:r>
      <w:r w:rsidRPr="00471A00">
        <w:rPr>
          <w:rFonts w:ascii="Cambria" w:hAnsi="Cambria"/>
          <w:b/>
          <w:noProof/>
        </w:rPr>
        <w:t>5</w:t>
      </w:r>
      <w:r w:rsidRPr="00471A00">
        <w:rPr>
          <w:rFonts w:ascii="Cambria" w:hAnsi="Cambria"/>
          <w:noProof/>
        </w:rPr>
        <w:t>: 52.</w:t>
      </w:r>
    </w:p>
    <w:p w14:paraId="75BBB0BB" w14:textId="77777777" w:rsidR="00471A00" w:rsidRPr="00471A00" w:rsidRDefault="00471A00" w:rsidP="00471A00">
      <w:pPr>
        <w:jc w:val="both"/>
        <w:rPr>
          <w:rFonts w:ascii="Cambria" w:hAnsi="Cambria"/>
          <w:noProof/>
        </w:rPr>
      </w:pPr>
      <w:r w:rsidRPr="00471A00">
        <w:rPr>
          <w:rFonts w:ascii="Cambria" w:hAnsi="Cambria"/>
          <w:noProof/>
        </w:rPr>
        <w:t xml:space="preserve">LaFemina, RL, Schneider, CL, Robbins, HL, Callahan, PL, LeGrow, K, Roth, E, Schleif, WA, Emini, EA (1992) Requirement of active human immunodeficiency virus type 1 integrase enzyme for productive infection of human T-lymphoid cells.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66</w:t>
      </w:r>
      <w:r w:rsidRPr="00471A00">
        <w:rPr>
          <w:rFonts w:ascii="Cambria" w:hAnsi="Cambria"/>
          <w:noProof/>
        </w:rPr>
        <w:t>: 7414-7419.</w:t>
      </w:r>
    </w:p>
    <w:p w14:paraId="3C77DC36" w14:textId="77777777" w:rsidR="00471A00" w:rsidRPr="00471A00" w:rsidRDefault="00471A00" w:rsidP="00471A00">
      <w:pPr>
        <w:jc w:val="both"/>
        <w:rPr>
          <w:rFonts w:ascii="Cambria" w:hAnsi="Cambria"/>
          <w:noProof/>
        </w:rPr>
      </w:pPr>
      <w:r w:rsidRPr="00471A00">
        <w:rPr>
          <w:rFonts w:ascii="Cambria" w:hAnsi="Cambria"/>
          <w:noProof/>
        </w:rPr>
        <w:t xml:space="preserve">Laguette, N, Benichou, S, Basmaciogullari, S (2009) Human Immunodeficiency Virus Type 1 Nef Incorporation into Virions Does Not Increase Infectivity.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83</w:t>
      </w:r>
      <w:r w:rsidRPr="00471A00">
        <w:rPr>
          <w:rFonts w:ascii="Cambria" w:hAnsi="Cambria"/>
          <w:noProof/>
        </w:rPr>
        <w:t>: 1093-1104.</w:t>
      </w:r>
    </w:p>
    <w:p w14:paraId="5D47DB35" w14:textId="77777777" w:rsidR="00471A00" w:rsidRPr="00471A00" w:rsidRDefault="00471A00" w:rsidP="00471A00">
      <w:pPr>
        <w:jc w:val="both"/>
        <w:rPr>
          <w:rFonts w:ascii="Cambria" w:hAnsi="Cambria"/>
          <w:noProof/>
        </w:rPr>
      </w:pPr>
      <w:r w:rsidRPr="00471A00">
        <w:rPr>
          <w:rFonts w:ascii="Cambria" w:hAnsi="Cambria"/>
          <w:noProof/>
        </w:rPr>
        <w:t xml:space="preserve">Lama, J, Mangasarian, A, Trono, D (1999) Cell-surface expression of CD4 reduces HIV-1 infectivity by blocking Env incorporation in a Nef- and Vpu-inhibitable manner. </w:t>
      </w:r>
      <w:r w:rsidRPr="00471A00">
        <w:rPr>
          <w:rFonts w:ascii="Cambria" w:hAnsi="Cambria"/>
          <w:i/>
          <w:noProof/>
        </w:rPr>
        <w:t>Current biology: CB</w:t>
      </w:r>
      <w:r w:rsidRPr="00471A00">
        <w:rPr>
          <w:rFonts w:ascii="Cambria" w:hAnsi="Cambria"/>
          <w:noProof/>
        </w:rPr>
        <w:t xml:space="preserve"> </w:t>
      </w:r>
      <w:r w:rsidRPr="00471A00">
        <w:rPr>
          <w:rFonts w:ascii="Cambria" w:hAnsi="Cambria"/>
          <w:b/>
          <w:noProof/>
        </w:rPr>
        <w:t>9</w:t>
      </w:r>
      <w:r w:rsidRPr="00471A00">
        <w:rPr>
          <w:rFonts w:ascii="Cambria" w:hAnsi="Cambria"/>
          <w:noProof/>
        </w:rPr>
        <w:t>: 622-631.</w:t>
      </w:r>
    </w:p>
    <w:p w14:paraId="28B1670F" w14:textId="77777777" w:rsidR="00471A00" w:rsidRPr="00471A00" w:rsidRDefault="00471A00" w:rsidP="00471A00">
      <w:pPr>
        <w:jc w:val="both"/>
        <w:rPr>
          <w:rFonts w:ascii="Cambria" w:hAnsi="Cambria"/>
          <w:noProof/>
        </w:rPr>
      </w:pPr>
      <w:r w:rsidRPr="00471A00">
        <w:rPr>
          <w:rFonts w:ascii="Cambria" w:hAnsi="Cambria"/>
          <w:noProof/>
        </w:rPr>
        <w:t xml:space="preserve">Larder, BA, Darby, G, Richman, DD (1989) HIV with reduced sensitivity to zidovudine (AZT) isolated during prolonged therapy.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243</w:t>
      </w:r>
      <w:r w:rsidRPr="00471A00">
        <w:rPr>
          <w:rFonts w:ascii="Cambria" w:hAnsi="Cambria"/>
          <w:noProof/>
        </w:rPr>
        <w:t>: 1731-1734.</w:t>
      </w:r>
    </w:p>
    <w:p w14:paraId="38CB6605" w14:textId="77777777" w:rsidR="00471A00" w:rsidRPr="00471A00" w:rsidRDefault="00471A00" w:rsidP="00471A00">
      <w:pPr>
        <w:jc w:val="both"/>
        <w:rPr>
          <w:rFonts w:ascii="Cambria" w:hAnsi="Cambria"/>
          <w:noProof/>
        </w:rPr>
      </w:pPr>
      <w:r w:rsidRPr="00471A00">
        <w:rPr>
          <w:rFonts w:ascii="Cambria" w:hAnsi="Cambria"/>
          <w:noProof/>
        </w:rPr>
        <w:t xml:space="preserve">Larder, BA, Kemp, SD (1989) Multiple mutations in HIV-1 reverse transcriptase confer high-level resistance to zidovudine (AZT).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246</w:t>
      </w:r>
      <w:r w:rsidRPr="00471A00">
        <w:rPr>
          <w:rFonts w:ascii="Cambria" w:hAnsi="Cambria"/>
          <w:noProof/>
        </w:rPr>
        <w:t>: 1155-1158.</w:t>
      </w:r>
    </w:p>
    <w:p w14:paraId="6E1590CD" w14:textId="77777777" w:rsidR="00471A00" w:rsidRPr="00471A00" w:rsidRDefault="00471A00" w:rsidP="00471A00">
      <w:pPr>
        <w:jc w:val="both"/>
        <w:rPr>
          <w:rFonts w:ascii="Cambria" w:hAnsi="Cambria"/>
          <w:noProof/>
        </w:rPr>
      </w:pPr>
      <w:r w:rsidRPr="00471A00">
        <w:rPr>
          <w:rFonts w:ascii="Cambria" w:hAnsi="Cambria"/>
          <w:noProof/>
        </w:rPr>
        <w:t xml:space="preserve">Larsen, LS, Beliakova-Bethell, N, Bilanchone, V, Zhang, M, Lamsa, A, Dasilva, R, Hatfield, GW, Nagashima, K, Sandmeyer, S (2008) Ty3 nucleocapsid controls localization of particle assembly.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82</w:t>
      </w:r>
      <w:r w:rsidRPr="00471A00">
        <w:rPr>
          <w:rFonts w:ascii="Cambria" w:hAnsi="Cambria"/>
          <w:noProof/>
        </w:rPr>
        <w:t>: 2501-2514.</w:t>
      </w:r>
    </w:p>
    <w:p w14:paraId="4C60F126" w14:textId="77777777" w:rsidR="00471A00" w:rsidRPr="00471A00" w:rsidRDefault="00471A00" w:rsidP="00471A00">
      <w:pPr>
        <w:jc w:val="both"/>
        <w:rPr>
          <w:rFonts w:ascii="Cambria" w:hAnsi="Cambria"/>
          <w:noProof/>
        </w:rPr>
      </w:pPr>
      <w:r w:rsidRPr="00471A00">
        <w:rPr>
          <w:rFonts w:ascii="Cambria" w:hAnsi="Cambria"/>
          <w:noProof/>
        </w:rPr>
        <w:t xml:space="preserve">Lemey, P, Pybus, OG, Rambaut, A, Drummond, AJ, Robertson, DL, Roques, P, Worobey, M, Vandamme, A-M (2004a) The Molecular Population Genetics of HIV-1 Group O. </w:t>
      </w:r>
      <w:r w:rsidRPr="00471A00">
        <w:rPr>
          <w:rFonts w:ascii="Cambria" w:hAnsi="Cambria"/>
          <w:i/>
          <w:noProof/>
        </w:rPr>
        <w:t>Genetics</w:t>
      </w:r>
      <w:r w:rsidRPr="00471A00">
        <w:rPr>
          <w:rFonts w:ascii="Cambria" w:hAnsi="Cambria"/>
          <w:noProof/>
        </w:rPr>
        <w:t xml:space="preserve"> </w:t>
      </w:r>
      <w:r w:rsidRPr="00471A00">
        <w:rPr>
          <w:rFonts w:ascii="Cambria" w:hAnsi="Cambria"/>
          <w:b/>
          <w:noProof/>
        </w:rPr>
        <w:t>167</w:t>
      </w:r>
      <w:r w:rsidRPr="00471A00">
        <w:rPr>
          <w:rFonts w:ascii="Cambria" w:hAnsi="Cambria"/>
          <w:noProof/>
        </w:rPr>
        <w:t>: 1059-1068.</w:t>
      </w:r>
    </w:p>
    <w:p w14:paraId="3E100F34" w14:textId="77777777" w:rsidR="00471A00" w:rsidRPr="00471A00" w:rsidRDefault="00471A00" w:rsidP="00471A00">
      <w:pPr>
        <w:jc w:val="both"/>
        <w:rPr>
          <w:rFonts w:ascii="Cambria" w:hAnsi="Cambria"/>
          <w:noProof/>
        </w:rPr>
      </w:pPr>
      <w:r w:rsidRPr="00471A00">
        <w:rPr>
          <w:rFonts w:ascii="Cambria" w:hAnsi="Cambria"/>
          <w:noProof/>
        </w:rPr>
        <w:t xml:space="preserve">Lemey, P, Pybus, OG, Rambaut, A, Drummond, AJ, Robertson, DL, Roques, P, Worobey, M, Vandamme, AM (2004b) The molecular population genetics of HIV-1 group O. </w:t>
      </w:r>
      <w:r w:rsidRPr="00471A00">
        <w:rPr>
          <w:rFonts w:ascii="Cambria" w:hAnsi="Cambria"/>
          <w:i/>
          <w:noProof/>
        </w:rPr>
        <w:t>Genetics</w:t>
      </w:r>
      <w:r w:rsidRPr="00471A00">
        <w:rPr>
          <w:rFonts w:ascii="Cambria" w:hAnsi="Cambria"/>
          <w:noProof/>
        </w:rPr>
        <w:t xml:space="preserve"> </w:t>
      </w:r>
      <w:r w:rsidRPr="00471A00">
        <w:rPr>
          <w:rFonts w:ascii="Cambria" w:hAnsi="Cambria"/>
          <w:b/>
          <w:noProof/>
        </w:rPr>
        <w:t>167</w:t>
      </w:r>
      <w:r w:rsidRPr="00471A00">
        <w:rPr>
          <w:rFonts w:ascii="Cambria" w:hAnsi="Cambria"/>
          <w:noProof/>
        </w:rPr>
        <w:t>: 1059-1068.</w:t>
      </w:r>
    </w:p>
    <w:p w14:paraId="092413E9" w14:textId="77777777" w:rsidR="00471A00" w:rsidRPr="00471A00" w:rsidRDefault="00471A00" w:rsidP="00471A00">
      <w:pPr>
        <w:jc w:val="both"/>
        <w:rPr>
          <w:rFonts w:ascii="Cambria" w:hAnsi="Cambria"/>
          <w:noProof/>
        </w:rPr>
      </w:pPr>
      <w:r w:rsidRPr="00471A00">
        <w:rPr>
          <w:rFonts w:ascii="Cambria" w:hAnsi="Cambria"/>
          <w:noProof/>
        </w:rPr>
        <w:t xml:space="preserve">Lenassi, M, Cagney, G, Liao, M, Vaupotic, T, Bartholomeeusen, K, Cheng, Y, Krogan, NJ, Plemenitas, A, Peterlin, BM HIV Nef is secreted in exosomes and triggers apoptosis in bystander CD4+ T cells. </w:t>
      </w:r>
      <w:r w:rsidRPr="00471A00">
        <w:rPr>
          <w:rFonts w:ascii="Cambria" w:hAnsi="Cambria"/>
          <w:i/>
          <w:noProof/>
        </w:rPr>
        <w:t>Traffic</w:t>
      </w:r>
      <w:r w:rsidRPr="00471A00">
        <w:rPr>
          <w:rFonts w:ascii="Cambria" w:hAnsi="Cambria"/>
          <w:noProof/>
        </w:rPr>
        <w:t xml:space="preserve"> </w:t>
      </w:r>
      <w:r w:rsidRPr="00471A00">
        <w:rPr>
          <w:rFonts w:ascii="Cambria" w:hAnsi="Cambria"/>
          <w:b/>
          <w:noProof/>
        </w:rPr>
        <w:t>11</w:t>
      </w:r>
      <w:r w:rsidRPr="00471A00">
        <w:rPr>
          <w:rFonts w:ascii="Cambria" w:hAnsi="Cambria"/>
          <w:noProof/>
        </w:rPr>
        <w:t>: 110-122.</w:t>
      </w:r>
    </w:p>
    <w:p w14:paraId="481C9933" w14:textId="77777777" w:rsidR="00471A00" w:rsidRPr="00471A00" w:rsidRDefault="00471A00" w:rsidP="00471A00">
      <w:pPr>
        <w:jc w:val="both"/>
        <w:rPr>
          <w:rFonts w:ascii="Cambria" w:hAnsi="Cambria"/>
          <w:noProof/>
        </w:rPr>
      </w:pPr>
      <w:r w:rsidRPr="00471A00">
        <w:rPr>
          <w:rFonts w:ascii="Cambria" w:hAnsi="Cambria"/>
          <w:noProof/>
        </w:rPr>
        <w:t xml:space="preserve">Leslie, AJ, Pfafferott, KJ, Chetty, P, Draenert, R, Addo, MM, Feeney, M, Tang, Y, Holmes, EC, Allen, T, Prado, JG, Altfeld, M, Brander, C, Dixon, C, Ramduth, D, Jeena, P, Thomas, SA, John, AS, Roach, TA, Kupfer, B, Luzzi, G, Edwards, A, Taylor, G, Lyall, H, Tudor-Williams, G, Novelli, V, Martinez-Picado, J, Kiepiela, P, Walker, BD, Goulder, PJR (2004) HIV evolution: CTL escape mutation and reversion after transmission. </w:t>
      </w:r>
      <w:r w:rsidRPr="00471A00">
        <w:rPr>
          <w:rFonts w:ascii="Cambria" w:hAnsi="Cambria"/>
          <w:i/>
          <w:noProof/>
        </w:rPr>
        <w:t>Nature Medicine</w:t>
      </w:r>
      <w:r w:rsidRPr="00471A00">
        <w:rPr>
          <w:rFonts w:ascii="Cambria" w:hAnsi="Cambria"/>
          <w:noProof/>
        </w:rPr>
        <w:t xml:space="preserve"> </w:t>
      </w:r>
      <w:r w:rsidRPr="00471A00">
        <w:rPr>
          <w:rFonts w:ascii="Cambria" w:hAnsi="Cambria"/>
          <w:b/>
          <w:noProof/>
        </w:rPr>
        <w:t>10</w:t>
      </w:r>
      <w:r w:rsidRPr="00471A00">
        <w:rPr>
          <w:rFonts w:ascii="Cambria" w:hAnsi="Cambria"/>
          <w:noProof/>
        </w:rPr>
        <w:t>: 282-289.</w:t>
      </w:r>
    </w:p>
    <w:p w14:paraId="0C2E2547" w14:textId="77777777" w:rsidR="00471A00" w:rsidRPr="00471A00" w:rsidRDefault="00471A00" w:rsidP="00471A00">
      <w:pPr>
        <w:jc w:val="both"/>
        <w:rPr>
          <w:rFonts w:ascii="Cambria" w:hAnsi="Cambria"/>
          <w:noProof/>
        </w:rPr>
      </w:pPr>
      <w:r w:rsidRPr="00471A00">
        <w:rPr>
          <w:rFonts w:ascii="Cambria" w:hAnsi="Cambria"/>
          <w:noProof/>
        </w:rPr>
        <w:t xml:space="preserve">Letvin, NL (2006) Progress and obstacles in the development of an AIDS vaccine. </w:t>
      </w:r>
      <w:r w:rsidRPr="00471A00">
        <w:rPr>
          <w:rFonts w:ascii="Cambria" w:hAnsi="Cambria"/>
          <w:i/>
          <w:noProof/>
        </w:rPr>
        <w:t>Nature Reviews Immunology</w:t>
      </w:r>
      <w:r w:rsidRPr="00471A00">
        <w:rPr>
          <w:rFonts w:ascii="Cambria" w:hAnsi="Cambria"/>
          <w:noProof/>
        </w:rPr>
        <w:t xml:space="preserve"> </w:t>
      </w:r>
      <w:r w:rsidRPr="00471A00">
        <w:rPr>
          <w:rFonts w:ascii="Cambria" w:hAnsi="Cambria"/>
          <w:b/>
          <w:noProof/>
        </w:rPr>
        <w:t>6</w:t>
      </w:r>
      <w:r w:rsidRPr="00471A00">
        <w:rPr>
          <w:rFonts w:ascii="Cambria" w:hAnsi="Cambria"/>
          <w:noProof/>
        </w:rPr>
        <w:t>: 930-939.</w:t>
      </w:r>
    </w:p>
    <w:p w14:paraId="6158CFE9" w14:textId="77777777" w:rsidR="00471A00" w:rsidRPr="00471A00" w:rsidRDefault="00471A00" w:rsidP="00471A00">
      <w:pPr>
        <w:jc w:val="both"/>
        <w:rPr>
          <w:rFonts w:ascii="Cambria" w:hAnsi="Cambria"/>
          <w:noProof/>
        </w:rPr>
      </w:pPr>
      <w:r w:rsidRPr="00471A00">
        <w:rPr>
          <w:rFonts w:ascii="Cambria" w:hAnsi="Cambria"/>
          <w:noProof/>
        </w:rPr>
        <w:t xml:space="preserve">Levy, JA, Hoffman, AD, Kramer, SM, Landis, JA, Shimabukuro, JM, Oshiro, LS (1984) Isolation of lymphocytopathic retroviruses from San Francisco patients with AIDS.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225</w:t>
      </w:r>
      <w:r w:rsidRPr="00471A00">
        <w:rPr>
          <w:rFonts w:ascii="Cambria" w:hAnsi="Cambria"/>
          <w:noProof/>
        </w:rPr>
        <w:t>: 840-842.</w:t>
      </w:r>
    </w:p>
    <w:p w14:paraId="272D038D" w14:textId="77777777" w:rsidR="00471A00" w:rsidRPr="00471A00" w:rsidRDefault="00471A00" w:rsidP="00471A00">
      <w:pPr>
        <w:jc w:val="both"/>
        <w:rPr>
          <w:rFonts w:ascii="Cambria" w:hAnsi="Cambria"/>
          <w:noProof/>
        </w:rPr>
      </w:pPr>
      <w:r w:rsidRPr="00471A00">
        <w:rPr>
          <w:rFonts w:ascii="Cambria" w:hAnsi="Cambria"/>
          <w:noProof/>
        </w:rPr>
        <w:t xml:space="preserve">Lewis, MJ, Lee, P, Ng, HL, Yang, OO (2012) Immune Selection In Vitro Reveals Human Immunodeficiency Virus Type 1 Nef Sequence Motifs Important for Its Immune Evasion Function In Vivo.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86</w:t>
      </w:r>
      <w:r w:rsidRPr="00471A00">
        <w:rPr>
          <w:rFonts w:ascii="Cambria" w:hAnsi="Cambria"/>
          <w:noProof/>
        </w:rPr>
        <w:t>: 7126-7135.</w:t>
      </w:r>
    </w:p>
    <w:p w14:paraId="04EDECE7" w14:textId="77777777" w:rsidR="00471A00" w:rsidRPr="00471A00" w:rsidRDefault="00471A00" w:rsidP="00471A00">
      <w:pPr>
        <w:jc w:val="both"/>
        <w:rPr>
          <w:rFonts w:ascii="Cambria" w:hAnsi="Cambria"/>
          <w:noProof/>
        </w:rPr>
      </w:pPr>
      <w:r w:rsidRPr="00471A00">
        <w:rPr>
          <w:rFonts w:ascii="Cambria" w:hAnsi="Cambria"/>
          <w:noProof/>
        </w:rPr>
        <w:t xml:space="preserve">Liang, J-S, Distler, O, Cooper, DA, Jamil, H, Deckelbaum, RJ, Ginsberg, HN, Sturley, SL (2001) HIV protease inhibitors protect apolipoprotein B from degradation by the proteasome: A potential mechanism for protease inhibitor-induced hyperlipidemia. </w:t>
      </w:r>
      <w:r w:rsidRPr="00471A00">
        <w:rPr>
          <w:rFonts w:ascii="Cambria" w:hAnsi="Cambria"/>
          <w:i/>
          <w:noProof/>
        </w:rPr>
        <w:t>Nature Medicine</w:t>
      </w:r>
      <w:r w:rsidRPr="00471A00">
        <w:rPr>
          <w:rFonts w:ascii="Cambria" w:hAnsi="Cambria"/>
          <w:noProof/>
        </w:rPr>
        <w:t xml:space="preserve"> </w:t>
      </w:r>
      <w:r w:rsidRPr="00471A00">
        <w:rPr>
          <w:rFonts w:ascii="Cambria" w:hAnsi="Cambria"/>
          <w:b/>
          <w:noProof/>
        </w:rPr>
        <w:t>7</w:t>
      </w:r>
      <w:r w:rsidRPr="00471A00">
        <w:rPr>
          <w:rFonts w:ascii="Cambria" w:hAnsi="Cambria"/>
          <w:noProof/>
        </w:rPr>
        <w:t>: 1327-1331.</w:t>
      </w:r>
    </w:p>
    <w:p w14:paraId="36A601A2" w14:textId="77777777" w:rsidR="00471A00" w:rsidRPr="00471A00" w:rsidRDefault="00471A00" w:rsidP="00471A00">
      <w:pPr>
        <w:jc w:val="both"/>
        <w:rPr>
          <w:rFonts w:ascii="Cambria" w:hAnsi="Cambria"/>
          <w:noProof/>
        </w:rPr>
      </w:pPr>
      <w:r w:rsidRPr="00471A00">
        <w:rPr>
          <w:rFonts w:ascii="Cambria" w:hAnsi="Cambria"/>
          <w:noProof/>
        </w:rPr>
        <w:t xml:space="preserve">Liu, J, Bartesaghi, A, Borgnia, MJ, Sapiro, G, Subramaniam, S (2008) Molecular architecture of native HIV-1 gp120 trimers.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455</w:t>
      </w:r>
      <w:r w:rsidRPr="00471A00">
        <w:rPr>
          <w:rFonts w:ascii="Cambria" w:hAnsi="Cambria"/>
          <w:noProof/>
        </w:rPr>
        <w:t>: 109-113.</w:t>
      </w:r>
    </w:p>
    <w:p w14:paraId="199961AC" w14:textId="77777777" w:rsidR="00471A00" w:rsidRPr="00471A00" w:rsidRDefault="00471A00" w:rsidP="00471A00">
      <w:pPr>
        <w:jc w:val="both"/>
        <w:rPr>
          <w:rFonts w:ascii="Cambria" w:hAnsi="Cambria"/>
          <w:noProof/>
        </w:rPr>
      </w:pPr>
      <w:r w:rsidRPr="00471A00">
        <w:rPr>
          <w:rFonts w:ascii="Cambria" w:hAnsi="Cambria"/>
          <w:noProof/>
        </w:rPr>
        <w:t xml:space="preserve">Liu, SL, Rodrigo, AG, Shankarappa, R, Learn, GH, Hsu, L, Davidov, O, Zhao, LP, Mullins, JI (1996) HIV quasispecies and resampling.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273</w:t>
      </w:r>
      <w:r w:rsidRPr="00471A00">
        <w:rPr>
          <w:rFonts w:ascii="Cambria" w:hAnsi="Cambria"/>
          <w:noProof/>
        </w:rPr>
        <w:t>: 415-416.</w:t>
      </w:r>
    </w:p>
    <w:p w14:paraId="2C44B158" w14:textId="77777777" w:rsidR="00471A00" w:rsidRPr="00471A00" w:rsidRDefault="00471A00" w:rsidP="00471A00">
      <w:pPr>
        <w:jc w:val="both"/>
        <w:rPr>
          <w:rFonts w:ascii="Cambria" w:hAnsi="Cambria"/>
          <w:noProof/>
        </w:rPr>
      </w:pPr>
      <w:r w:rsidRPr="00471A00">
        <w:rPr>
          <w:rFonts w:ascii="Cambria" w:hAnsi="Cambria"/>
          <w:noProof/>
        </w:rPr>
        <w:t xml:space="preserve">Lole, KS, Bollinger, RC, Paranjape, RS, Gadkari, D, Kulkarni, SS, Novak, NG, Ingersoll, R, Sheppard, HW, Ray, SC (1999) Full-length human immunodeficiency virus type 1 genomes from subtype C-infected seroconverters in India, with evidence of intersubtype recombination.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73</w:t>
      </w:r>
      <w:r w:rsidRPr="00471A00">
        <w:rPr>
          <w:rFonts w:ascii="Cambria" w:hAnsi="Cambria"/>
          <w:noProof/>
        </w:rPr>
        <w:t>: 152-160.</w:t>
      </w:r>
    </w:p>
    <w:p w14:paraId="625436BD" w14:textId="77777777" w:rsidR="00471A00" w:rsidRPr="00471A00" w:rsidRDefault="00471A00" w:rsidP="00471A00">
      <w:pPr>
        <w:jc w:val="both"/>
        <w:rPr>
          <w:rFonts w:ascii="Cambria" w:hAnsi="Cambria"/>
          <w:noProof/>
        </w:rPr>
      </w:pPr>
      <w:r w:rsidRPr="00471A00">
        <w:rPr>
          <w:rFonts w:ascii="Cambria" w:hAnsi="Cambria"/>
          <w:noProof/>
        </w:rPr>
        <w:t xml:space="preserve">Long, EM, Martin, HL, Jr., Kreiss, JK, Rainwater, SM, Lavreys, L, Jackson, DJ, Rakwar, J, Mandaliya, K, Overbaugh, J (2000) Gender differences in HIV-1 diversity at time of infection. </w:t>
      </w:r>
      <w:r w:rsidRPr="00471A00">
        <w:rPr>
          <w:rFonts w:ascii="Cambria" w:hAnsi="Cambria"/>
          <w:i/>
          <w:noProof/>
        </w:rPr>
        <w:t>Nat Med</w:t>
      </w:r>
      <w:r w:rsidRPr="00471A00">
        <w:rPr>
          <w:rFonts w:ascii="Cambria" w:hAnsi="Cambria"/>
          <w:noProof/>
        </w:rPr>
        <w:t xml:space="preserve"> </w:t>
      </w:r>
      <w:r w:rsidRPr="00471A00">
        <w:rPr>
          <w:rFonts w:ascii="Cambria" w:hAnsi="Cambria"/>
          <w:b/>
          <w:noProof/>
        </w:rPr>
        <w:t>6</w:t>
      </w:r>
      <w:r w:rsidRPr="00471A00">
        <w:rPr>
          <w:rFonts w:ascii="Cambria" w:hAnsi="Cambria"/>
          <w:noProof/>
        </w:rPr>
        <w:t>: 71-75.</w:t>
      </w:r>
    </w:p>
    <w:p w14:paraId="53C4CC39" w14:textId="77777777" w:rsidR="00471A00" w:rsidRPr="00471A00" w:rsidRDefault="00471A00" w:rsidP="00471A00">
      <w:pPr>
        <w:jc w:val="both"/>
        <w:rPr>
          <w:rFonts w:ascii="Cambria" w:hAnsi="Cambria"/>
          <w:noProof/>
        </w:rPr>
      </w:pPr>
      <w:r w:rsidRPr="00471A00">
        <w:rPr>
          <w:rFonts w:ascii="Cambria" w:hAnsi="Cambria"/>
          <w:noProof/>
        </w:rPr>
        <w:t xml:space="preserve">Lorenzi, P, Opravil, M, Hirschel, B, Chave, JP, Furrer, HJ, Sax, H, Perneger, TV, Perrin, L, Kaiser, L, Yerly, S (1999) Impact of drug resistance mutations on virologic response to salvage therapy. Swiss HIV Cohort Study. </w:t>
      </w:r>
      <w:r w:rsidRPr="00471A00">
        <w:rPr>
          <w:rFonts w:ascii="Cambria" w:hAnsi="Cambria"/>
          <w:i/>
          <w:noProof/>
        </w:rPr>
        <w:t>AIDS</w:t>
      </w:r>
      <w:r w:rsidRPr="00471A00">
        <w:rPr>
          <w:rFonts w:ascii="Cambria" w:hAnsi="Cambria"/>
          <w:noProof/>
        </w:rPr>
        <w:t xml:space="preserve"> </w:t>
      </w:r>
      <w:r w:rsidRPr="00471A00">
        <w:rPr>
          <w:rFonts w:ascii="Cambria" w:hAnsi="Cambria"/>
          <w:b/>
          <w:noProof/>
        </w:rPr>
        <w:t>13</w:t>
      </w:r>
      <w:r w:rsidRPr="00471A00">
        <w:rPr>
          <w:rFonts w:ascii="Cambria" w:hAnsi="Cambria"/>
          <w:noProof/>
        </w:rPr>
        <w:t>: F17-21.</w:t>
      </w:r>
    </w:p>
    <w:p w14:paraId="3FDB7F33" w14:textId="77777777" w:rsidR="00471A00" w:rsidRPr="00471A00" w:rsidRDefault="00471A00" w:rsidP="00471A00">
      <w:pPr>
        <w:jc w:val="both"/>
        <w:rPr>
          <w:rFonts w:ascii="Cambria" w:hAnsi="Cambria"/>
          <w:noProof/>
        </w:rPr>
      </w:pPr>
      <w:r w:rsidRPr="00471A00">
        <w:rPr>
          <w:rFonts w:ascii="Cambria" w:hAnsi="Cambria"/>
          <w:noProof/>
        </w:rPr>
        <w:t xml:space="preserve">Lucas, GM (2005) Antiretroviral adherence, drug resistance, viral fitness and HIV disease progression: a tangled web is woven. </w:t>
      </w:r>
      <w:r w:rsidRPr="00471A00">
        <w:rPr>
          <w:rFonts w:ascii="Cambria" w:hAnsi="Cambria"/>
          <w:i/>
          <w:noProof/>
        </w:rPr>
        <w:t>Journal of Antimicrobial Chemotherapy</w:t>
      </w:r>
      <w:r w:rsidRPr="00471A00">
        <w:rPr>
          <w:rFonts w:ascii="Cambria" w:hAnsi="Cambria"/>
          <w:noProof/>
        </w:rPr>
        <w:t xml:space="preserve"> </w:t>
      </w:r>
      <w:r w:rsidRPr="00471A00">
        <w:rPr>
          <w:rFonts w:ascii="Cambria" w:hAnsi="Cambria"/>
          <w:b/>
          <w:noProof/>
        </w:rPr>
        <w:t>55</w:t>
      </w:r>
      <w:r w:rsidRPr="00471A00">
        <w:rPr>
          <w:rFonts w:ascii="Cambria" w:hAnsi="Cambria"/>
          <w:noProof/>
        </w:rPr>
        <w:t>: 413-416.</w:t>
      </w:r>
    </w:p>
    <w:p w14:paraId="62AB8EDB" w14:textId="77777777" w:rsidR="00471A00" w:rsidRPr="00471A00" w:rsidRDefault="00471A00" w:rsidP="00471A00">
      <w:pPr>
        <w:jc w:val="both"/>
        <w:rPr>
          <w:rFonts w:ascii="Cambria" w:hAnsi="Cambria"/>
          <w:noProof/>
        </w:rPr>
      </w:pPr>
      <w:r w:rsidRPr="00471A00">
        <w:rPr>
          <w:rFonts w:ascii="Cambria" w:hAnsi="Cambria"/>
          <w:noProof/>
        </w:rPr>
        <w:t xml:space="preserve">Madani, N, Kabat, D (1998) An endogenous inhibitor of human immunodeficiency virus in human lymphocytes is overcome by the viral Vif protein.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72</w:t>
      </w:r>
      <w:r w:rsidRPr="00471A00">
        <w:rPr>
          <w:rFonts w:ascii="Cambria" w:hAnsi="Cambria"/>
          <w:noProof/>
        </w:rPr>
        <w:t>: 10251-10255.</w:t>
      </w:r>
    </w:p>
    <w:p w14:paraId="6A9464C3" w14:textId="77777777" w:rsidR="00471A00" w:rsidRPr="00471A00" w:rsidRDefault="00471A00" w:rsidP="00471A00">
      <w:pPr>
        <w:jc w:val="both"/>
        <w:rPr>
          <w:rFonts w:ascii="Cambria" w:hAnsi="Cambria"/>
          <w:noProof/>
        </w:rPr>
      </w:pPr>
      <w:r w:rsidRPr="00471A00">
        <w:rPr>
          <w:rFonts w:ascii="Cambria" w:hAnsi="Cambria"/>
          <w:noProof/>
        </w:rPr>
        <w:t xml:space="preserve">Malim, MH, Bohnlein, S, Hauber, J, Cullen, BR (1989a) Functional dissection of the HIV-1 Rev trans-activator--derivation of a trans-dominant repressor of Rev function. </w:t>
      </w:r>
      <w:r w:rsidRPr="00471A00">
        <w:rPr>
          <w:rFonts w:ascii="Cambria" w:hAnsi="Cambria"/>
          <w:i/>
          <w:noProof/>
        </w:rPr>
        <w:t>Cell</w:t>
      </w:r>
      <w:r w:rsidRPr="00471A00">
        <w:rPr>
          <w:rFonts w:ascii="Cambria" w:hAnsi="Cambria"/>
          <w:noProof/>
        </w:rPr>
        <w:t xml:space="preserve"> </w:t>
      </w:r>
      <w:r w:rsidRPr="00471A00">
        <w:rPr>
          <w:rFonts w:ascii="Cambria" w:hAnsi="Cambria"/>
          <w:b/>
          <w:noProof/>
        </w:rPr>
        <w:t>58</w:t>
      </w:r>
      <w:r w:rsidRPr="00471A00">
        <w:rPr>
          <w:rFonts w:ascii="Cambria" w:hAnsi="Cambria"/>
          <w:noProof/>
        </w:rPr>
        <w:t>: 205-214.</w:t>
      </w:r>
    </w:p>
    <w:p w14:paraId="59EA7AAF" w14:textId="77777777" w:rsidR="00471A00" w:rsidRPr="00471A00" w:rsidRDefault="00471A00" w:rsidP="00471A00">
      <w:pPr>
        <w:jc w:val="both"/>
        <w:rPr>
          <w:rFonts w:ascii="Cambria" w:hAnsi="Cambria"/>
          <w:noProof/>
        </w:rPr>
      </w:pPr>
      <w:r w:rsidRPr="00471A00">
        <w:rPr>
          <w:rFonts w:ascii="Cambria" w:hAnsi="Cambria"/>
          <w:noProof/>
        </w:rPr>
        <w:t xml:space="preserve">Malim, MH, Cullen, BR (1991) HIV-1 structural gene expression requires the binding of multiple Rev monomers to the viral RRE: implications for HIV-1 latency. </w:t>
      </w:r>
      <w:r w:rsidRPr="00471A00">
        <w:rPr>
          <w:rFonts w:ascii="Cambria" w:hAnsi="Cambria"/>
          <w:i/>
          <w:noProof/>
        </w:rPr>
        <w:t>Cell</w:t>
      </w:r>
      <w:r w:rsidRPr="00471A00">
        <w:rPr>
          <w:rFonts w:ascii="Cambria" w:hAnsi="Cambria"/>
          <w:noProof/>
        </w:rPr>
        <w:t xml:space="preserve"> </w:t>
      </w:r>
      <w:r w:rsidRPr="00471A00">
        <w:rPr>
          <w:rFonts w:ascii="Cambria" w:hAnsi="Cambria"/>
          <w:b/>
          <w:noProof/>
        </w:rPr>
        <w:t>65</w:t>
      </w:r>
      <w:r w:rsidRPr="00471A00">
        <w:rPr>
          <w:rFonts w:ascii="Cambria" w:hAnsi="Cambria"/>
          <w:noProof/>
        </w:rPr>
        <w:t>: 241-248.</w:t>
      </w:r>
    </w:p>
    <w:p w14:paraId="1371705B" w14:textId="77777777" w:rsidR="00471A00" w:rsidRPr="00471A00" w:rsidRDefault="00471A00" w:rsidP="00471A00">
      <w:pPr>
        <w:jc w:val="both"/>
        <w:rPr>
          <w:rFonts w:ascii="Cambria" w:hAnsi="Cambria"/>
          <w:noProof/>
        </w:rPr>
      </w:pPr>
      <w:r w:rsidRPr="00471A00">
        <w:rPr>
          <w:rFonts w:ascii="Cambria" w:hAnsi="Cambria"/>
          <w:noProof/>
        </w:rPr>
        <w:t xml:space="preserve">Malim, MH, Hauber, J, Le, S-Y, Maizel, JV, Cullen, BR (1989b) The HIV-1 rev trans-activator acts through a structured target sequence to activate nuclear export of unspliced viral mRNA.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338</w:t>
      </w:r>
      <w:r w:rsidRPr="00471A00">
        <w:rPr>
          <w:rFonts w:ascii="Cambria" w:hAnsi="Cambria"/>
          <w:noProof/>
        </w:rPr>
        <w:t>: 254–257.</w:t>
      </w:r>
    </w:p>
    <w:p w14:paraId="01F0124D" w14:textId="77777777" w:rsidR="00471A00" w:rsidRPr="00471A00" w:rsidRDefault="00471A00" w:rsidP="00471A00">
      <w:pPr>
        <w:jc w:val="both"/>
        <w:rPr>
          <w:rFonts w:ascii="Cambria" w:hAnsi="Cambria"/>
          <w:noProof/>
        </w:rPr>
      </w:pPr>
      <w:r w:rsidRPr="00471A00">
        <w:rPr>
          <w:rFonts w:ascii="Cambria" w:hAnsi="Cambria"/>
          <w:noProof/>
        </w:rPr>
        <w:t xml:space="preserve">Mammano, F, Trouplin, V, Zennou, V, Clavel, F (2000) Retracing the evolutionary pathways of human immunodeficiency virus type 1 resistance to protease inhibitors: virus fitness in the absence and in the presence of drug.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74</w:t>
      </w:r>
      <w:r w:rsidRPr="00471A00">
        <w:rPr>
          <w:rFonts w:ascii="Cambria" w:hAnsi="Cambria"/>
          <w:noProof/>
        </w:rPr>
        <w:t>: 8524-8531.</w:t>
      </w:r>
    </w:p>
    <w:p w14:paraId="71FAD322" w14:textId="77777777" w:rsidR="00471A00" w:rsidRPr="00471A00" w:rsidRDefault="00471A00" w:rsidP="00471A00">
      <w:pPr>
        <w:jc w:val="both"/>
        <w:rPr>
          <w:rFonts w:ascii="Cambria" w:hAnsi="Cambria"/>
          <w:noProof/>
        </w:rPr>
      </w:pPr>
      <w:r w:rsidRPr="00471A00">
        <w:rPr>
          <w:rFonts w:ascii="Cambria" w:hAnsi="Cambria"/>
          <w:noProof/>
        </w:rPr>
        <w:t xml:space="preserve">Mangeat, B, Turelli, P, Caron, G, Friedli, M, Perrin, L, Trono, D (2003) Broad antiretroviral defence by human APOBEC3G through lethal editing of nascent reverse transcripts.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424</w:t>
      </w:r>
      <w:r w:rsidRPr="00471A00">
        <w:rPr>
          <w:rFonts w:ascii="Cambria" w:hAnsi="Cambria"/>
          <w:noProof/>
        </w:rPr>
        <w:t>: 99–103.</w:t>
      </w:r>
    </w:p>
    <w:p w14:paraId="3E82C447" w14:textId="77777777" w:rsidR="00471A00" w:rsidRPr="00471A00" w:rsidRDefault="00471A00" w:rsidP="00471A00">
      <w:pPr>
        <w:jc w:val="both"/>
        <w:rPr>
          <w:rFonts w:ascii="Cambria" w:hAnsi="Cambria"/>
          <w:noProof/>
        </w:rPr>
      </w:pPr>
      <w:r w:rsidRPr="00471A00">
        <w:rPr>
          <w:rFonts w:ascii="Cambria" w:hAnsi="Cambria"/>
          <w:noProof/>
        </w:rPr>
        <w:t xml:space="preserve">Mansky, LM (1996) Forward mutation rate of human immunodeficiency virus type 1 in a T lymphoid cell line. </w:t>
      </w:r>
      <w:r w:rsidRPr="00471A00">
        <w:rPr>
          <w:rFonts w:ascii="Cambria" w:hAnsi="Cambria"/>
          <w:i/>
          <w:noProof/>
        </w:rPr>
        <w:t>AIDS Res Hum Retroviruses</w:t>
      </w:r>
      <w:r w:rsidRPr="00471A00">
        <w:rPr>
          <w:rFonts w:ascii="Cambria" w:hAnsi="Cambria"/>
          <w:noProof/>
        </w:rPr>
        <w:t xml:space="preserve"> </w:t>
      </w:r>
      <w:r w:rsidRPr="00471A00">
        <w:rPr>
          <w:rFonts w:ascii="Cambria" w:hAnsi="Cambria"/>
          <w:b/>
          <w:noProof/>
        </w:rPr>
        <w:t>12</w:t>
      </w:r>
      <w:r w:rsidRPr="00471A00">
        <w:rPr>
          <w:rFonts w:ascii="Cambria" w:hAnsi="Cambria"/>
          <w:noProof/>
        </w:rPr>
        <w:t>: 307-314.</w:t>
      </w:r>
    </w:p>
    <w:p w14:paraId="39B0AB30" w14:textId="77777777" w:rsidR="00471A00" w:rsidRPr="00471A00" w:rsidRDefault="00471A00" w:rsidP="00471A00">
      <w:pPr>
        <w:jc w:val="both"/>
        <w:rPr>
          <w:rFonts w:ascii="Cambria" w:hAnsi="Cambria"/>
          <w:noProof/>
        </w:rPr>
      </w:pPr>
      <w:r w:rsidRPr="00471A00">
        <w:rPr>
          <w:rFonts w:ascii="Cambria" w:hAnsi="Cambria"/>
          <w:noProof/>
        </w:rPr>
        <w:t xml:space="preserve">Mansky, LM, Temin, HM (1995) Lower in vivo mutation rate of human immunodeficiency virus type 1 than that predicted from the fidelity of purified reverse transcriptase.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69</w:t>
      </w:r>
      <w:r w:rsidRPr="00471A00">
        <w:rPr>
          <w:rFonts w:ascii="Cambria" w:hAnsi="Cambria"/>
          <w:noProof/>
        </w:rPr>
        <w:t>: 5087-5094.</w:t>
      </w:r>
    </w:p>
    <w:p w14:paraId="49A430A5" w14:textId="77777777" w:rsidR="00471A00" w:rsidRPr="00471A00" w:rsidRDefault="00471A00" w:rsidP="00471A00">
      <w:pPr>
        <w:jc w:val="both"/>
        <w:rPr>
          <w:rFonts w:ascii="Cambria" w:hAnsi="Cambria"/>
          <w:noProof/>
        </w:rPr>
      </w:pPr>
      <w:r w:rsidRPr="00471A00">
        <w:rPr>
          <w:rFonts w:ascii="Cambria" w:hAnsi="Cambria"/>
          <w:noProof/>
        </w:rPr>
        <w:t xml:space="preserve">Marcello, A, Zoppe, M, Giacca, M (2001) Multiple modes of transcriptional regulation by the HIV-1 Tat transactivator. </w:t>
      </w:r>
      <w:r w:rsidRPr="00471A00">
        <w:rPr>
          <w:rFonts w:ascii="Cambria" w:hAnsi="Cambria"/>
          <w:i/>
          <w:noProof/>
        </w:rPr>
        <w:t>IUBMB Life</w:t>
      </w:r>
      <w:r w:rsidRPr="00471A00">
        <w:rPr>
          <w:rFonts w:ascii="Cambria" w:hAnsi="Cambria"/>
          <w:noProof/>
        </w:rPr>
        <w:t xml:space="preserve"> </w:t>
      </w:r>
      <w:r w:rsidRPr="00471A00">
        <w:rPr>
          <w:rFonts w:ascii="Cambria" w:hAnsi="Cambria"/>
          <w:b/>
          <w:noProof/>
        </w:rPr>
        <w:t>51</w:t>
      </w:r>
      <w:r w:rsidRPr="00471A00">
        <w:rPr>
          <w:rFonts w:ascii="Cambria" w:hAnsi="Cambria"/>
          <w:noProof/>
        </w:rPr>
        <w:t>: 175-181.</w:t>
      </w:r>
    </w:p>
    <w:p w14:paraId="3AEB0C79" w14:textId="77777777" w:rsidR="00471A00" w:rsidRPr="00471A00" w:rsidRDefault="00471A00" w:rsidP="00471A00">
      <w:pPr>
        <w:jc w:val="both"/>
        <w:rPr>
          <w:rFonts w:ascii="Cambria" w:hAnsi="Cambria"/>
          <w:noProof/>
        </w:rPr>
      </w:pPr>
      <w:r w:rsidRPr="00471A00">
        <w:rPr>
          <w:rFonts w:ascii="Cambria" w:hAnsi="Cambria"/>
          <w:noProof/>
        </w:rPr>
        <w:t xml:space="preserve">Mardis, ER (2008) The impact of next-generation sequencing technology on genetics. </w:t>
      </w:r>
      <w:r w:rsidRPr="00471A00">
        <w:rPr>
          <w:rFonts w:ascii="Cambria" w:hAnsi="Cambria"/>
          <w:i/>
          <w:noProof/>
        </w:rPr>
        <w:t>Trends Genet</w:t>
      </w:r>
      <w:r w:rsidRPr="00471A00">
        <w:rPr>
          <w:rFonts w:ascii="Cambria" w:hAnsi="Cambria"/>
          <w:noProof/>
        </w:rPr>
        <w:t xml:space="preserve"> </w:t>
      </w:r>
      <w:r w:rsidRPr="00471A00">
        <w:rPr>
          <w:rFonts w:ascii="Cambria" w:hAnsi="Cambria"/>
          <w:b/>
          <w:noProof/>
        </w:rPr>
        <w:t>24</w:t>
      </w:r>
      <w:r w:rsidRPr="00471A00">
        <w:rPr>
          <w:rFonts w:ascii="Cambria" w:hAnsi="Cambria"/>
          <w:noProof/>
        </w:rPr>
        <w:t>: 133-141.</w:t>
      </w:r>
    </w:p>
    <w:p w14:paraId="664A5253" w14:textId="77777777" w:rsidR="00471A00" w:rsidRPr="00471A00" w:rsidRDefault="00471A00" w:rsidP="00471A00">
      <w:pPr>
        <w:jc w:val="both"/>
        <w:rPr>
          <w:rFonts w:ascii="Cambria" w:hAnsi="Cambria"/>
          <w:noProof/>
        </w:rPr>
      </w:pPr>
      <w:r w:rsidRPr="00471A00">
        <w:rPr>
          <w:rFonts w:ascii="Cambria" w:hAnsi="Cambria"/>
          <w:noProof/>
        </w:rPr>
        <w:t xml:space="preserve">Margulies, M, Egholm, M, Altman, WE, Attiya, S, Bader, JS, Bemben, LA, Berka, J, Braverman, MS, Chen, Y-J, Chen, Z, Dewell, SB, Du, L, Fierro, JM, Gomes, XV, Godwin, BC, He, W, Helgesen, S, Ho, CH, Irzyk, GP, Jando, SC, Alenquer, MLI,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(2005a) Genome sequencing in microfabricated high-density picolitre reactors.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437</w:t>
      </w:r>
      <w:r w:rsidRPr="00471A00">
        <w:rPr>
          <w:rFonts w:ascii="Cambria" w:hAnsi="Cambria"/>
          <w:noProof/>
        </w:rPr>
        <w:t>: 376-380.</w:t>
      </w:r>
    </w:p>
    <w:p w14:paraId="4C452839" w14:textId="77777777" w:rsidR="00471A00" w:rsidRPr="00471A00" w:rsidRDefault="00471A00" w:rsidP="00471A00">
      <w:pPr>
        <w:jc w:val="both"/>
        <w:rPr>
          <w:rFonts w:ascii="Cambria" w:hAnsi="Cambria"/>
          <w:noProof/>
        </w:rPr>
      </w:pPr>
      <w:r w:rsidRPr="00471A00">
        <w:rPr>
          <w:rFonts w:ascii="Cambria" w:hAnsi="Cambria"/>
          <w:noProof/>
        </w:rPr>
        <w:t xml:space="preserve">Margulies, M, Egholm, M, Altman, WE, Attiya, S, Bader, JS, Bemben, LA, Berka, J, Braverman, MS, Chen, YJ, Chen, Z, Dewell, SB, Du, L, Fierro, JM, Gomes, XV, Godwin, BC, He, W, Helgesen, S, Ho, CH, Irzyk, GP, Jando, SC, Alenquer, ML,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(2005b) Genome sequencing in microfabricated high-density picolitre reactors.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437</w:t>
      </w:r>
      <w:r w:rsidRPr="00471A00">
        <w:rPr>
          <w:rFonts w:ascii="Cambria" w:hAnsi="Cambria"/>
          <w:noProof/>
        </w:rPr>
        <w:t>: 376-380.</w:t>
      </w:r>
    </w:p>
    <w:p w14:paraId="1424E608" w14:textId="77777777" w:rsidR="00471A00" w:rsidRPr="00471A00" w:rsidRDefault="00471A00" w:rsidP="00471A00">
      <w:pPr>
        <w:jc w:val="both"/>
        <w:rPr>
          <w:rFonts w:ascii="Cambria" w:hAnsi="Cambria"/>
          <w:noProof/>
        </w:rPr>
      </w:pPr>
      <w:r w:rsidRPr="00471A00">
        <w:rPr>
          <w:rFonts w:ascii="Cambria" w:hAnsi="Cambria"/>
          <w:noProof/>
        </w:rPr>
        <w:t xml:space="preserve">Mariani, R, Chen, D, Schröfelbauer, B, Navarro, F, König, R, Bollman, B, Münk, C, Nymark-McMahon, H, Landau, NR (2003) Species-specific exclusion of APOBEC3G from HIV-1 virions by Vif. </w:t>
      </w:r>
      <w:r w:rsidRPr="00471A00">
        <w:rPr>
          <w:rFonts w:ascii="Cambria" w:hAnsi="Cambria"/>
          <w:i/>
          <w:noProof/>
        </w:rPr>
        <w:t>Cell</w:t>
      </w:r>
      <w:r w:rsidRPr="00471A00">
        <w:rPr>
          <w:rFonts w:ascii="Cambria" w:hAnsi="Cambria"/>
          <w:noProof/>
        </w:rPr>
        <w:t xml:space="preserve"> </w:t>
      </w:r>
      <w:r w:rsidRPr="00471A00">
        <w:rPr>
          <w:rFonts w:ascii="Cambria" w:hAnsi="Cambria"/>
          <w:b/>
          <w:noProof/>
        </w:rPr>
        <w:t>114</w:t>
      </w:r>
      <w:r w:rsidRPr="00471A00">
        <w:rPr>
          <w:rFonts w:ascii="Cambria" w:hAnsi="Cambria"/>
          <w:noProof/>
        </w:rPr>
        <w:t>: 21–31.</w:t>
      </w:r>
    </w:p>
    <w:p w14:paraId="669973C8" w14:textId="77777777" w:rsidR="00471A00" w:rsidRPr="00471A00" w:rsidRDefault="00471A00" w:rsidP="00471A00">
      <w:pPr>
        <w:jc w:val="both"/>
        <w:rPr>
          <w:rFonts w:ascii="Cambria" w:hAnsi="Cambria"/>
          <w:noProof/>
        </w:rPr>
      </w:pPr>
      <w:r w:rsidRPr="00471A00">
        <w:rPr>
          <w:rFonts w:ascii="Cambria" w:hAnsi="Cambria"/>
          <w:noProof/>
        </w:rPr>
        <w:t xml:space="preserve">Marin, M, Rose, KM, Kozak, SL, Kabat, D (2003) HIV-1 Vif protein binds the editing enzyme APOBEC3G and induces its degradation. </w:t>
      </w:r>
      <w:r w:rsidRPr="00471A00">
        <w:rPr>
          <w:rFonts w:ascii="Cambria" w:hAnsi="Cambria"/>
          <w:i/>
          <w:noProof/>
        </w:rPr>
        <w:t>Nature medicine</w:t>
      </w:r>
      <w:r w:rsidRPr="00471A00">
        <w:rPr>
          <w:rFonts w:ascii="Cambria" w:hAnsi="Cambria"/>
          <w:noProof/>
        </w:rPr>
        <w:t xml:space="preserve"> </w:t>
      </w:r>
      <w:r w:rsidRPr="00471A00">
        <w:rPr>
          <w:rFonts w:ascii="Cambria" w:hAnsi="Cambria"/>
          <w:b/>
          <w:noProof/>
        </w:rPr>
        <w:t>9</w:t>
      </w:r>
      <w:r w:rsidRPr="00471A00">
        <w:rPr>
          <w:rFonts w:ascii="Cambria" w:hAnsi="Cambria"/>
          <w:noProof/>
        </w:rPr>
        <w:t>: 1398–1403.</w:t>
      </w:r>
    </w:p>
    <w:p w14:paraId="27FBA64F" w14:textId="77777777" w:rsidR="00471A00" w:rsidRPr="00471A00" w:rsidRDefault="00471A00" w:rsidP="00471A00">
      <w:pPr>
        <w:jc w:val="both"/>
        <w:rPr>
          <w:rFonts w:ascii="Cambria" w:hAnsi="Cambria"/>
          <w:noProof/>
        </w:rPr>
      </w:pPr>
      <w:r w:rsidRPr="00471A00">
        <w:rPr>
          <w:rFonts w:ascii="Cambria" w:hAnsi="Cambria"/>
          <w:noProof/>
        </w:rPr>
        <w:t xml:space="preserve">McColl, DJ, Chen, X (2010) Strand transfer inhibitors of HIV-1 integrase: Bringing IN a new era of antiretroviral therapy. </w:t>
      </w:r>
      <w:r w:rsidRPr="00471A00">
        <w:rPr>
          <w:rFonts w:ascii="Cambria" w:hAnsi="Cambria"/>
          <w:i/>
          <w:noProof/>
        </w:rPr>
        <w:t>Antiviral Research</w:t>
      </w:r>
      <w:r w:rsidRPr="00471A00">
        <w:rPr>
          <w:rFonts w:ascii="Cambria" w:hAnsi="Cambria"/>
          <w:noProof/>
        </w:rPr>
        <w:t xml:space="preserve"> </w:t>
      </w:r>
      <w:r w:rsidRPr="00471A00">
        <w:rPr>
          <w:rFonts w:ascii="Cambria" w:hAnsi="Cambria"/>
          <w:b/>
          <w:noProof/>
        </w:rPr>
        <w:t>85</w:t>
      </w:r>
      <w:r w:rsidRPr="00471A00">
        <w:rPr>
          <w:rFonts w:ascii="Cambria" w:hAnsi="Cambria"/>
          <w:noProof/>
        </w:rPr>
        <w:t>: 101-118.</w:t>
      </w:r>
    </w:p>
    <w:p w14:paraId="7C27F8B1" w14:textId="77777777" w:rsidR="00471A00" w:rsidRPr="00471A00" w:rsidRDefault="00471A00" w:rsidP="00471A00">
      <w:pPr>
        <w:jc w:val="both"/>
        <w:rPr>
          <w:rFonts w:ascii="Cambria" w:hAnsi="Cambria"/>
          <w:noProof/>
        </w:rPr>
      </w:pPr>
      <w:r w:rsidRPr="00471A00">
        <w:rPr>
          <w:rFonts w:ascii="Cambria" w:hAnsi="Cambria"/>
          <w:noProof/>
        </w:rPr>
        <w:t xml:space="preserve">McCutchan, FE (2000) Understanding the genetic diversity of HIV-1. </w:t>
      </w:r>
      <w:r w:rsidRPr="00471A00">
        <w:rPr>
          <w:rFonts w:ascii="Cambria" w:hAnsi="Cambria"/>
          <w:i/>
          <w:noProof/>
        </w:rPr>
        <w:t>AIDS</w:t>
      </w:r>
      <w:r w:rsidRPr="00471A00">
        <w:rPr>
          <w:rFonts w:ascii="Cambria" w:hAnsi="Cambria"/>
          <w:noProof/>
        </w:rPr>
        <w:t xml:space="preserve"> </w:t>
      </w:r>
      <w:r w:rsidRPr="00471A00">
        <w:rPr>
          <w:rFonts w:ascii="Cambria" w:hAnsi="Cambria"/>
          <w:b/>
          <w:noProof/>
        </w:rPr>
        <w:t>14 Suppl 3</w:t>
      </w:r>
      <w:r w:rsidRPr="00471A00">
        <w:rPr>
          <w:rFonts w:ascii="Cambria" w:hAnsi="Cambria"/>
          <w:noProof/>
        </w:rPr>
        <w:t>: S31-44.</w:t>
      </w:r>
    </w:p>
    <w:p w14:paraId="247C8FE5" w14:textId="77777777" w:rsidR="00471A00" w:rsidRPr="00471A00" w:rsidRDefault="00471A00" w:rsidP="00471A00">
      <w:pPr>
        <w:jc w:val="both"/>
        <w:rPr>
          <w:rFonts w:ascii="Cambria" w:hAnsi="Cambria"/>
          <w:noProof/>
        </w:rPr>
      </w:pPr>
      <w:r w:rsidRPr="00471A00">
        <w:rPr>
          <w:rFonts w:ascii="Cambria" w:hAnsi="Cambria"/>
          <w:noProof/>
        </w:rPr>
        <w:t xml:space="preserve">McCutchan, FE (2006) Global epidemiology of HIV. </w:t>
      </w:r>
      <w:r w:rsidRPr="00471A00">
        <w:rPr>
          <w:rFonts w:ascii="Cambria" w:hAnsi="Cambria"/>
          <w:i/>
          <w:noProof/>
        </w:rPr>
        <w:t>Journal of Medical Virology</w:t>
      </w:r>
      <w:r w:rsidRPr="00471A00">
        <w:rPr>
          <w:rFonts w:ascii="Cambria" w:hAnsi="Cambria"/>
          <w:noProof/>
        </w:rPr>
        <w:t xml:space="preserve"> </w:t>
      </w:r>
      <w:r w:rsidRPr="00471A00">
        <w:rPr>
          <w:rFonts w:ascii="Cambria" w:hAnsi="Cambria"/>
          <w:b/>
          <w:noProof/>
        </w:rPr>
        <w:t>78</w:t>
      </w:r>
      <w:r w:rsidRPr="00471A00">
        <w:rPr>
          <w:rFonts w:ascii="Cambria" w:hAnsi="Cambria"/>
          <w:noProof/>
        </w:rPr>
        <w:t>: S7–S12.</w:t>
      </w:r>
    </w:p>
    <w:p w14:paraId="59A905C1" w14:textId="77777777" w:rsidR="00471A00" w:rsidRPr="00471A00" w:rsidRDefault="00471A00" w:rsidP="00471A00">
      <w:pPr>
        <w:jc w:val="both"/>
        <w:rPr>
          <w:rFonts w:ascii="Cambria" w:hAnsi="Cambria"/>
          <w:noProof/>
        </w:rPr>
      </w:pPr>
      <w:r w:rsidRPr="00471A00">
        <w:rPr>
          <w:rFonts w:ascii="Cambria" w:hAnsi="Cambria"/>
          <w:noProof/>
        </w:rPr>
        <w:t xml:space="preserve">McCutchan, FE, Carr, JK, Murphy, D, Piyasirisilp, S, Gao, F, Hahn, B, Yu, X-F, Beyrer, C, Birx, DL (2002) Precise mapping of recombination breakpoints suggests a common parent of two BC recombinant HIV type 1 strains circulating in China. </w:t>
      </w:r>
      <w:r w:rsidRPr="00471A00">
        <w:rPr>
          <w:rFonts w:ascii="Cambria" w:hAnsi="Cambria"/>
          <w:i/>
          <w:noProof/>
        </w:rPr>
        <w:t>AIDS research and human retroviruses</w:t>
      </w:r>
      <w:r w:rsidRPr="00471A00">
        <w:rPr>
          <w:rFonts w:ascii="Cambria" w:hAnsi="Cambria"/>
          <w:noProof/>
        </w:rPr>
        <w:t xml:space="preserve"> </w:t>
      </w:r>
      <w:r w:rsidRPr="00471A00">
        <w:rPr>
          <w:rFonts w:ascii="Cambria" w:hAnsi="Cambria"/>
          <w:b/>
          <w:noProof/>
        </w:rPr>
        <w:t>18</w:t>
      </w:r>
      <w:r w:rsidRPr="00471A00">
        <w:rPr>
          <w:rFonts w:ascii="Cambria" w:hAnsi="Cambria"/>
          <w:noProof/>
        </w:rPr>
        <w:t>: 1135–1140.</w:t>
      </w:r>
    </w:p>
    <w:p w14:paraId="444E947B" w14:textId="77777777" w:rsidR="00471A00" w:rsidRPr="00471A00" w:rsidRDefault="00471A00" w:rsidP="00471A00">
      <w:pPr>
        <w:jc w:val="both"/>
        <w:rPr>
          <w:rFonts w:ascii="Cambria" w:hAnsi="Cambria"/>
          <w:noProof/>
        </w:rPr>
      </w:pPr>
      <w:r w:rsidRPr="00471A00">
        <w:rPr>
          <w:rFonts w:ascii="Cambria" w:hAnsi="Cambria"/>
          <w:noProof/>
        </w:rPr>
        <w:t xml:space="preserve">McDonald, D, Vodicka, MA, Lucero, G, Svitkina, TM, Borisy, GG, Emerman, M, Hope, TJ (2002) Visualization of the intracellular behavior of HIV in living cells. </w:t>
      </w:r>
      <w:r w:rsidRPr="00471A00">
        <w:rPr>
          <w:rFonts w:ascii="Cambria" w:hAnsi="Cambria"/>
          <w:i/>
          <w:noProof/>
        </w:rPr>
        <w:t>The Journal of Cell Biology</w:t>
      </w:r>
      <w:r w:rsidRPr="00471A00">
        <w:rPr>
          <w:rFonts w:ascii="Cambria" w:hAnsi="Cambria"/>
          <w:noProof/>
        </w:rPr>
        <w:t xml:space="preserve"> </w:t>
      </w:r>
      <w:r w:rsidRPr="00471A00">
        <w:rPr>
          <w:rFonts w:ascii="Cambria" w:hAnsi="Cambria"/>
          <w:b/>
          <w:noProof/>
        </w:rPr>
        <w:t>159</w:t>
      </w:r>
      <w:r w:rsidRPr="00471A00">
        <w:rPr>
          <w:rFonts w:ascii="Cambria" w:hAnsi="Cambria"/>
          <w:noProof/>
        </w:rPr>
        <w:t>: 441-452.</w:t>
      </w:r>
    </w:p>
    <w:p w14:paraId="15A30495" w14:textId="77777777" w:rsidR="00471A00" w:rsidRPr="00471A00" w:rsidRDefault="00471A00" w:rsidP="00471A00">
      <w:pPr>
        <w:jc w:val="both"/>
        <w:rPr>
          <w:rFonts w:ascii="Cambria" w:hAnsi="Cambria"/>
          <w:noProof/>
        </w:rPr>
      </w:pPr>
      <w:r w:rsidRPr="00471A00">
        <w:rPr>
          <w:rFonts w:ascii="Cambria" w:hAnsi="Cambria"/>
          <w:noProof/>
        </w:rPr>
        <w:t xml:space="preserve">Mehle, A, Strack, B, Ancuta, P, Zhang, C, McPike, M, Gabuzda, D (2004) Vif overcomes the innate antiviral activity of APOBEC3G by promoting its degradation in the ubiquitin-proteasome pathway. </w:t>
      </w:r>
      <w:r w:rsidRPr="00471A00">
        <w:rPr>
          <w:rFonts w:ascii="Cambria" w:hAnsi="Cambria"/>
          <w:i/>
          <w:noProof/>
        </w:rPr>
        <w:t>Journal of Biological Chemistry</w:t>
      </w:r>
      <w:r w:rsidRPr="00471A00">
        <w:rPr>
          <w:rFonts w:ascii="Cambria" w:hAnsi="Cambria"/>
          <w:noProof/>
        </w:rPr>
        <w:t xml:space="preserve"> </w:t>
      </w:r>
      <w:r w:rsidRPr="00471A00">
        <w:rPr>
          <w:rFonts w:ascii="Cambria" w:hAnsi="Cambria"/>
          <w:b/>
          <w:noProof/>
        </w:rPr>
        <w:t>279</w:t>
      </w:r>
      <w:r w:rsidRPr="00471A00">
        <w:rPr>
          <w:rFonts w:ascii="Cambria" w:hAnsi="Cambria"/>
          <w:noProof/>
        </w:rPr>
        <w:t>: 7792–7798.</w:t>
      </w:r>
    </w:p>
    <w:p w14:paraId="29F39010" w14:textId="77777777" w:rsidR="00471A00" w:rsidRPr="00471A00" w:rsidRDefault="00471A00" w:rsidP="00471A00">
      <w:pPr>
        <w:jc w:val="both"/>
        <w:rPr>
          <w:rFonts w:ascii="Cambria" w:hAnsi="Cambria"/>
          <w:noProof/>
        </w:rPr>
      </w:pPr>
      <w:r w:rsidRPr="00471A00">
        <w:rPr>
          <w:rFonts w:ascii="Cambria" w:hAnsi="Cambria"/>
          <w:noProof/>
        </w:rPr>
        <w:t xml:space="preserve">Melby, T, Demasi, R, Cammack, N, Miralles, GD, Greenberg, ML (2007) Evolution of Genotypic and Phenotypic Resistance during Chronic Treatment with the Fusion Inhibitor T-1249. </w:t>
      </w:r>
      <w:r w:rsidRPr="00471A00">
        <w:rPr>
          <w:rFonts w:ascii="Cambria" w:hAnsi="Cambria"/>
          <w:i/>
          <w:noProof/>
        </w:rPr>
        <w:t>AIDS Research and Human Retroviruses</w:t>
      </w:r>
      <w:r w:rsidRPr="00471A00">
        <w:rPr>
          <w:rFonts w:ascii="Cambria" w:hAnsi="Cambria"/>
          <w:noProof/>
        </w:rPr>
        <w:t xml:space="preserve"> </w:t>
      </w:r>
      <w:r w:rsidRPr="00471A00">
        <w:rPr>
          <w:rFonts w:ascii="Cambria" w:hAnsi="Cambria"/>
          <w:b/>
          <w:noProof/>
        </w:rPr>
        <w:t>23</w:t>
      </w:r>
      <w:r w:rsidRPr="00471A00">
        <w:rPr>
          <w:rFonts w:ascii="Cambria" w:hAnsi="Cambria"/>
          <w:noProof/>
        </w:rPr>
        <w:t>: 1366-1373.</w:t>
      </w:r>
    </w:p>
    <w:p w14:paraId="7FEA77AC" w14:textId="77777777" w:rsidR="00471A00" w:rsidRPr="00471A00" w:rsidRDefault="00471A00" w:rsidP="00471A00">
      <w:pPr>
        <w:jc w:val="both"/>
        <w:rPr>
          <w:rFonts w:ascii="Cambria" w:hAnsi="Cambria"/>
          <w:noProof/>
        </w:rPr>
      </w:pPr>
      <w:r w:rsidRPr="00471A00">
        <w:rPr>
          <w:rFonts w:ascii="Cambria" w:hAnsi="Cambria"/>
          <w:noProof/>
        </w:rPr>
        <w:t xml:space="preserve">Melikyan, GB (2008) Common principles and intermediates of viral protein-mediated fusion: the HIV-1 paradigm. </w:t>
      </w:r>
      <w:r w:rsidRPr="00471A00">
        <w:rPr>
          <w:rFonts w:ascii="Cambria" w:hAnsi="Cambria"/>
          <w:i/>
          <w:noProof/>
        </w:rPr>
        <w:t>Retrovirology</w:t>
      </w:r>
      <w:r w:rsidRPr="00471A00">
        <w:rPr>
          <w:rFonts w:ascii="Cambria" w:hAnsi="Cambria"/>
          <w:noProof/>
        </w:rPr>
        <w:t xml:space="preserve"> </w:t>
      </w:r>
      <w:r w:rsidRPr="00471A00">
        <w:rPr>
          <w:rFonts w:ascii="Cambria" w:hAnsi="Cambria"/>
          <w:b/>
          <w:noProof/>
        </w:rPr>
        <w:t>5</w:t>
      </w:r>
      <w:r w:rsidRPr="00471A00">
        <w:rPr>
          <w:rFonts w:ascii="Cambria" w:hAnsi="Cambria"/>
          <w:noProof/>
        </w:rPr>
        <w:t>: 111.</w:t>
      </w:r>
    </w:p>
    <w:p w14:paraId="60FDF4B9" w14:textId="77777777" w:rsidR="00471A00" w:rsidRPr="00471A00" w:rsidRDefault="00471A00" w:rsidP="00471A00">
      <w:pPr>
        <w:jc w:val="both"/>
        <w:rPr>
          <w:rFonts w:ascii="Cambria" w:hAnsi="Cambria"/>
          <w:noProof/>
        </w:rPr>
      </w:pPr>
      <w:r w:rsidRPr="00471A00">
        <w:rPr>
          <w:rFonts w:ascii="Cambria" w:hAnsi="Cambria"/>
          <w:noProof/>
        </w:rPr>
        <w:t xml:space="preserve">Melikyan, GB, Markosyan, RM, Hemmati, H, Delmedico, MK, Lambert, DM, Cohen, FS (2000) Evidence That the Transition of HIV-1 Gp41 into a Six-Helix Bundle, Not the Bundle Configuration, Induces Membrane Fusion. </w:t>
      </w:r>
      <w:r w:rsidRPr="00471A00">
        <w:rPr>
          <w:rFonts w:ascii="Cambria" w:hAnsi="Cambria"/>
          <w:i/>
          <w:noProof/>
        </w:rPr>
        <w:t>The Journal of Cell Biology</w:t>
      </w:r>
      <w:r w:rsidRPr="00471A00">
        <w:rPr>
          <w:rFonts w:ascii="Cambria" w:hAnsi="Cambria"/>
          <w:noProof/>
        </w:rPr>
        <w:t xml:space="preserve"> </w:t>
      </w:r>
      <w:r w:rsidRPr="00471A00">
        <w:rPr>
          <w:rFonts w:ascii="Cambria" w:hAnsi="Cambria"/>
          <w:b/>
          <w:noProof/>
        </w:rPr>
        <w:t>151</w:t>
      </w:r>
      <w:r w:rsidRPr="00471A00">
        <w:rPr>
          <w:rFonts w:ascii="Cambria" w:hAnsi="Cambria"/>
          <w:noProof/>
        </w:rPr>
        <w:t>: 413-424.</w:t>
      </w:r>
    </w:p>
    <w:p w14:paraId="09A24523" w14:textId="77777777" w:rsidR="00471A00" w:rsidRPr="00471A00" w:rsidRDefault="00471A00" w:rsidP="00471A00">
      <w:pPr>
        <w:jc w:val="both"/>
        <w:rPr>
          <w:rFonts w:ascii="Cambria" w:hAnsi="Cambria"/>
          <w:noProof/>
        </w:rPr>
      </w:pPr>
      <w:r w:rsidRPr="00471A00">
        <w:rPr>
          <w:rFonts w:ascii="Cambria" w:hAnsi="Cambria"/>
          <w:noProof/>
        </w:rPr>
        <w:t xml:space="preserve">Menéndez-Arias, L (2002) Targeting HIV: antiretroviral therapy and development of drug resistance. </w:t>
      </w:r>
      <w:r w:rsidRPr="00471A00">
        <w:rPr>
          <w:rFonts w:ascii="Cambria" w:hAnsi="Cambria"/>
          <w:i/>
          <w:noProof/>
        </w:rPr>
        <w:t>Trends in Pharmacological Sciences</w:t>
      </w:r>
      <w:r w:rsidRPr="00471A00">
        <w:rPr>
          <w:rFonts w:ascii="Cambria" w:hAnsi="Cambria"/>
          <w:noProof/>
        </w:rPr>
        <w:t xml:space="preserve"> </w:t>
      </w:r>
      <w:r w:rsidRPr="00471A00">
        <w:rPr>
          <w:rFonts w:ascii="Cambria" w:hAnsi="Cambria"/>
          <w:b/>
          <w:noProof/>
        </w:rPr>
        <w:t>23</w:t>
      </w:r>
      <w:r w:rsidRPr="00471A00">
        <w:rPr>
          <w:rFonts w:ascii="Cambria" w:hAnsi="Cambria"/>
          <w:noProof/>
        </w:rPr>
        <w:t>: 381-388.</w:t>
      </w:r>
    </w:p>
    <w:p w14:paraId="314300B8" w14:textId="77777777" w:rsidR="00471A00" w:rsidRPr="00471A00" w:rsidRDefault="00471A00" w:rsidP="00471A00">
      <w:pPr>
        <w:jc w:val="both"/>
        <w:rPr>
          <w:rFonts w:ascii="Cambria" w:hAnsi="Cambria"/>
          <w:noProof/>
        </w:rPr>
      </w:pPr>
      <w:r w:rsidRPr="00471A00">
        <w:rPr>
          <w:rFonts w:ascii="Cambria" w:hAnsi="Cambria"/>
          <w:noProof/>
        </w:rPr>
        <w:t xml:space="preserve">Metzker, ML Sequencing technologies - the next generation. </w:t>
      </w:r>
      <w:r w:rsidRPr="00471A00">
        <w:rPr>
          <w:rFonts w:ascii="Cambria" w:hAnsi="Cambria"/>
          <w:i/>
          <w:noProof/>
        </w:rPr>
        <w:t>Nat Rev Genet</w:t>
      </w:r>
      <w:r w:rsidRPr="00471A00">
        <w:rPr>
          <w:rFonts w:ascii="Cambria" w:hAnsi="Cambria"/>
          <w:noProof/>
        </w:rPr>
        <w:t xml:space="preserve"> </w:t>
      </w:r>
      <w:r w:rsidRPr="00471A00">
        <w:rPr>
          <w:rFonts w:ascii="Cambria" w:hAnsi="Cambria"/>
          <w:b/>
          <w:noProof/>
        </w:rPr>
        <w:t>11</w:t>
      </w:r>
      <w:r w:rsidRPr="00471A00">
        <w:rPr>
          <w:rFonts w:ascii="Cambria" w:hAnsi="Cambria"/>
          <w:noProof/>
        </w:rPr>
        <w:t>: 31-46.</w:t>
      </w:r>
    </w:p>
    <w:p w14:paraId="727F64BD" w14:textId="77777777" w:rsidR="00471A00" w:rsidRPr="00471A00" w:rsidRDefault="00471A00" w:rsidP="00471A00">
      <w:pPr>
        <w:jc w:val="both"/>
        <w:rPr>
          <w:rFonts w:ascii="Cambria" w:hAnsi="Cambria"/>
          <w:noProof/>
        </w:rPr>
      </w:pPr>
      <w:r w:rsidRPr="00471A00">
        <w:rPr>
          <w:rFonts w:ascii="Cambria" w:hAnsi="Cambria"/>
          <w:noProof/>
        </w:rPr>
        <w:t xml:space="preserve">Metzker, ML (2005) Emerging technologies in DNA sequencing. </w:t>
      </w:r>
      <w:r w:rsidRPr="00471A00">
        <w:rPr>
          <w:rFonts w:ascii="Cambria" w:hAnsi="Cambria"/>
          <w:i/>
          <w:noProof/>
        </w:rPr>
        <w:t>Genome Res</w:t>
      </w:r>
      <w:r w:rsidRPr="00471A00">
        <w:rPr>
          <w:rFonts w:ascii="Cambria" w:hAnsi="Cambria"/>
          <w:noProof/>
        </w:rPr>
        <w:t xml:space="preserve"> </w:t>
      </w:r>
      <w:r w:rsidRPr="00471A00">
        <w:rPr>
          <w:rFonts w:ascii="Cambria" w:hAnsi="Cambria"/>
          <w:b/>
          <w:noProof/>
        </w:rPr>
        <w:t>15</w:t>
      </w:r>
      <w:r w:rsidRPr="00471A00">
        <w:rPr>
          <w:rFonts w:ascii="Cambria" w:hAnsi="Cambria"/>
          <w:noProof/>
        </w:rPr>
        <w:t>: 1767-1776.</w:t>
      </w:r>
    </w:p>
    <w:p w14:paraId="1C4894F5" w14:textId="77777777" w:rsidR="00471A00" w:rsidRPr="00471A00" w:rsidRDefault="00471A00" w:rsidP="00471A00">
      <w:pPr>
        <w:jc w:val="both"/>
        <w:rPr>
          <w:rFonts w:ascii="Cambria" w:hAnsi="Cambria"/>
          <w:noProof/>
        </w:rPr>
      </w:pPr>
      <w:r w:rsidRPr="00471A00">
        <w:rPr>
          <w:rFonts w:ascii="Cambria" w:hAnsi="Cambria"/>
          <w:noProof/>
        </w:rPr>
        <w:t xml:space="preserve">Meyerhans, A, Vartanian, JP, Wain-Hobson, S (1990) DNA recombination during PCR. </w:t>
      </w:r>
      <w:r w:rsidRPr="00471A00">
        <w:rPr>
          <w:rFonts w:ascii="Cambria" w:hAnsi="Cambria"/>
          <w:i/>
          <w:noProof/>
        </w:rPr>
        <w:t>Nucleic Acids Res</w:t>
      </w:r>
      <w:r w:rsidRPr="00471A00">
        <w:rPr>
          <w:rFonts w:ascii="Cambria" w:hAnsi="Cambria"/>
          <w:noProof/>
        </w:rPr>
        <w:t xml:space="preserve"> </w:t>
      </w:r>
      <w:r w:rsidRPr="00471A00">
        <w:rPr>
          <w:rFonts w:ascii="Cambria" w:hAnsi="Cambria"/>
          <w:b/>
          <w:noProof/>
        </w:rPr>
        <w:t>18</w:t>
      </w:r>
      <w:r w:rsidRPr="00471A00">
        <w:rPr>
          <w:rFonts w:ascii="Cambria" w:hAnsi="Cambria"/>
          <w:noProof/>
        </w:rPr>
        <w:t>: 1687-1691.</w:t>
      </w:r>
    </w:p>
    <w:p w14:paraId="27873CDE" w14:textId="77777777" w:rsidR="00471A00" w:rsidRPr="00471A00" w:rsidRDefault="00471A00" w:rsidP="00471A00">
      <w:pPr>
        <w:jc w:val="both"/>
        <w:rPr>
          <w:rFonts w:ascii="Cambria" w:hAnsi="Cambria"/>
          <w:noProof/>
        </w:rPr>
      </w:pPr>
      <w:r w:rsidRPr="00471A00">
        <w:rPr>
          <w:rFonts w:ascii="Cambria" w:hAnsi="Cambria"/>
          <w:noProof/>
        </w:rPr>
        <w:t xml:space="preserve">Milgrew, MJ, Hammond, PA, Cumming, DRS (2004) The development of scalable sensor arrays using standard CMOS technology. </w:t>
      </w:r>
      <w:r w:rsidRPr="00471A00">
        <w:rPr>
          <w:rFonts w:ascii="Cambria" w:hAnsi="Cambria"/>
          <w:i/>
          <w:noProof/>
        </w:rPr>
        <w:t>Sensors and Actuators B: Chemical</w:t>
      </w:r>
      <w:r w:rsidRPr="00471A00">
        <w:rPr>
          <w:rFonts w:ascii="Cambria" w:hAnsi="Cambria"/>
          <w:noProof/>
        </w:rPr>
        <w:t xml:space="preserve"> </w:t>
      </w:r>
      <w:r w:rsidRPr="00471A00">
        <w:rPr>
          <w:rFonts w:ascii="Cambria" w:hAnsi="Cambria"/>
          <w:b/>
          <w:noProof/>
        </w:rPr>
        <w:t>103</w:t>
      </w:r>
      <w:r w:rsidRPr="00471A00">
        <w:rPr>
          <w:rFonts w:ascii="Cambria" w:hAnsi="Cambria"/>
          <w:noProof/>
        </w:rPr>
        <w:t>: 37-42.</w:t>
      </w:r>
    </w:p>
    <w:p w14:paraId="0A36DD87" w14:textId="77777777" w:rsidR="00471A00" w:rsidRPr="00471A00" w:rsidRDefault="00471A00" w:rsidP="00471A00">
      <w:pPr>
        <w:jc w:val="both"/>
        <w:rPr>
          <w:rFonts w:ascii="Cambria" w:hAnsi="Cambria"/>
          <w:noProof/>
        </w:rPr>
      </w:pPr>
      <w:r w:rsidRPr="00471A00">
        <w:rPr>
          <w:rFonts w:ascii="Cambria" w:hAnsi="Cambria"/>
          <w:noProof/>
        </w:rPr>
        <w:t xml:space="preserve">Miller, J, Carr, A, Smith, D, Emery, S, Law, MG, Grey, P, Cooper, DA (2000) Lipodystrophy following antiretroviral therapy of primary HIV infection. </w:t>
      </w:r>
      <w:r w:rsidRPr="00471A00">
        <w:rPr>
          <w:rFonts w:ascii="Cambria" w:hAnsi="Cambria"/>
          <w:i/>
          <w:noProof/>
        </w:rPr>
        <w:t>AIDS</w:t>
      </w:r>
      <w:r w:rsidRPr="00471A00">
        <w:rPr>
          <w:rFonts w:ascii="Cambria" w:hAnsi="Cambria"/>
          <w:noProof/>
        </w:rPr>
        <w:t xml:space="preserve"> </w:t>
      </w:r>
      <w:r w:rsidRPr="00471A00">
        <w:rPr>
          <w:rFonts w:ascii="Cambria" w:hAnsi="Cambria"/>
          <w:b/>
          <w:noProof/>
        </w:rPr>
        <w:t>14</w:t>
      </w:r>
      <w:r w:rsidRPr="00471A00">
        <w:rPr>
          <w:rFonts w:ascii="Cambria" w:hAnsi="Cambria"/>
          <w:noProof/>
        </w:rPr>
        <w:t>: 2406-2407.</w:t>
      </w:r>
    </w:p>
    <w:p w14:paraId="75DD4574" w14:textId="77777777" w:rsidR="00471A00" w:rsidRPr="00471A00" w:rsidRDefault="00471A00" w:rsidP="00471A00">
      <w:pPr>
        <w:jc w:val="both"/>
        <w:rPr>
          <w:rFonts w:ascii="Cambria" w:hAnsi="Cambria"/>
          <w:noProof/>
        </w:rPr>
      </w:pPr>
      <w:r w:rsidRPr="00471A00">
        <w:rPr>
          <w:rFonts w:ascii="Cambria" w:hAnsi="Cambria"/>
          <w:noProof/>
        </w:rPr>
        <w:t xml:space="preserve">Miller, MD, Farnet, CM, Bushman, FD (1997) Human immunodeficiency virus type 1 preintegration complexes: studies of organization and composition.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71</w:t>
      </w:r>
      <w:r w:rsidRPr="00471A00">
        <w:rPr>
          <w:rFonts w:ascii="Cambria" w:hAnsi="Cambria"/>
          <w:noProof/>
        </w:rPr>
        <w:t>: 5382-5390.</w:t>
      </w:r>
    </w:p>
    <w:p w14:paraId="44BE62EF" w14:textId="77777777" w:rsidR="00471A00" w:rsidRPr="00471A00" w:rsidRDefault="00471A00" w:rsidP="00471A00">
      <w:pPr>
        <w:jc w:val="both"/>
        <w:rPr>
          <w:rFonts w:ascii="Cambria" w:hAnsi="Cambria"/>
          <w:noProof/>
        </w:rPr>
      </w:pPr>
      <w:r w:rsidRPr="00471A00">
        <w:rPr>
          <w:rFonts w:ascii="Cambria" w:hAnsi="Cambria"/>
          <w:noProof/>
        </w:rPr>
        <w:t xml:space="preserve">Miller, V, Larder, BA (2000) Mutational patterns in the HIV genome and cross-resistance following nucleoside and nucleotide analogue drug exposure. </w:t>
      </w:r>
      <w:r w:rsidRPr="00471A00">
        <w:rPr>
          <w:rFonts w:ascii="Cambria" w:hAnsi="Cambria"/>
          <w:i/>
          <w:noProof/>
        </w:rPr>
        <w:t>Antiviral therapy</w:t>
      </w:r>
      <w:r w:rsidRPr="00471A00">
        <w:rPr>
          <w:rFonts w:ascii="Cambria" w:hAnsi="Cambria"/>
          <w:noProof/>
        </w:rPr>
        <w:t xml:space="preserve"> </w:t>
      </w:r>
      <w:r w:rsidRPr="00471A00">
        <w:rPr>
          <w:rFonts w:ascii="Cambria" w:hAnsi="Cambria"/>
          <w:b/>
          <w:noProof/>
        </w:rPr>
        <w:t>6</w:t>
      </w:r>
      <w:r w:rsidRPr="00471A00">
        <w:rPr>
          <w:rFonts w:ascii="Cambria" w:hAnsi="Cambria"/>
          <w:noProof/>
        </w:rPr>
        <w:t>: 25-44.</w:t>
      </w:r>
    </w:p>
    <w:p w14:paraId="56E644F6" w14:textId="77777777" w:rsidR="00471A00" w:rsidRPr="00471A00" w:rsidRDefault="00471A00" w:rsidP="00471A00">
      <w:pPr>
        <w:jc w:val="both"/>
        <w:rPr>
          <w:rFonts w:ascii="Cambria" w:hAnsi="Cambria"/>
          <w:noProof/>
        </w:rPr>
      </w:pPr>
      <w:r w:rsidRPr="00471A00">
        <w:rPr>
          <w:rFonts w:ascii="Cambria" w:hAnsi="Cambria"/>
          <w:noProof/>
        </w:rPr>
        <w:t xml:space="preserve">Molla, A, Korneyeva, M, Gao, Q, Vasavanonda, S, Schipper, PJ, Mo, HM, Markowitz, M, Chernyavskiy, T, Niu, P, Lyons, N, Hsu, A, Granneman, GR, Ho, DD, Boucher, CA, Leonard, JM, Norbeck, DW, Kempf, DJ (1996) Ordered accumulation of mutations in HIV protease confers resistance to ritonavir. </w:t>
      </w:r>
      <w:r w:rsidRPr="00471A00">
        <w:rPr>
          <w:rFonts w:ascii="Cambria" w:hAnsi="Cambria"/>
          <w:i/>
          <w:noProof/>
        </w:rPr>
        <w:t>Nat Med</w:t>
      </w:r>
      <w:r w:rsidRPr="00471A00">
        <w:rPr>
          <w:rFonts w:ascii="Cambria" w:hAnsi="Cambria"/>
          <w:noProof/>
        </w:rPr>
        <w:t xml:space="preserve"> </w:t>
      </w:r>
      <w:r w:rsidRPr="00471A00">
        <w:rPr>
          <w:rFonts w:ascii="Cambria" w:hAnsi="Cambria"/>
          <w:b/>
          <w:noProof/>
        </w:rPr>
        <w:t>2</w:t>
      </w:r>
      <w:r w:rsidRPr="00471A00">
        <w:rPr>
          <w:rFonts w:ascii="Cambria" w:hAnsi="Cambria"/>
          <w:noProof/>
        </w:rPr>
        <w:t>: 760-766.</w:t>
      </w:r>
    </w:p>
    <w:p w14:paraId="5AF07EE9" w14:textId="77777777" w:rsidR="00471A00" w:rsidRPr="00471A00" w:rsidRDefault="00471A00" w:rsidP="00471A00">
      <w:pPr>
        <w:jc w:val="both"/>
        <w:rPr>
          <w:rFonts w:ascii="Cambria" w:hAnsi="Cambria"/>
          <w:noProof/>
        </w:rPr>
      </w:pPr>
      <w:r w:rsidRPr="00471A00">
        <w:rPr>
          <w:rFonts w:ascii="Cambria" w:hAnsi="Cambria"/>
          <w:noProof/>
        </w:rPr>
        <w:t xml:space="preserve">Nahmias, A, Weiss, J, Yao, X, Lee, F, Kodsi, R, Schanfield, M, Matthews, T, Bolognesi, D, Durack, D, Motulsky, A (1986) Evidence for human infection with an HTLV III/LAV-like virus in Central Africa, 1959. </w:t>
      </w:r>
      <w:r w:rsidRPr="00471A00">
        <w:rPr>
          <w:rFonts w:ascii="Cambria" w:hAnsi="Cambria"/>
          <w:i/>
          <w:noProof/>
        </w:rPr>
        <w:t>The Lancet</w:t>
      </w:r>
      <w:r w:rsidRPr="00471A00">
        <w:rPr>
          <w:rFonts w:ascii="Cambria" w:hAnsi="Cambria"/>
          <w:noProof/>
        </w:rPr>
        <w:t xml:space="preserve"> </w:t>
      </w:r>
      <w:r w:rsidRPr="00471A00">
        <w:rPr>
          <w:rFonts w:ascii="Cambria" w:hAnsi="Cambria"/>
          <w:b/>
          <w:noProof/>
        </w:rPr>
        <w:t>327</w:t>
      </w:r>
      <w:r w:rsidRPr="00471A00">
        <w:rPr>
          <w:rFonts w:ascii="Cambria" w:hAnsi="Cambria"/>
          <w:noProof/>
        </w:rPr>
        <w:t>: 1279-1280.</w:t>
      </w:r>
    </w:p>
    <w:p w14:paraId="57419FE9" w14:textId="77777777" w:rsidR="00471A00" w:rsidRPr="00471A00" w:rsidRDefault="00471A00" w:rsidP="00471A00">
      <w:pPr>
        <w:jc w:val="both"/>
        <w:rPr>
          <w:rFonts w:ascii="Cambria" w:hAnsi="Cambria"/>
          <w:noProof/>
        </w:rPr>
      </w:pPr>
      <w:r w:rsidRPr="00471A00">
        <w:rPr>
          <w:rFonts w:ascii="Cambria" w:hAnsi="Cambria"/>
          <w:noProof/>
        </w:rPr>
        <w:t xml:space="preserve">Navarro, F, Landau, NR (2004) Recent insights into HIV-1 Vif. </w:t>
      </w:r>
      <w:r w:rsidRPr="00471A00">
        <w:rPr>
          <w:rFonts w:ascii="Cambria" w:hAnsi="Cambria"/>
          <w:i/>
          <w:noProof/>
        </w:rPr>
        <w:t>Current Opinion in Immunology</w:t>
      </w:r>
      <w:r w:rsidRPr="00471A00">
        <w:rPr>
          <w:rFonts w:ascii="Cambria" w:hAnsi="Cambria"/>
          <w:noProof/>
        </w:rPr>
        <w:t xml:space="preserve"> </w:t>
      </w:r>
      <w:r w:rsidRPr="00471A00">
        <w:rPr>
          <w:rFonts w:ascii="Cambria" w:hAnsi="Cambria"/>
          <w:b/>
          <w:noProof/>
        </w:rPr>
        <w:t>16</w:t>
      </w:r>
      <w:r w:rsidRPr="00471A00">
        <w:rPr>
          <w:rFonts w:ascii="Cambria" w:hAnsi="Cambria"/>
          <w:noProof/>
        </w:rPr>
        <w:t>: 477-482.</w:t>
      </w:r>
    </w:p>
    <w:p w14:paraId="0BA0A3BC" w14:textId="77777777" w:rsidR="00471A00" w:rsidRPr="00471A00" w:rsidRDefault="00471A00" w:rsidP="00471A00">
      <w:pPr>
        <w:jc w:val="both"/>
        <w:rPr>
          <w:rFonts w:ascii="Cambria" w:hAnsi="Cambria"/>
          <w:noProof/>
        </w:rPr>
      </w:pPr>
      <w:r w:rsidRPr="00471A00">
        <w:rPr>
          <w:rFonts w:ascii="Cambria" w:hAnsi="Cambria"/>
          <w:noProof/>
        </w:rPr>
        <w:t xml:space="preserve">Neher, RA, Leitner, T Recombination rate and selection strength in HIV intra-patient evolution. </w:t>
      </w:r>
      <w:r w:rsidRPr="00471A00">
        <w:rPr>
          <w:rFonts w:ascii="Cambria" w:hAnsi="Cambria"/>
          <w:i/>
          <w:noProof/>
        </w:rPr>
        <w:t>PLoS Comput Biol</w:t>
      </w:r>
      <w:r w:rsidRPr="00471A00">
        <w:rPr>
          <w:rFonts w:ascii="Cambria" w:hAnsi="Cambria"/>
          <w:noProof/>
        </w:rPr>
        <w:t xml:space="preserve"> </w:t>
      </w:r>
      <w:r w:rsidRPr="00471A00">
        <w:rPr>
          <w:rFonts w:ascii="Cambria" w:hAnsi="Cambria"/>
          <w:b/>
          <w:noProof/>
        </w:rPr>
        <w:t>6</w:t>
      </w:r>
      <w:r w:rsidRPr="00471A00">
        <w:rPr>
          <w:rFonts w:ascii="Cambria" w:hAnsi="Cambria"/>
          <w:noProof/>
        </w:rPr>
        <w:t>: e1000660.</w:t>
      </w:r>
    </w:p>
    <w:p w14:paraId="2CB620F7" w14:textId="77777777" w:rsidR="00471A00" w:rsidRPr="00471A00" w:rsidRDefault="00471A00" w:rsidP="00471A00">
      <w:pPr>
        <w:jc w:val="both"/>
        <w:rPr>
          <w:rFonts w:ascii="Cambria" w:hAnsi="Cambria"/>
          <w:noProof/>
        </w:rPr>
      </w:pPr>
      <w:r w:rsidRPr="00471A00">
        <w:rPr>
          <w:rFonts w:ascii="Cambria" w:hAnsi="Cambria"/>
          <w:noProof/>
        </w:rPr>
        <w:t xml:space="preserve">Nermut, MV, Hockley, DJ, Bron, P, Thomas, D, Zhang, WH, Jones, IM (1998) Further evidence for hexagonal organization of HIV gag protein in prebudding assemblies and immature virus-like particles. </w:t>
      </w:r>
      <w:r w:rsidRPr="00471A00">
        <w:rPr>
          <w:rFonts w:ascii="Cambria" w:hAnsi="Cambria"/>
          <w:i/>
          <w:noProof/>
        </w:rPr>
        <w:t>J Struct Biol</w:t>
      </w:r>
      <w:r w:rsidRPr="00471A00">
        <w:rPr>
          <w:rFonts w:ascii="Cambria" w:hAnsi="Cambria"/>
          <w:noProof/>
        </w:rPr>
        <w:t xml:space="preserve"> </w:t>
      </w:r>
      <w:r w:rsidRPr="00471A00">
        <w:rPr>
          <w:rFonts w:ascii="Cambria" w:hAnsi="Cambria"/>
          <w:b/>
          <w:noProof/>
        </w:rPr>
        <w:t>123</w:t>
      </w:r>
      <w:r w:rsidRPr="00471A00">
        <w:rPr>
          <w:rFonts w:ascii="Cambria" w:hAnsi="Cambria"/>
          <w:noProof/>
        </w:rPr>
        <w:t>: 143-149.</w:t>
      </w:r>
    </w:p>
    <w:p w14:paraId="621B6A03" w14:textId="77777777" w:rsidR="00471A00" w:rsidRPr="00471A00" w:rsidRDefault="00471A00" w:rsidP="00471A00">
      <w:pPr>
        <w:jc w:val="both"/>
        <w:rPr>
          <w:rFonts w:ascii="Cambria" w:hAnsi="Cambria"/>
          <w:noProof/>
        </w:rPr>
      </w:pPr>
      <w:r w:rsidRPr="00471A00">
        <w:rPr>
          <w:rFonts w:ascii="Cambria" w:hAnsi="Cambria"/>
          <w:noProof/>
        </w:rPr>
        <w:t xml:space="preserve">Niedringhaus, TP, Milanova, D, Kerby, MB, Snyder, MP, Barron, AE (2011) Landscape of next-generation sequencing technologies. </w:t>
      </w:r>
      <w:r w:rsidRPr="00471A00">
        <w:rPr>
          <w:rFonts w:ascii="Cambria" w:hAnsi="Cambria"/>
          <w:i/>
          <w:noProof/>
        </w:rPr>
        <w:t>Anal Chem</w:t>
      </w:r>
      <w:r w:rsidRPr="00471A00">
        <w:rPr>
          <w:rFonts w:ascii="Cambria" w:hAnsi="Cambria"/>
          <w:noProof/>
        </w:rPr>
        <w:t xml:space="preserve"> </w:t>
      </w:r>
      <w:r w:rsidRPr="00471A00">
        <w:rPr>
          <w:rFonts w:ascii="Cambria" w:hAnsi="Cambria"/>
          <w:b/>
          <w:noProof/>
        </w:rPr>
        <w:t>83</w:t>
      </w:r>
      <w:r w:rsidRPr="00471A00">
        <w:rPr>
          <w:rFonts w:ascii="Cambria" w:hAnsi="Cambria"/>
          <w:noProof/>
        </w:rPr>
        <w:t>: 4327-4341.</w:t>
      </w:r>
    </w:p>
    <w:p w14:paraId="50BEDD77" w14:textId="77777777" w:rsidR="00471A00" w:rsidRPr="00471A00" w:rsidRDefault="00471A00" w:rsidP="00471A00">
      <w:pPr>
        <w:jc w:val="both"/>
        <w:rPr>
          <w:rFonts w:ascii="Cambria" w:hAnsi="Cambria"/>
          <w:noProof/>
        </w:rPr>
      </w:pPr>
      <w:r w:rsidRPr="00471A00">
        <w:rPr>
          <w:rFonts w:ascii="Cambria" w:hAnsi="Cambria"/>
          <w:noProof/>
        </w:rPr>
        <w:t xml:space="preserve">Nijhuis, M, Schuurman, R, de Jong, D, Erickson, J, Gustchina, E, Albert, J, Schipper, P, Gulnik, S, Boucher, CA (1999) Increased fitness of drug resistant HIV-1 protease as a result of acquisition of compensatory mutations during suboptimal therapy. </w:t>
      </w:r>
      <w:r w:rsidRPr="00471A00">
        <w:rPr>
          <w:rFonts w:ascii="Cambria" w:hAnsi="Cambria"/>
          <w:i/>
          <w:noProof/>
        </w:rPr>
        <w:t>Aids</w:t>
      </w:r>
      <w:r w:rsidRPr="00471A00">
        <w:rPr>
          <w:rFonts w:ascii="Cambria" w:hAnsi="Cambria"/>
          <w:noProof/>
        </w:rPr>
        <w:t xml:space="preserve"> </w:t>
      </w:r>
      <w:r w:rsidRPr="00471A00">
        <w:rPr>
          <w:rFonts w:ascii="Cambria" w:hAnsi="Cambria"/>
          <w:b/>
          <w:noProof/>
        </w:rPr>
        <w:t>13</w:t>
      </w:r>
      <w:r w:rsidRPr="00471A00">
        <w:rPr>
          <w:rFonts w:ascii="Cambria" w:hAnsi="Cambria"/>
          <w:noProof/>
        </w:rPr>
        <w:t>: 2349–2359.</w:t>
      </w:r>
    </w:p>
    <w:p w14:paraId="4542F90B" w14:textId="77777777" w:rsidR="00471A00" w:rsidRPr="00471A00" w:rsidRDefault="00471A00" w:rsidP="00471A00">
      <w:pPr>
        <w:jc w:val="both"/>
        <w:rPr>
          <w:rFonts w:ascii="Cambria" w:hAnsi="Cambria"/>
          <w:noProof/>
        </w:rPr>
      </w:pPr>
      <w:r w:rsidRPr="00471A00">
        <w:rPr>
          <w:rFonts w:ascii="Cambria" w:hAnsi="Cambria"/>
          <w:noProof/>
        </w:rPr>
        <w:t xml:space="preserve">Nomaguchi, M, Fujita, M, Adachi, A (2008) Role of HIV-1 Vpu protein for virus spread and pathogenesis. </w:t>
      </w:r>
      <w:r w:rsidRPr="00471A00">
        <w:rPr>
          <w:rFonts w:ascii="Cambria" w:hAnsi="Cambria"/>
          <w:i/>
          <w:noProof/>
        </w:rPr>
        <w:t>Microbes and Infection</w:t>
      </w:r>
      <w:r w:rsidRPr="00471A00">
        <w:rPr>
          <w:rFonts w:ascii="Cambria" w:hAnsi="Cambria"/>
          <w:noProof/>
        </w:rPr>
        <w:t xml:space="preserve"> </w:t>
      </w:r>
      <w:r w:rsidRPr="00471A00">
        <w:rPr>
          <w:rFonts w:ascii="Cambria" w:hAnsi="Cambria"/>
          <w:b/>
          <w:noProof/>
        </w:rPr>
        <w:t>10</w:t>
      </w:r>
      <w:r w:rsidRPr="00471A00">
        <w:rPr>
          <w:rFonts w:ascii="Cambria" w:hAnsi="Cambria"/>
          <w:noProof/>
        </w:rPr>
        <w:t>: 960–967.</w:t>
      </w:r>
    </w:p>
    <w:p w14:paraId="3558FA88" w14:textId="77777777" w:rsidR="00471A00" w:rsidRPr="00471A00" w:rsidRDefault="00471A00" w:rsidP="00471A00">
      <w:pPr>
        <w:jc w:val="both"/>
        <w:rPr>
          <w:rFonts w:ascii="Cambria" w:hAnsi="Cambria"/>
          <w:noProof/>
        </w:rPr>
      </w:pPr>
      <w:r w:rsidRPr="00471A00">
        <w:rPr>
          <w:rFonts w:ascii="Cambria" w:hAnsi="Cambria"/>
          <w:noProof/>
        </w:rPr>
        <w:t xml:space="preserve">Nowak, MA, May, RM, Anderson, RM (1990) The evolutionary dynamics of HIV-1 quasispecies and the development of immunodeficiency disease. </w:t>
      </w:r>
      <w:r w:rsidRPr="00471A00">
        <w:rPr>
          <w:rFonts w:ascii="Cambria" w:hAnsi="Cambria"/>
          <w:i/>
          <w:noProof/>
        </w:rPr>
        <w:t>AIDS</w:t>
      </w:r>
      <w:r w:rsidRPr="00471A00">
        <w:rPr>
          <w:rFonts w:ascii="Cambria" w:hAnsi="Cambria"/>
          <w:noProof/>
        </w:rPr>
        <w:t xml:space="preserve"> </w:t>
      </w:r>
      <w:r w:rsidRPr="00471A00">
        <w:rPr>
          <w:rFonts w:ascii="Cambria" w:hAnsi="Cambria"/>
          <w:b/>
          <w:noProof/>
        </w:rPr>
        <w:t>4</w:t>
      </w:r>
      <w:r w:rsidRPr="00471A00">
        <w:rPr>
          <w:rFonts w:ascii="Cambria" w:hAnsi="Cambria"/>
          <w:noProof/>
        </w:rPr>
        <w:t>: 1095-1103.</w:t>
      </w:r>
    </w:p>
    <w:p w14:paraId="318FFD96" w14:textId="77777777" w:rsidR="00471A00" w:rsidRPr="00471A00" w:rsidRDefault="00471A00" w:rsidP="00471A00">
      <w:pPr>
        <w:jc w:val="both"/>
        <w:rPr>
          <w:rFonts w:ascii="Cambria" w:hAnsi="Cambria"/>
          <w:noProof/>
        </w:rPr>
      </w:pPr>
      <w:r w:rsidRPr="00471A00">
        <w:rPr>
          <w:rFonts w:ascii="Cambria" w:hAnsi="Cambria"/>
          <w:noProof/>
        </w:rPr>
        <w:t xml:space="preserve">Nutt, RF, Brady, SF, Darke, PL, Ciccarone, TM, Colton, CD, Nutt, EM, Rodkey, JA, Bennett, CD, Waxman, LH, Sigal, IS, et al. (1988) Chemical synthesis and enzymatic activity of a 99-residue peptide with a sequence proposed for the human immunodeficiency virus protease.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85</w:t>
      </w:r>
      <w:r w:rsidRPr="00471A00">
        <w:rPr>
          <w:rFonts w:ascii="Cambria" w:hAnsi="Cambria"/>
          <w:noProof/>
        </w:rPr>
        <w:t>: 7129-7133.</w:t>
      </w:r>
    </w:p>
    <w:p w14:paraId="7C003696" w14:textId="77777777" w:rsidR="00471A00" w:rsidRPr="00471A00" w:rsidRDefault="00471A00" w:rsidP="00471A00">
      <w:pPr>
        <w:jc w:val="both"/>
        <w:rPr>
          <w:rFonts w:ascii="Cambria" w:hAnsi="Cambria"/>
          <w:noProof/>
        </w:rPr>
      </w:pPr>
      <w:r w:rsidRPr="00471A00">
        <w:rPr>
          <w:rFonts w:ascii="Cambria" w:hAnsi="Cambria"/>
          <w:noProof/>
        </w:rPr>
        <w:t xml:space="preserve">Ott, M, Geyer, M, Zhou, Q (2011) The Control of HIV Transcription: Keeping RNA Polymerase II on Track. </w:t>
      </w:r>
      <w:r w:rsidRPr="00471A00">
        <w:rPr>
          <w:rFonts w:ascii="Cambria" w:hAnsi="Cambria"/>
          <w:i/>
          <w:noProof/>
        </w:rPr>
        <w:t>Cell Host &amp; Microbe</w:t>
      </w:r>
      <w:r w:rsidRPr="00471A00">
        <w:rPr>
          <w:rFonts w:ascii="Cambria" w:hAnsi="Cambria"/>
          <w:noProof/>
        </w:rPr>
        <w:t xml:space="preserve"> </w:t>
      </w:r>
      <w:r w:rsidRPr="00471A00">
        <w:rPr>
          <w:rFonts w:ascii="Cambria" w:hAnsi="Cambria"/>
          <w:b/>
          <w:noProof/>
        </w:rPr>
        <w:t>10</w:t>
      </w:r>
      <w:r w:rsidRPr="00471A00">
        <w:rPr>
          <w:rFonts w:ascii="Cambria" w:hAnsi="Cambria"/>
          <w:noProof/>
        </w:rPr>
        <w:t>: 426-435.</w:t>
      </w:r>
    </w:p>
    <w:p w14:paraId="2F3B0331" w14:textId="77777777" w:rsidR="00471A00" w:rsidRPr="00471A00" w:rsidRDefault="00471A00" w:rsidP="00471A00">
      <w:pPr>
        <w:jc w:val="both"/>
        <w:rPr>
          <w:rFonts w:ascii="Cambria" w:hAnsi="Cambria"/>
          <w:noProof/>
        </w:rPr>
      </w:pPr>
      <w:r w:rsidRPr="00471A00">
        <w:rPr>
          <w:rFonts w:ascii="Cambria" w:hAnsi="Cambria"/>
          <w:noProof/>
        </w:rPr>
        <w:t xml:space="preserve">Palmer, S, Kearney, M, Maldarelli, F, Halvas, EK, Bixby, CJ, Bazmi, H, Rock, D, Falloon, J, Davey, RT, Jr., Dewar, RL, Metcalf, JA, Hammer, S, Mellors, JW, Coffin, JM (2005) Multiple, linked human immunodeficiency virus type 1 drug resistance mutations in treatment-experienced patients are missed by standard genotype analysis. </w:t>
      </w:r>
      <w:r w:rsidRPr="00471A00">
        <w:rPr>
          <w:rFonts w:ascii="Cambria" w:hAnsi="Cambria"/>
          <w:i/>
          <w:noProof/>
        </w:rPr>
        <w:t>J Clin Microbiol</w:t>
      </w:r>
      <w:r w:rsidRPr="00471A00">
        <w:rPr>
          <w:rFonts w:ascii="Cambria" w:hAnsi="Cambria"/>
          <w:noProof/>
        </w:rPr>
        <w:t xml:space="preserve"> </w:t>
      </w:r>
      <w:r w:rsidRPr="00471A00">
        <w:rPr>
          <w:rFonts w:ascii="Cambria" w:hAnsi="Cambria"/>
          <w:b/>
          <w:noProof/>
        </w:rPr>
        <w:t>43</w:t>
      </w:r>
      <w:r w:rsidRPr="00471A00">
        <w:rPr>
          <w:rFonts w:ascii="Cambria" w:hAnsi="Cambria"/>
          <w:noProof/>
        </w:rPr>
        <w:t>: 406-413.</w:t>
      </w:r>
    </w:p>
    <w:p w14:paraId="05F63B75" w14:textId="77777777" w:rsidR="00471A00" w:rsidRPr="00471A00" w:rsidRDefault="00471A00" w:rsidP="00471A00">
      <w:pPr>
        <w:jc w:val="both"/>
        <w:rPr>
          <w:rFonts w:ascii="Cambria" w:hAnsi="Cambria"/>
          <w:noProof/>
        </w:rPr>
      </w:pPr>
      <w:r w:rsidRPr="00471A00">
        <w:rPr>
          <w:rFonts w:ascii="Cambria" w:hAnsi="Cambria"/>
          <w:noProof/>
        </w:rPr>
        <w:t xml:space="preserve">Pancera, M, Majeed, S, Ban, YE, Chen, L, Huang, CC, Kong, L, Kwon, YD, Stuckey, J, Zhou, T, Robinson, JE, Schief, WR, Sodroski, J, Wyatt, R, Kwong, PD Structure of HIV-1 gp120 with gp41-interactive region reveals layered envelope architecture and basis of conformational mobility.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107</w:t>
      </w:r>
      <w:r w:rsidRPr="00471A00">
        <w:rPr>
          <w:rFonts w:ascii="Cambria" w:hAnsi="Cambria"/>
          <w:noProof/>
        </w:rPr>
        <w:t>: 1166-1171.</w:t>
      </w:r>
    </w:p>
    <w:p w14:paraId="5253A403" w14:textId="77777777" w:rsidR="00471A00" w:rsidRPr="00471A00" w:rsidRDefault="00471A00" w:rsidP="00471A00">
      <w:pPr>
        <w:jc w:val="both"/>
        <w:rPr>
          <w:rFonts w:ascii="Cambria" w:hAnsi="Cambria"/>
          <w:noProof/>
        </w:rPr>
      </w:pPr>
      <w:r w:rsidRPr="00471A00">
        <w:rPr>
          <w:rFonts w:ascii="Cambria" w:hAnsi="Cambria"/>
          <w:noProof/>
        </w:rPr>
        <w:t>Pandey, V, Nutter, RC, Prediger, E (2008) Applied Biosystems SOLiD™ System: Ligation</w:t>
      </w:r>
      <w:r w:rsidRPr="00471A00">
        <w:rPr>
          <w:rFonts w:ascii="04b03" w:hAnsi="04b03" w:cs="04b03"/>
          <w:noProof/>
        </w:rPr>
        <w:t>‐</w:t>
      </w:r>
      <w:r w:rsidRPr="00471A00">
        <w:rPr>
          <w:rFonts w:ascii="Cambria" w:hAnsi="Cambria"/>
          <w:noProof/>
        </w:rPr>
        <w:t xml:space="preserve">Based Sequencing. </w:t>
      </w:r>
      <w:r w:rsidRPr="00471A00">
        <w:rPr>
          <w:rFonts w:ascii="Cambria" w:hAnsi="Cambria"/>
          <w:i/>
          <w:noProof/>
        </w:rPr>
        <w:t>Next Generation Genome Sequencing: Towards Personalized Medicine</w:t>
      </w:r>
      <w:r w:rsidRPr="00471A00">
        <w:rPr>
          <w:rFonts w:ascii="Cambria" w:hAnsi="Cambria"/>
          <w:noProof/>
        </w:rPr>
        <w:t>: 29-42.</w:t>
      </w:r>
    </w:p>
    <w:p w14:paraId="6DC7DCE1" w14:textId="77777777" w:rsidR="00471A00" w:rsidRPr="00471A00" w:rsidRDefault="00471A00" w:rsidP="00471A00">
      <w:pPr>
        <w:jc w:val="both"/>
        <w:rPr>
          <w:rFonts w:ascii="Cambria" w:hAnsi="Cambria"/>
          <w:noProof/>
        </w:rPr>
      </w:pPr>
      <w:r w:rsidRPr="00471A00">
        <w:rPr>
          <w:rFonts w:ascii="Cambria" w:hAnsi="Cambria"/>
          <w:noProof/>
        </w:rPr>
        <w:t xml:space="preserve">Pannecouque, C, Pluymers, W, Van Maele, B, Tetz, V, Cherepanov, P, De Clercq, E, Witvrouw, M, Debyser, Z (2002) New Class of HIV Integrase Inhibitors that Block Viral Replication in Cell Culture. </w:t>
      </w:r>
      <w:r w:rsidRPr="00471A00">
        <w:rPr>
          <w:rFonts w:ascii="Cambria" w:hAnsi="Cambria"/>
          <w:i/>
          <w:noProof/>
        </w:rPr>
        <w:t>Current Biology</w:t>
      </w:r>
      <w:r w:rsidRPr="00471A00">
        <w:rPr>
          <w:rFonts w:ascii="Cambria" w:hAnsi="Cambria"/>
          <w:noProof/>
        </w:rPr>
        <w:t xml:space="preserve"> </w:t>
      </w:r>
      <w:r w:rsidRPr="00471A00">
        <w:rPr>
          <w:rFonts w:ascii="Cambria" w:hAnsi="Cambria"/>
          <w:b/>
          <w:noProof/>
        </w:rPr>
        <w:t>12</w:t>
      </w:r>
      <w:r w:rsidRPr="00471A00">
        <w:rPr>
          <w:rFonts w:ascii="Cambria" w:hAnsi="Cambria"/>
          <w:noProof/>
        </w:rPr>
        <w:t>: 1169-1177.</w:t>
      </w:r>
    </w:p>
    <w:p w14:paraId="2771A31E" w14:textId="77777777" w:rsidR="00471A00" w:rsidRPr="00471A00" w:rsidRDefault="00471A00" w:rsidP="00471A00">
      <w:pPr>
        <w:jc w:val="both"/>
        <w:rPr>
          <w:rFonts w:ascii="Cambria" w:hAnsi="Cambria"/>
          <w:noProof/>
        </w:rPr>
      </w:pPr>
      <w:r w:rsidRPr="00471A00">
        <w:rPr>
          <w:rFonts w:ascii="Cambria" w:hAnsi="Cambria"/>
          <w:noProof/>
        </w:rPr>
        <w:t xml:space="preserve">Paredes, R, Lalama, CM, Ribaudo, HJ, Schackman, BR, Shikuma, C, Giguel, F, Meyer, WA, 3rd, Johnson, VA, Fiscus, SA, D'Aquila, RT, Gulick, RM, Kuritzkes, DR (2010) Pre-existing minority drug-resistant HIV-1 variants, adherence, and risk of antiretroviral treatment failure. </w:t>
      </w:r>
      <w:r w:rsidRPr="00471A00">
        <w:rPr>
          <w:rFonts w:ascii="Cambria" w:hAnsi="Cambria"/>
          <w:i/>
          <w:noProof/>
        </w:rPr>
        <w:t>J Infect Dis</w:t>
      </w:r>
      <w:r w:rsidRPr="00471A00">
        <w:rPr>
          <w:rFonts w:ascii="Cambria" w:hAnsi="Cambria"/>
          <w:noProof/>
        </w:rPr>
        <w:t xml:space="preserve"> </w:t>
      </w:r>
      <w:r w:rsidRPr="00471A00">
        <w:rPr>
          <w:rFonts w:ascii="Cambria" w:hAnsi="Cambria"/>
          <w:b/>
          <w:noProof/>
        </w:rPr>
        <w:t>201</w:t>
      </w:r>
      <w:r w:rsidRPr="00471A00">
        <w:rPr>
          <w:rFonts w:ascii="Cambria" w:hAnsi="Cambria"/>
          <w:noProof/>
        </w:rPr>
        <w:t>: 662-671.</w:t>
      </w:r>
    </w:p>
    <w:p w14:paraId="4D8B87A5" w14:textId="77777777" w:rsidR="00471A00" w:rsidRPr="00471A00" w:rsidRDefault="00471A00" w:rsidP="00471A00">
      <w:pPr>
        <w:jc w:val="both"/>
        <w:rPr>
          <w:rFonts w:ascii="Cambria" w:hAnsi="Cambria"/>
          <w:noProof/>
        </w:rPr>
      </w:pPr>
      <w:r w:rsidRPr="00471A00">
        <w:rPr>
          <w:rFonts w:ascii="Cambria" w:hAnsi="Cambria"/>
          <w:noProof/>
        </w:rPr>
        <w:t xml:space="preserve">Peeters, M, Honoré, C, Huet, T, Bedjabaga, L, Ossari, S, Bussi, P, Cooper, RW, Delaporte, E (1989) Isolation and partial characterization of an HIV-related virus occurring naturally in chimpanzees in Gabon. </w:t>
      </w:r>
      <w:r w:rsidRPr="00471A00">
        <w:rPr>
          <w:rFonts w:ascii="Cambria" w:hAnsi="Cambria"/>
          <w:i/>
          <w:noProof/>
        </w:rPr>
        <w:t>Aids</w:t>
      </w:r>
      <w:r w:rsidRPr="00471A00">
        <w:rPr>
          <w:rFonts w:ascii="Cambria" w:hAnsi="Cambria"/>
          <w:noProof/>
        </w:rPr>
        <w:t xml:space="preserve"> </w:t>
      </w:r>
      <w:r w:rsidRPr="00471A00">
        <w:rPr>
          <w:rFonts w:ascii="Cambria" w:hAnsi="Cambria"/>
          <w:b/>
          <w:noProof/>
        </w:rPr>
        <w:t>3</w:t>
      </w:r>
      <w:r w:rsidRPr="00471A00">
        <w:rPr>
          <w:rFonts w:ascii="Cambria" w:hAnsi="Cambria"/>
          <w:noProof/>
        </w:rPr>
        <w:t>: 625–630.</w:t>
      </w:r>
    </w:p>
    <w:p w14:paraId="7CDFA54C" w14:textId="77777777" w:rsidR="00471A00" w:rsidRPr="00471A00" w:rsidRDefault="00471A00" w:rsidP="00471A00">
      <w:pPr>
        <w:jc w:val="both"/>
        <w:rPr>
          <w:rFonts w:ascii="Cambria" w:hAnsi="Cambria"/>
          <w:noProof/>
        </w:rPr>
      </w:pPr>
      <w:r w:rsidRPr="00471A00">
        <w:rPr>
          <w:rFonts w:ascii="Cambria" w:hAnsi="Cambria"/>
          <w:noProof/>
        </w:rPr>
        <w:t xml:space="preserve">Pennisi, E Genomics. Semiconductors inspire new sequencing technologies.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327</w:t>
      </w:r>
      <w:r w:rsidRPr="00471A00">
        <w:rPr>
          <w:rFonts w:ascii="Cambria" w:hAnsi="Cambria"/>
          <w:noProof/>
        </w:rPr>
        <w:t>: 1190.</w:t>
      </w:r>
    </w:p>
    <w:p w14:paraId="2AD54514" w14:textId="77777777" w:rsidR="00471A00" w:rsidRPr="00471A00" w:rsidRDefault="00471A00" w:rsidP="00471A00">
      <w:pPr>
        <w:jc w:val="both"/>
        <w:rPr>
          <w:rFonts w:ascii="Cambria" w:hAnsi="Cambria"/>
          <w:noProof/>
        </w:rPr>
      </w:pPr>
      <w:r w:rsidRPr="00471A00">
        <w:rPr>
          <w:rFonts w:ascii="Cambria" w:hAnsi="Cambria"/>
          <w:noProof/>
        </w:rPr>
        <w:t xml:space="preserve">Perrin, L, Kaiser, L, Yerly, S (2003) Travel and the spread of HIV-1 genetic variants. </w:t>
      </w:r>
      <w:r w:rsidRPr="00471A00">
        <w:rPr>
          <w:rFonts w:ascii="Cambria" w:hAnsi="Cambria"/>
          <w:i/>
          <w:noProof/>
        </w:rPr>
        <w:t>Lancet Infect Dis</w:t>
      </w:r>
      <w:r w:rsidRPr="00471A00">
        <w:rPr>
          <w:rFonts w:ascii="Cambria" w:hAnsi="Cambria"/>
          <w:noProof/>
        </w:rPr>
        <w:t xml:space="preserve"> </w:t>
      </w:r>
      <w:r w:rsidRPr="00471A00">
        <w:rPr>
          <w:rFonts w:ascii="Cambria" w:hAnsi="Cambria"/>
          <w:b/>
          <w:noProof/>
        </w:rPr>
        <w:t>3</w:t>
      </w:r>
      <w:r w:rsidRPr="00471A00">
        <w:rPr>
          <w:rFonts w:ascii="Cambria" w:hAnsi="Cambria"/>
          <w:noProof/>
        </w:rPr>
        <w:t>: 22-27.</w:t>
      </w:r>
    </w:p>
    <w:p w14:paraId="52C7DC78" w14:textId="77777777" w:rsidR="00471A00" w:rsidRPr="00471A00" w:rsidRDefault="00471A00" w:rsidP="00471A00">
      <w:pPr>
        <w:jc w:val="both"/>
        <w:rPr>
          <w:rFonts w:ascii="Cambria" w:hAnsi="Cambria"/>
          <w:noProof/>
        </w:rPr>
      </w:pPr>
      <w:r w:rsidRPr="00471A00">
        <w:rPr>
          <w:rFonts w:ascii="Cambria" w:hAnsi="Cambria"/>
          <w:noProof/>
        </w:rPr>
        <w:t xml:space="preserve">Pettit, SC, Lindquist, JN, Kaplan, AH, Swanstrom, R (2005) Processing sites in the human immunodeficiency virus type 1 (HIV-1) Gag-Pro-Pol precursor are cleaved by the viral protease at different rates. </w:t>
      </w:r>
      <w:r w:rsidRPr="00471A00">
        <w:rPr>
          <w:rFonts w:ascii="Cambria" w:hAnsi="Cambria"/>
          <w:i/>
          <w:noProof/>
        </w:rPr>
        <w:t>Retrovirology</w:t>
      </w:r>
      <w:r w:rsidRPr="00471A00">
        <w:rPr>
          <w:rFonts w:ascii="Cambria" w:hAnsi="Cambria"/>
          <w:noProof/>
        </w:rPr>
        <w:t xml:space="preserve"> </w:t>
      </w:r>
      <w:r w:rsidRPr="00471A00">
        <w:rPr>
          <w:rFonts w:ascii="Cambria" w:hAnsi="Cambria"/>
          <w:b/>
          <w:noProof/>
        </w:rPr>
        <w:t>2</w:t>
      </w:r>
      <w:r w:rsidRPr="00471A00">
        <w:rPr>
          <w:rFonts w:ascii="Cambria" w:hAnsi="Cambria"/>
          <w:noProof/>
        </w:rPr>
        <w:t>: 66.</w:t>
      </w:r>
    </w:p>
    <w:p w14:paraId="5861B704" w14:textId="77777777" w:rsidR="00471A00" w:rsidRPr="00471A00" w:rsidRDefault="00471A00" w:rsidP="00471A00">
      <w:pPr>
        <w:jc w:val="both"/>
        <w:rPr>
          <w:rFonts w:ascii="Cambria" w:hAnsi="Cambria"/>
          <w:noProof/>
        </w:rPr>
      </w:pPr>
      <w:r w:rsidRPr="00471A00">
        <w:rPr>
          <w:rFonts w:ascii="Cambria" w:hAnsi="Cambria"/>
          <w:noProof/>
        </w:rPr>
        <w:t xml:space="preserve">Ping, LH, Cohen, MS, Hoffman, I, Vernazza, P, Seillier-Moiseiwitsch, F, Chakraborty, H, Kazembe, P, Zimba, D, Maida, M, Fiscus, SA, Eron, JJ, Swanstrom, R, Nelson, JA (2000) Effects of genital tract inflammation on human immunodeficiency virus type 1 V3 populations in blood and semen.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74</w:t>
      </w:r>
      <w:r w:rsidRPr="00471A00">
        <w:rPr>
          <w:rFonts w:ascii="Cambria" w:hAnsi="Cambria"/>
          <w:noProof/>
        </w:rPr>
        <w:t>: 8946-8952.</w:t>
      </w:r>
    </w:p>
    <w:p w14:paraId="37B702F9" w14:textId="77777777" w:rsidR="00471A00" w:rsidRPr="00471A00" w:rsidRDefault="00471A00" w:rsidP="00471A00">
      <w:pPr>
        <w:jc w:val="both"/>
        <w:rPr>
          <w:rFonts w:ascii="Cambria" w:hAnsi="Cambria"/>
          <w:noProof/>
        </w:rPr>
      </w:pPr>
      <w:r w:rsidRPr="00471A00">
        <w:rPr>
          <w:rFonts w:ascii="Cambria" w:hAnsi="Cambria"/>
          <w:noProof/>
        </w:rPr>
        <w:t xml:space="preserve">Plantier, JC, Leoz, M, Dickerson, JE, De Oliveira, F, Cordonnier, F, Lemee, V, Damond, F, Robertson, DL, Simon, F (2009) A new human immunodeficiency virus derived from gorillas. </w:t>
      </w:r>
      <w:r w:rsidRPr="00471A00">
        <w:rPr>
          <w:rFonts w:ascii="Cambria" w:hAnsi="Cambria"/>
          <w:i/>
          <w:noProof/>
        </w:rPr>
        <w:t>Nat Med</w:t>
      </w:r>
      <w:r w:rsidRPr="00471A00">
        <w:rPr>
          <w:rFonts w:ascii="Cambria" w:hAnsi="Cambria"/>
          <w:noProof/>
        </w:rPr>
        <w:t xml:space="preserve"> </w:t>
      </w:r>
      <w:r w:rsidRPr="00471A00">
        <w:rPr>
          <w:rFonts w:ascii="Cambria" w:hAnsi="Cambria"/>
          <w:b/>
          <w:noProof/>
        </w:rPr>
        <w:t>15</w:t>
      </w:r>
      <w:r w:rsidRPr="00471A00">
        <w:rPr>
          <w:rFonts w:ascii="Cambria" w:hAnsi="Cambria"/>
          <w:noProof/>
        </w:rPr>
        <w:t>: 871-872.</w:t>
      </w:r>
    </w:p>
    <w:p w14:paraId="02F9E13A" w14:textId="77777777" w:rsidR="00471A00" w:rsidRPr="00471A00" w:rsidRDefault="00471A00" w:rsidP="00471A00">
      <w:pPr>
        <w:jc w:val="both"/>
        <w:rPr>
          <w:rFonts w:ascii="Cambria" w:hAnsi="Cambria"/>
          <w:noProof/>
        </w:rPr>
      </w:pPr>
      <w:r w:rsidRPr="00471A00">
        <w:rPr>
          <w:rFonts w:ascii="Cambria" w:hAnsi="Cambria"/>
          <w:noProof/>
        </w:rPr>
        <w:t xml:space="preserve">Popov, S, Rexach, M, Ratner, L, Blobel, G, Bukrinsky, M (1998) Viral Protein R Regulates Docking of the HIV-1 Preintegration Complex to the Nuclear Pore Complex. </w:t>
      </w:r>
      <w:r w:rsidRPr="00471A00">
        <w:rPr>
          <w:rFonts w:ascii="Cambria" w:hAnsi="Cambria"/>
          <w:i/>
          <w:noProof/>
        </w:rPr>
        <w:t>Journal of Biological Chemistry</w:t>
      </w:r>
      <w:r w:rsidRPr="00471A00">
        <w:rPr>
          <w:rFonts w:ascii="Cambria" w:hAnsi="Cambria"/>
          <w:noProof/>
        </w:rPr>
        <w:t xml:space="preserve"> </w:t>
      </w:r>
      <w:r w:rsidRPr="00471A00">
        <w:rPr>
          <w:rFonts w:ascii="Cambria" w:hAnsi="Cambria"/>
          <w:b/>
          <w:noProof/>
        </w:rPr>
        <w:t>273</w:t>
      </w:r>
      <w:r w:rsidRPr="00471A00">
        <w:rPr>
          <w:rFonts w:ascii="Cambria" w:hAnsi="Cambria"/>
          <w:noProof/>
        </w:rPr>
        <w:t>: 13347-13352.</w:t>
      </w:r>
    </w:p>
    <w:p w14:paraId="47422E95" w14:textId="77777777" w:rsidR="00471A00" w:rsidRPr="00471A00" w:rsidRDefault="00471A00" w:rsidP="00471A00">
      <w:pPr>
        <w:jc w:val="both"/>
        <w:rPr>
          <w:rFonts w:ascii="Cambria" w:hAnsi="Cambria"/>
          <w:noProof/>
        </w:rPr>
      </w:pPr>
      <w:r w:rsidRPr="00471A00">
        <w:rPr>
          <w:rFonts w:ascii="Cambria" w:hAnsi="Cambria"/>
          <w:noProof/>
        </w:rPr>
        <w:t xml:space="preserve">Poveda, E, Briz, V, Soriano, V (2005) Enfuvirtide, the first fusion inhibitor to treat HIV infection. </w:t>
      </w:r>
      <w:r w:rsidRPr="00471A00">
        <w:rPr>
          <w:rFonts w:ascii="Cambria" w:hAnsi="Cambria"/>
          <w:i/>
          <w:noProof/>
        </w:rPr>
        <w:t>Aids Rev</w:t>
      </w:r>
      <w:r w:rsidRPr="00471A00">
        <w:rPr>
          <w:rFonts w:ascii="Cambria" w:hAnsi="Cambria"/>
          <w:noProof/>
        </w:rPr>
        <w:t xml:space="preserve"> </w:t>
      </w:r>
      <w:r w:rsidRPr="00471A00">
        <w:rPr>
          <w:rFonts w:ascii="Cambria" w:hAnsi="Cambria"/>
          <w:b/>
          <w:noProof/>
        </w:rPr>
        <w:t>7</w:t>
      </w:r>
      <w:r w:rsidRPr="00471A00">
        <w:rPr>
          <w:rFonts w:ascii="Cambria" w:hAnsi="Cambria"/>
          <w:noProof/>
        </w:rPr>
        <w:t>: 139–147.</w:t>
      </w:r>
    </w:p>
    <w:p w14:paraId="5101F308" w14:textId="77777777" w:rsidR="00471A00" w:rsidRPr="00471A00" w:rsidRDefault="00471A00" w:rsidP="00471A00">
      <w:pPr>
        <w:jc w:val="both"/>
        <w:rPr>
          <w:rFonts w:ascii="Cambria" w:hAnsi="Cambria"/>
          <w:noProof/>
        </w:rPr>
      </w:pPr>
      <w:r w:rsidRPr="00471A00">
        <w:rPr>
          <w:rFonts w:ascii="Cambria" w:hAnsi="Cambria"/>
          <w:noProof/>
        </w:rPr>
        <w:t xml:space="preserve">Preston, BD, Poiesz, BJ, Loeb, LA (1988) Fidelity of HIV-1 reverse transcriptase.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242</w:t>
      </w:r>
      <w:r w:rsidRPr="00471A00">
        <w:rPr>
          <w:rFonts w:ascii="Cambria" w:hAnsi="Cambria"/>
          <w:noProof/>
        </w:rPr>
        <w:t>: 1168-1171.</w:t>
      </w:r>
    </w:p>
    <w:p w14:paraId="52D54FC6" w14:textId="77777777" w:rsidR="00471A00" w:rsidRPr="00471A00" w:rsidRDefault="00471A00" w:rsidP="00471A00">
      <w:pPr>
        <w:jc w:val="both"/>
        <w:rPr>
          <w:rFonts w:ascii="Cambria" w:hAnsi="Cambria"/>
          <w:noProof/>
        </w:rPr>
      </w:pPr>
      <w:r w:rsidRPr="00471A00">
        <w:rPr>
          <w:rFonts w:ascii="Cambria" w:hAnsi="Cambria"/>
          <w:noProof/>
        </w:rPr>
        <w:t xml:space="preserve">Price, DA, Goulder, PJ, Klenerman, P, Sewell, AK, Easterbrook, PJ, Troop, M, Bangham, CR, Phillips, RE (1997) Positive selection of HIV-1 cytotoxic T lymphocyte escape variants during primary infection.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94</w:t>
      </w:r>
      <w:r w:rsidRPr="00471A00">
        <w:rPr>
          <w:rFonts w:ascii="Cambria" w:hAnsi="Cambria"/>
          <w:noProof/>
        </w:rPr>
        <w:t>: 1890-1895.</w:t>
      </w:r>
    </w:p>
    <w:p w14:paraId="5C623EE9" w14:textId="77777777" w:rsidR="00471A00" w:rsidRPr="00471A00" w:rsidRDefault="00471A00" w:rsidP="00471A00">
      <w:pPr>
        <w:jc w:val="both"/>
        <w:rPr>
          <w:rFonts w:ascii="Cambria" w:hAnsi="Cambria"/>
          <w:noProof/>
        </w:rPr>
      </w:pPr>
      <w:r w:rsidRPr="00471A00">
        <w:rPr>
          <w:rFonts w:ascii="Cambria" w:hAnsi="Cambria"/>
          <w:noProof/>
        </w:rPr>
        <w:t xml:space="preserve">Pruss, D, Reeves, R, Bushman, FD, Wolffe, AP (1994) The influence of DNA and nucleosome structure on integration events directed by HIV integrase. </w:t>
      </w:r>
      <w:r w:rsidRPr="00471A00">
        <w:rPr>
          <w:rFonts w:ascii="Cambria" w:hAnsi="Cambria"/>
          <w:i/>
          <w:noProof/>
        </w:rPr>
        <w:t>Journal of Biological Chemistry</w:t>
      </w:r>
      <w:r w:rsidRPr="00471A00">
        <w:rPr>
          <w:rFonts w:ascii="Cambria" w:hAnsi="Cambria"/>
          <w:noProof/>
        </w:rPr>
        <w:t xml:space="preserve"> </w:t>
      </w:r>
      <w:r w:rsidRPr="00471A00">
        <w:rPr>
          <w:rFonts w:ascii="Cambria" w:hAnsi="Cambria"/>
          <w:b/>
          <w:noProof/>
        </w:rPr>
        <w:t>269</w:t>
      </w:r>
      <w:r w:rsidRPr="00471A00">
        <w:rPr>
          <w:rFonts w:ascii="Cambria" w:hAnsi="Cambria"/>
          <w:noProof/>
        </w:rPr>
        <w:t>: 25031-25041.</w:t>
      </w:r>
    </w:p>
    <w:p w14:paraId="401464A2" w14:textId="77777777" w:rsidR="00471A00" w:rsidRPr="00471A00" w:rsidRDefault="00471A00" w:rsidP="00471A00">
      <w:pPr>
        <w:jc w:val="both"/>
        <w:rPr>
          <w:rFonts w:ascii="Cambria" w:hAnsi="Cambria"/>
          <w:noProof/>
        </w:rPr>
      </w:pPr>
      <w:r w:rsidRPr="00471A00">
        <w:rPr>
          <w:rFonts w:ascii="Cambria" w:hAnsi="Cambria"/>
          <w:noProof/>
        </w:rPr>
        <w:t xml:space="preserve">Pujades-Rodriguez, M, O'Brien, D, Humblet, P, Calmy, A (2008) Second-line antiretroviral therapy in resource-limited settings: the experience of Medecins Sans Frontieres. </w:t>
      </w:r>
      <w:r w:rsidRPr="00471A00">
        <w:rPr>
          <w:rFonts w:ascii="Cambria" w:hAnsi="Cambria"/>
          <w:i/>
          <w:noProof/>
        </w:rPr>
        <w:t>AIDS</w:t>
      </w:r>
      <w:r w:rsidRPr="00471A00">
        <w:rPr>
          <w:rFonts w:ascii="Cambria" w:hAnsi="Cambria"/>
          <w:noProof/>
        </w:rPr>
        <w:t xml:space="preserve"> </w:t>
      </w:r>
      <w:r w:rsidRPr="00471A00">
        <w:rPr>
          <w:rFonts w:ascii="Cambria" w:hAnsi="Cambria"/>
          <w:b/>
          <w:noProof/>
        </w:rPr>
        <w:t>22</w:t>
      </w:r>
      <w:r w:rsidRPr="00471A00">
        <w:rPr>
          <w:rFonts w:ascii="Cambria" w:hAnsi="Cambria"/>
          <w:noProof/>
        </w:rPr>
        <w:t>: 1305-1312.</w:t>
      </w:r>
    </w:p>
    <w:p w14:paraId="69657B95" w14:textId="77777777" w:rsidR="00471A00" w:rsidRPr="00471A00" w:rsidRDefault="00471A00" w:rsidP="00471A00">
      <w:pPr>
        <w:jc w:val="both"/>
        <w:rPr>
          <w:rFonts w:ascii="Cambria" w:hAnsi="Cambria"/>
          <w:noProof/>
        </w:rPr>
      </w:pPr>
      <w:r w:rsidRPr="00471A00">
        <w:rPr>
          <w:rFonts w:ascii="Cambria" w:hAnsi="Cambria"/>
          <w:noProof/>
        </w:rPr>
        <w:t xml:space="preserve">Quinlan, AR, Stewart, DA, Stromberg, MP, Marth, GT (2008) Pyrobayes: an improved base caller for SNP discovery in pyrosequences. </w:t>
      </w:r>
      <w:r w:rsidRPr="00471A00">
        <w:rPr>
          <w:rFonts w:ascii="Cambria" w:hAnsi="Cambria"/>
          <w:i/>
          <w:noProof/>
        </w:rPr>
        <w:t>Nat Methods</w:t>
      </w:r>
      <w:r w:rsidRPr="00471A00">
        <w:rPr>
          <w:rFonts w:ascii="Cambria" w:hAnsi="Cambria"/>
          <w:noProof/>
        </w:rPr>
        <w:t xml:space="preserve"> </w:t>
      </w:r>
      <w:r w:rsidRPr="00471A00">
        <w:rPr>
          <w:rFonts w:ascii="Cambria" w:hAnsi="Cambria"/>
          <w:b/>
          <w:noProof/>
        </w:rPr>
        <w:t>5</w:t>
      </w:r>
      <w:r w:rsidRPr="00471A00">
        <w:rPr>
          <w:rFonts w:ascii="Cambria" w:hAnsi="Cambria"/>
          <w:noProof/>
        </w:rPr>
        <w:t>: 179-181.</w:t>
      </w:r>
    </w:p>
    <w:p w14:paraId="7542F012" w14:textId="77777777" w:rsidR="00471A00" w:rsidRPr="00471A00" w:rsidRDefault="00471A00" w:rsidP="00471A00">
      <w:pPr>
        <w:jc w:val="both"/>
        <w:rPr>
          <w:rFonts w:ascii="Cambria" w:hAnsi="Cambria"/>
          <w:noProof/>
        </w:rPr>
      </w:pPr>
      <w:r w:rsidRPr="00471A00">
        <w:rPr>
          <w:rFonts w:ascii="Cambria" w:hAnsi="Cambria"/>
          <w:noProof/>
        </w:rPr>
        <w:t xml:space="preserve">Quinn, TC (1996) Global burden of the HIV pandemic. </w:t>
      </w:r>
      <w:r w:rsidRPr="00471A00">
        <w:rPr>
          <w:rFonts w:ascii="Cambria" w:hAnsi="Cambria"/>
          <w:i/>
          <w:noProof/>
        </w:rPr>
        <w:t>Lancet</w:t>
      </w:r>
      <w:r w:rsidRPr="00471A00">
        <w:rPr>
          <w:rFonts w:ascii="Cambria" w:hAnsi="Cambria"/>
          <w:noProof/>
        </w:rPr>
        <w:t xml:space="preserve"> </w:t>
      </w:r>
      <w:r w:rsidRPr="00471A00">
        <w:rPr>
          <w:rFonts w:ascii="Cambria" w:hAnsi="Cambria"/>
          <w:b/>
          <w:noProof/>
        </w:rPr>
        <w:t>348</w:t>
      </w:r>
      <w:r w:rsidRPr="00471A00">
        <w:rPr>
          <w:rFonts w:ascii="Cambria" w:hAnsi="Cambria"/>
          <w:noProof/>
        </w:rPr>
        <w:t>: 99-106.</w:t>
      </w:r>
    </w:p>
    <w:p w14:paraId="2400E6CA" w14:textId="77777777" w:rsidR="00471A00" w:rsidRPr="00471A00" w:rsidRDefault="00471A00" w:rsidP="00471A00">
      <w:pPr>
        <w:jc w:val="both"/>
        <w:rPr>
          <w:rFonts w:ascii="Cambria" w:hAnsi="Cambria"/>
          <w:noProof/>
        </w:rPr>
      </w:pPr>
      <w:r w:rsidRPr="00471A00">
        <w:rPr>
          <w:rFonts w:ascii="Cambria" w:hAnsi="Cambria"/>
          <w:noProof/>
        </w:rPr>
        <w:t>Ratner, L, Haseltine, W, Patarca, R, Livak, KJ, Starcich, B, Josephs, SF, Doran, ER, Rafalski, JA, Whitehorn, EA, Baumeister, K (1985) Complete nucleotide sequence of the AIDS virus, HTLV-III.</w:t>
      </w:r>
    </w:p>
    <w:p w14:paraId="51A29DC9" w14:textId="77777777" w:rsidR="00471A00" w:rsidRPr="00471A00" w:rsidRDefault="00471A00" w:rsidP="00471A00">
      <w:pPr>
        <w:jc w:val="both"/>
        <w:rPr>
          <w:rFonts w:ascii="Cambria" w:hAnsi="Cambria"/>
          <w:noProof/>
        </w:rPr>
      </w:pPr>
      <w:r w:rsidRPr="00471A00">
        <w:rPr>
          <w:rFonts w:ascii="Cambria" w:hAnsi="Cambria"/>
          <w:noProof/>
        </w:rPr>
        <w:t xml:space="preserve">Raymond, S, Delobel, P, Mavigner, M, Cazabat, M, Encinas, S, Souyris, C, Bruel, P, Sandres-Saune, K, Marchou, B, Massip, P, Izopet, J (2010) CXCR4-using viruses in plasma and peripheral blood mononuclear cells during primary HIV-1 infection and impact on disease progression. </w:t>
      </w:r>
      <w:r w:rsidRPr="00471A00">
        <w:rPr>
          <w:rFonts w:ascii="Cambria" w:hAnsi="Cambria"/>
          <w:i/>
          <w:noProof/>
        </w:rPr>
        <w:t>AIDS</w:t>
      </w:r>
      <w:r w:rsidRPr="00471A00">
        <w:rPr>
          <w:rFonts w:ascii="Cambria" w:hAnsi="Cambria"/>
          <w:noProof/>
        </w:rPr>
        <w:t xml:space="preserve"> </w:t>
      </w:r>
      <w:r w:rsidRPr="00471A00">
        <w:rPr>
          <w:rFonts w:ascii="Cambria" w:hAnsi="Cambria"/>
          <w:b/>
          <w:noProof/>
        </w:rPr>
        <w:t>24</w:t>
      </w:r>
      <w:r w:rsidRPr="00471A00">
        <w:rPr>
          <w:rFonts w:ascii="Cambria" w:hAnsi="Cambria"/>
          <w:noProof/>
        </w:rPr>
        <w:t>: 2305-2312.</w:t>
      </w:r>
    </w:p>
    <w:p w14:paraId="668C1005" w14:textId="77777777" w:rsidR="00471A00" w:rsidRPr="00471A00" w:rsidRDefault="00471A00" w:rsidP="00471A00">
      <w:pPr>
        <w:jc w:val="both"/>
        <w:rPr>
          <w:rFonts w:ascii="Cambria" w:hAnsi="Cambria"/>
          <w:noProof/>
        </w:rPr>
      </w:pPr>
      <w:r w:rsidRPr="00471A00">
        <w:rPr>
          <w:rFonts w:ascii="Cambria" w:hAnsi="Cambria"/>
          <w:noProof/>
        </w:rPr>
        <w:t xml:space="preserve">Razooky, BS, Weinberger, LS (2011) Mapping the architecture of the HIV-1 Tat circuit: A decision-making circuit that lacks bistability and exploits stochastic noise. </w:t>
      </w:r>
      <w:r w:rsidRPr="00471A00">
        <w:rPr>
          <w:rFonts w:ascii="Cambria" w:hAnsi="Cambria"/>
          <w:i/>
          <w:noProof/>
        </w:rPr>
        <w:t>Methods</w:t>
      </w:r>
      <w:r w:rsidRPr="00471A00">
        <w:rPr>
          <w:rFonts w:ascii="Cambria" w:hAnsi="Cambria"/>
          <w:noProof/>
        </w:rPr>
        <w:t xml:space="preserve"> </w:t>
      </w:r>
      <w:r w:rsidRPr="00471A00">
        <w:rPr>
          <w:rFonts w:ascii="Cambria" w:hAnsi="Cambria"/>
          <w:b/>
          <w:noProof/>
        </w:rPr>
        <w:t>53</w:t>
      </w:r>
      <w:r w:rsidRPr="00471A00">
        <w:rPr>
          <w:rFonts w:ascii="Cambria" w:hAnsi="Cambria"/>
          <w:noProof/>
        </w:rPr>
        <w:t>: 68-77.</w:t>
      </w:r>
    </w:p>
    <w:p w14:paraId="264F6E27" w14:textId="77777777" w:rsidR="00471A00" w:rsidRPr="00471A00" w:rsidRDefault="00471A00" w:rsidP="00471A00">
      <w:pPr>
        <w:jc w:val="both"/>
        <w:rPr>
          <w:rFonts w:ascii="Cambria" w:hAnsi="Cambria"/>
          <w:noProof/>
        </w:rPr>
      </w:pPr>
      <w:r w:rsidRPr="00471A00">
        <w:rPr>
          <w:rFonts w:ascii="Cambria" w:hAnsi="Cambria"/>
          <w:noProof/>
        </w:rPr>
        <w:t xml:space="preserve">Riviere, L, Darlix, JL, Cimarelli, A Analysis of the viral elements required in the nuclear import of HIV-1 DNA.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84</w:t>
      </w:r>
      <w:r w:rsidRPr="00471A00">
        <w:rPr>
          <w:rFonts w:ascii="Cambria" w:hAnsi="Cambria"/>
          <w:noProof/>
        </w:rPr>
        <w:t>: 729-739.</w:t>
      </w:r>
    </w:p>
    <w:p w14:paraId="50419BF1" w14:textId="77777777" w:rsidR="00471A00" w:rsidRPr="00471A00" w:rsidRDefault="00471A00" w:rsidP="00471A00">
      <w:pPr>
        <w:jc w:val="both"/>
        <w:rPr>
          <w:rFonts w:ascii="Cambria" w:hAnsi="Cambria"/>
          <w:noProof/>
        </w:rPr>
      </w:pPr>
      <w:r w:rsidRPr="00471A00">
        <w:rPr>
          <w:rFonts w:ascii="Cambria" w:hAnsi="Cambria"/>
          <w:noProof/>
        </w:rPr>
        <w:t xml:space="preserve">Rizzuto, CD, Wyatt, R, Hernandez-Ramos, N, Sun, Y, Kwong, PD, Hendrickson, WA, Sodroski, J (1998) A conserved HIV gp120 glycoprotein structure involved in chemokine receptor binding.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280</w:t>
      </w:r>
      <w:r w:rsidRPr="00471A00">
        <w:rPr>
          <w:rFonts w:ascii="Cambria" w:hAnsi="Cambria"/>
          <w:noProof/>
        </w:rPr>
        <w:t>: 1949-1953.</w:t>
      </w:r>
    </w:p>
    <w:p w14:paraId="00085B39" w14:textId="77777777" w:rsidR="00471A00" w:rsidRPr="00471A00" w:rsidRDefault="00471A00" w:rsidP="00471A00">
      <w:pPr>
        <w:jc w:val="both"/>
        <w:rPr>
          <w:rFonts w:ascii="Cambria" w:hAnsi="Cambria"/>
          <w:noProof/>
        </w:rPr>
      </w:pPr>
      <w:r w:rsidRPr="00471A00">
        <w:rPr>
          <w:rFonts w:ascii="Cambria" w:hAnsi="Cambria"/>
          <w:noProof/>
        </w:rPr>
        <w:t xml:space="preserve">Roberts, JD, Bebenek, K, Kunkel, TA (1988) The accuracy of reverse transcriptase from HIV-1.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242</w:t>
      </w:r>
      <w:r w:rsidRPr="00471A00">
        <w:rPr>
          <w:rFonts w:ascii="Cambria" w:hAnsi="Cambria"/>
          <w:noProof/>
        </w:rPr>
        <w:t>: 1171-1173.</w:t>
      </w:r>
    </w:p>
    <w:p w14:paraId="5BA0580C" w14:textId="77777777" w:rsidR="00471A00" w:rsidRPr="00471A00" w:rsidRDefault="00471A00" w:rsidP="00471A00">
      <w:pPr>
        <w:jc w:val="both"/>
        <w:rPr>
          <w:rFonts w:ascii="Cambria" w:hAnsi="Cambria"/>
          <w:noProof/>
        </w:rPr>
      </w:pPr>
      <w:r w:rsidRPr="00471A00">
        <w:rPr>
          <w:rFonts w:ascii="Cambria" w:hAnsi="Cambria"/>
          <w:noProof/>
        </w:rPr>
        <w:t xml:space="preserve">Robertson, D (2003) US FDA approves new class of HIV therapeutics. </w:t>
      </w:r>
      <w:r w:rsidRPr="00471A00">
        <w:rPr>
          <w:rFonts w:ascii="Cambria" w:hAnsi="Cambria"/>
          <w:i/>
          <w:noProof/>
        </w:rPr>
        <w:t>Nature Biotechnology</w:t>
      </w:r>
      <w:r w:rsidRPr="00471A00">
        <w:rPr>
          <w:rFonts w:ascii="Cambria" w:hAnsi="Cambria"/>
          <w:noProof/>
        </w:rPr>
        <w:t xml:space="preserve"> </w:t>
      </w:r>
      <w:r w:rsidRPr="00471A00">
        <w:rPr>
          <w:rFonts w:ascii="Cambria" w:hAnsi="Cambria"/>
          <w:b/>
          <w:noProof/>
        </w:rPr>
        <w:t>21</w:t>
      </w:r>
      <w:r w:rsidRPr="00471A00">
        <w:rPr>
          <w:rFonts w:ascii="Cambria" w:hAnsi="Cambria"/>
          <w:noProof/>
        </w:rPr>
        <w:t>: 470-471.</w:t>
      </w:r>
    </w:p>
    <w:p w14:paraId="315EA2FF" w14:textId="77777777" w:rsidR="00471A00" w:rsidRPr="00471A00" w:rsidRDefault="00471A00" w:rsidP="00471A00">
      <w:pPr>
        <w:jc w:val="both"/>
        <w:rPr>
          <w:rFonts w:ascii="Cambria" w:hAnsi="Cambria"/>
          <w:noProof/>
        </w:rPr>
      </w:pPr>
      <w:r w:rsidRPr="00471A00">
        <w:rPr>
          <w:rFonts w:ascii="Cambria" w:hAnsi="Cambria"/>
          <w:noProof/>
        </w:rPr>
        <w:t xml:space="preserve">Robertson, DL, Anderson, JP, Bradac, JA, Carr, JK, Foley, B, Funkhouser, RK, Gao, F, Hahn, BH, Kalish, ML, Kuiken, C (2000a) HIV-1 nomenclature proposal.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288</w:t>
      </w:r>
      <w:r w:rsidRPr="00471A00">
        <w:rPr>
          <w:rFonts w:ascii="Cambria" w:hAnsi="Cambria"/>
          <w:noProof/>
        </w:rPr>
        <w:t>: 55–55.</w:t>
      </w:r>
    </w:p>
    <w:p w14:paraId="169FE190" w14:textId="77777777" w:rsidR="00471A00" w:rsidRPr="00471A00" w:rsidRDefault="00471A00" w:rsidP="00471A00">
      <w:pPr>
        <w:jc w:val="both"/>
        <w:rPr>
          <w:rFonts w:ascii="Cambria" w:hAnsi="Cambria"/>
          <w:noProof/>
        </w:rPr>
      </w:pPr>
      <w:r w:rsidRPr="00471A00">
        <w:rPr>
          <w:rFonts w:ascii="Cambria" w:hAnsi="Cambria"/>
          <w:noProof/>
        </w:rPr>
        <w:t xml:space="preserve">Robertson, DL, Anderson, JP, Bradac, JA, Carr, JK, Foley, B, Funkhouser, RK, Gao, F, Hahn, BH, Kalish, ML, Kuiken, C, Learn, GH, Leitner, T, McCutchan, F, Osmanov, S, Peeters, M, Pieniazek, D, Salminen, M, Sharp, PM, Wolinsky, S, Korber, B (2000b) HIV-1 nomenclature proposal.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288</w:t>
      </w:r>
      <w:r w:rsidRPr="00471A00">
        <w:rPr>
          <w:rFonts w:ascii="Cambria" w:hAnsi="Cambria"/>
          <w:noProof/>
        </w:rPr>
        <w:t>: 55-56.</w:t>
      </w:r>
    </w:p>
    <w:p w14:paraId="0E9D0B63" w14:textId="77777777" w:rsidR="00471A00" w:rsidRPr="00471A00" w:rsidRDefault="00471A00" w:rsidP="00471A00">
      <w:pPr>
        <w:jc w:val="both"/>
        <w:rPr>
          <w:rFonts w:ascii="Cambria" w:hAnsi="Cambria"/>
          <w:noProof/>
        </w:rPr>
      </w:pPr>
      <w:r w:rsidRPr="00471A00">
        <w:rPr>
          <w:rFonts w:ascii="Cambria" w:hAnsi="Cambria"/>
          <w:noProof/>
        </w:rPr>
        <w:t xml:space="preserve">Robertson, DL, Sharp, PM, McCutchan, FE, Hahn, BH (1995) Recombination in HIV-1.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374</w:t>
      </w:r>
      <w:r w:rsidRPr="00471A00">
        <w:rPr>
          <w:rFonts w:ascii="Cambria" w:hAnsi="Cambria"/>
          <w:noProof/>
        </w:rPr>
        <w:t>: 124-126.</w:t>
      </w:r>
    </w:p>
    <w:p w14:paraId="39CA7FAD" w14:textId="77777777" w:rsidR="00471A00" w:rsidRPr="00471A00" w:rsidRDefault="00471A00" w:rsidP="00471A00">
      <w:pPr>
        <w:jc w:val="both"/>
        <w:rPr>
          <w:rFonts w:ascii="Cambria" w:hAnsi="Cambria"/>
          <w:noProof/>
        </w:rPr>
      </w:pPr>
      <w:r w:rsidRPr="00471A00">
        <w:rPr>
          <w:rFonts w:ascii="Cambria" w:hAnsi="Cambria"/>
          <w:noProof/>
        </w:rPr>
        <w:t xml:space="preserve">Rogel, ME, Wu, LI, Emerman, M (1995) The human immunodeficiency virus type 1 vpr gene prevents cell proliferation during chronic infection.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69</w:t>
      </w:r>
      <w:r w:rsidRPr="00471A00">
        <w:rPr>
          <w:rFonts w:ascii="Cambria" w:hAnsi="Cambria"/>
          <w:noProof/>
        </w:rPr>
        <w:t>: 882–888.</w:t>
      </w:r>
    </w:p>
    <w:p w14:paraId="2890D7DB" w14:textId="77777777" w:rsidR="00471A00" w:rsidRPr="00471A00" w:rsidRDefault="00471A00" w:rsidP="00471A00">
      <w:pPr>
        <w:jc w:val="both"/>
        <w:rPr>
          <w:rFonts w:ascii="Cambria" w:hAnsi="Cambria"/>
          <w:noProof/>
        </w:rPr>
      </w:pPr>
      <w:r w:rsidRPr="00471A00">
        <w:rPr>
          <w:rFonts w:ascii="Cambria" w:hAnsi="Cambria"/>
          <w:noProof/>
        </w:rPr>
        <w:t xml:space="preserve">Rogers, MF, Thomas, PA, Starcher, ET, Noa, MC, Bush, TJ, Jaffe, HW (1987) Acquired Immunodeficiency Syndrome in Children: Report of the Centers for Disease Control National Surveillance, 1982 to 1985. </w:t>
      </w:r>
      <w:r w:rsidRPr="00471A00">
        <w:rPr>
          <w:rFonts w:ascii="Cambria" w:hAnsi="Cambria"/>
          <w:i/>
          <w:noProof/>
        </w:rPr>
        <w:t>Pediatrics</w:t>
      </w:r>
      <w:r w:rsidRPr="00471A00">
        <w:rPr>
          <w:rFonts w:ascii="Cambria" w:hAnsi="Cambria"/>
          <w:noProof/>
        </w:rPr>
        <w:t xml:space="preserve"> </w:t>
      </w:r>
      <w:r w:rsidRPr="00471A00">
        <w:rPr>
          <w:rFonts w:ascii="Cambria" w:hAnsi="Cambria"/>
          <w:b/>
          <w:noProof/>
        </w:rPr>
        <w:t>79</w:t>
      </w:r>
      <w:r w:rsidRPr="00471A00">
        <w:rPr>
          <w:rFonts w:ascii="Cambria" w:hAnsi="Cambria"/>
          <w:noProof/>
        </w:rPr>
        <w:t>: 1008-1014.</w:t>
      </w:r>
    </w:p>
    <w:p w14:paraId="57B5B563" w14:textId="77777777" w:rsidR="00471A00" w:rsidRPr="00471A00" w:rsidRDefault="00471A00" w:rsidP="00471A00">
      <w:pPr>
        <w:jc w:val="both"/>
        <w:rPr>
          <w:rFonts w:ascii="Cambria" w:hAnsi="Cambria"/>
          <w:noProof/>
        </w:rPr>
      </w:pPr>
      <w:r w:rsidRPr="00471A00">
        <w:rPr>
          <w:rFonts w:ascii="Cambria" w:hAnsi="Cambria"/>
          <w:noProof/>
        </w:rPr>
        <w:t xml:space="preserve">Roques, P, Robertson, DL, Souquière, S, Damond, F, Ayouba, A, Farfara, I, Depienne, C, Nerrienet, E, Dormont, D, Brun-Vézinet, F, Simon, F, Mauclère, P (2002) Phylogenetic Analysis of 49 Newly Derived HIV-1 Group O Strains: High Viral Diversity but No Group M-like Subtype Structure. </w:t>
      </w:r>
      <w:r w:rsidRPr="00471A00">
        <w:rPr>
          <w:rFonts w:ascii="Cambria" w:hAnsi="Cambria"/>
          <w:i/>
          <w:noProof/>
        </w:rPr>
        <w:t>Virology</w:t>
      </w:r>
      <w:r w:rsidRPr="00471A00">
        <w:rPr>
          <w:rFonts w:ascii="Cambria" w:hAnsi="Cambria"/>
          <w:noProof/>
        </w:rPr>
        <w:t xml:space="preserve"> </w:t>
      </w:r>
      <w:r w:rsidRPr="00471A00">
        <w:rPr>
          <w:rFonts w:ascii="Cambria" w:hAnsi="Cambria"/>
          <w:b/>
          <w:noProof/>
        </w:rPr>
        <w:t>302</w:t>
      </w:r>
      <w:r w:rsidRPr="00471A00">
        <w:rPr>
          <w:rFonts w:ascii="Cambria" w:hAnsi="Cambria"/>
          <w:noProof/>
        </w:rPr>
        <w:t>: 259-273.</w:t>
      </w:r>
    </w:p>
    <w:p w14:paraId="70FC8615" w14:textId="77777777" w:rsidR="00471A00" w:rsidRPr="00471A00" w:rsidRDefault="00471A00" w:rsidP="00471A00">
      <w:pPr>
        <w:jc w:val="both"/>
        <w:rPr>
          <w:rFonts w:ascii="Cambria" w:hAnsi="Cambria"/>
          <w:noProof/>
        </w:rPr>
      </w:pPr>
      <w:r w:rsidRPr="00471A00">
        <w:rPr>
          <w:rFonts w:ascii="Cambria" w:hAnsi="Cambria"/>
          <w:noProof/>
        </w:rPr>
        <w:t xml:space="preserve">Rosario, MC, Jacqmin, P, Dorr, P, van der Ryst, E, Hitchcock, C (2005) A pharmacokinetic-pharmacodynamic disease model to predict in vivo antiviral activity of maraviroc. </w:t>
      </w:r>
      <w:r w:rsidRPr="00471A00">
        <w:rPr>
          <w:rFonts w:ascii="Cambria" w:hAnsi="Cambria"/>
          <w:i/>
          <w:noProof/>
        </w:rPr>
        <w:t>Clinical Pharmacology &amp; Therapeutics</w:t>
      </w:r>
      <w:r w:rsidRPr="00471A00">
        <w:rPr>
          <w:rFonts w:ascii="Cambria" w:hAnsi="Cambria"/>
          <w:noProof/>
        </w:rPr>
        <w:t xml:space="preserve"> </w:t>
      </w:r>
      <w:r w:rsidRPr="00471A00">
        <w:rPr>
          <w:rFonts w:ascii="Cambria" w:hAnsi="Cambria"/>
          <w:b/>
          <w:noProof/>
        </w:rPr>
        <w:t>78</w:t>
      </w:r>
      <w:r w:rsidRPr="00471A00">
        <w:rPr>
          <w:rFonts w:ascii="Cambria" w:hAnsi="Cambria"/>
          <w:noProof/>
        </w:rPr>
        <w:t>: 508-519.</w:t>
      </w:r>
    </w:p>
    <w:p w14:paraId="22B0BBC8" w14:textId="77777777" w:rsidR="00471A00" w:rsidRPr="00471A00" w:rsidRDefault="00471A00" w:rsidP="00471A00">
      <w:pPr>
        <w:jc w:val="both"/>
        <w:rPr>
          <w:rFonts w:ascii="Cambria" w:hAnsi="Cambria"/>
          <w:noProof/>
        </w:rPr>
      </w:pPr>
      <w:r w:rsidRPr="00471A00">
        <w:rPr>
          <w:rFonts w:ascii="Cambria" w:hAnsi="Cambria"/>
          <w:noProof/>
        </w:rPr>
        <w:t xml:space="preserve">Rosario, MC, Poland, B, Sullivan, J, Westby, M, van der Ryst, E (2006) A pharmacokinetic-pharmacodynamic model to optimize the phase IIa development program of maraviroc. </w:t>
      </w:r>
      <w:r w:rsidRPr="00471A00">
        <w:rPr>
          <w:rFonts w:ascii="Cambria" w:hAnsi="Cambria"/>
          <w:i/>
          <w:noProof/>
        </w:rPr>
        <w:t>JAIDS Journal of Acquired Immune Deficiency Syndromes</w:t>
      </w:r>
      <w:r w:rsidRPr="00471A00">
        <w:rPr>
          <w:rFonts w:ascii="Cambria" w:hAnsi="Cambria"/>
          <w:noProof/>
        </w:rPr>
        <w:t xml:space="preserve"> </w:t>
      </w:r>
      <w:r w:rsidRPr="00471A00">
        <w:rPr>
          <w:rFonts w:ascii="Cambria" w:hAnsi="Cambria"/>
          <w:b/>
          <w:noProof/>
        </w:rPr>
        <w:t>42</w:t>
      </w:r>
      <w:r w:rsidRPr="00471A00">
        <w:rPr>
          <w:rFonts w:ascii="Cambria" w:hAnsi="Cambria"/>
          <w:noProof/>
        </w:rPr>
        <w:t>: 183–191.</w:t>
      </w:r>
    </w:p>
    <w:p w14:paraId="7120ADB6" w14:textId="77777777" w:rsidR="00471A00" w:rsidRPr="00471A00" w:rsidRDefault="00471A00" w:rsidP="00471A00">
      <w:pPr>
        <w:jc w:val="both"/>
        <w:rPr>
          <w:rFonts w:ascii="Cambria" w:hAnsi="Cambria"/>
          <w:noProof/>
        </w:rPr>
      </w:pPr>
      <w:r w:rsidRPr="00471A00">
        <w:rPr>
          <w:rFonts w:ascii="Cambria" w:hAnsi="Cambria"/>
          <w:noProof/>
        </w:rPr>
        <w:t xml:space="preserve">Rosen, CA, Pavlakis, GN (1990a) Tat and Rev: positive regulators of HIV gene expression. </w:t>
      </w:r>
      <w:r w:rsidRPr="00471A00">
        <w:rPr>
          <w:rFonts w:ascii="Cambria" w:hAnsi="Cambria"/>
          <w:i/>
          <w:noProof/>
        </w:rPr>
        <w:t>AIDS</w:t>
      </w:r>
      <w:r w:rsidRPr="00471A00">
        <w:rPr>
          <w:rFonts w:ascii="Cambria" w:hAnsi="Cambria"/>
          <w:noProof/>
        </w:rPr>
        <w:t xml:space="preserve"> </w:t>
      </w:r>
      <w:r w:rsidRPr="00471A00">
        <w:rPr>
          <w:rFonts w:ascii="Cambria" w:hAnsi="Cambria"/>
          <w:b/>
          <w:noProof/>
        </w:rPr>
        <w:t>4</w:t>
      </w:r>
      <w:r w:rsidRPr="00471A00">
        <w:rPr>
          <w:rFonts w:ascii="Cambria" w:hAnsi="Cambria"/>
          <w:noProof/>
        </w:rPr>
        <w:t>: 499-509.</w:t>
      </w:r>
    </w:p>
    <w:p w14:paraId="0DB518F4" w14:textId="77777777" w:rsidR="00471A00" w:rsidRPr="00471A00" w:rsidRDefault="00471A00" w:rsidP="00471A00">
      <w:pPr>
        <w:jc w:val="both"/>
        <w:rPr>
          <w:rFonts w:ascii="Cambria" w:hAnsi="Cambria"/>
          <w:noProof/>
        </w:rPr>
      </w:pPr>
      <w:r w:rsidRPr="00471A00">
        <w:rPr>
          <w:rFonts w:ascii="Cambria" w:hAnsi="Cambria"/>
          <w:noProof/>
        </w:rPr>
        <w:t xml:space="preserve">Rosen, CA, Pavlakis, GN (1990b) Tat and Rev: positive regulators of HIV gene expression. </w:t>
      </w:r>
      <w:r w:rsidRPr="00471A00">
        <w:rPr>
          <w:rFonts w:ascii="Cambria" w:hAnsi="Cambria"/>
          <w:i/>
          <w:noProof/>
        </w:rPr>
        <w:t>AIDS</w:t>
      </w:r>
      <w:r w:rsidRPr="00471A00">
        <w:rPr>
          <w:rFonts w:ascii="Cambria" w:hAnsi="Cambria"/>
          <w:noProof/>
        </w:rPr>
        <w:t xml:space="preserve"> </w:t>
      </w:r>
      <w:r w:rsidRPr="00471A00">
        <w:rPr>
          <w:rFonts w:ascii="Cambria" w:hAnsi="Cambria"/>
          <w:b/>
          <w:noProof/>
        </w:rPr>
        <w:t>4</w:t>
      </w:r>
      <w:r w:rsidRPr="00471A00">
        <w:rPr>
          <w:rFonts w:ascii="Cambria" w:hAnsi="Cambria"/>
          <w:noProof/>
        </w:rPr>
        <w:t>: A51.</w:t>
      </w:r>
    </w:p>
    <w:p w14:paraId="778B099A" w14:textId="77777777" w:rsidR="00471A00" w:rsidRPr="00471A00" w:rsidRDefault="00471A00" w:rsidP="00471A00">
      <w:pPr>
        <w:jc w:val="both"/>
        <w:rPr>
          <w:rFonts w:ascii="Cambria" w:hAnsi="Cambria"/>
          <w:noProof/>
        </w:rPr>
      </w:pPr>
      <w:r w:rsidRPr="00471A00">
        <w:rPr>
          <w:rFonts w:ascii="Cambria" w:hAnsi="Cambria"/>
          <w:noProof/>
        </w:rPr>
        <w:t xml:space="preserve">Rosenberg, ES, Altfeld, M, Poon, SH, Phillips, MN, Wilkes, BM, Eldridge, RL, Robbins, GK, D'Aquila, RT, Goulder, PJ, Walker, BD (2000) Immune control of HIV-1 after early treatment of acute infection.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407</w:t>
      </w:r>
      <w:r w:rsidRPr="00471A00">
        <w:rPr>
          <w:rFonts w:ascii="Cambria" w:hAnsi="Cambria"/>
          <w:noProof/>
        </w:rPr>
        <w:t>: 523-526.</w:t>
      </w:r>
    </w:p>
    <w:p w14:paraId="2BFC454B" w14:textId="77777777" w:rsidR="00471A00" w:rsidRPr="00471A00" w:rsidRDefault="00471A00" w:rsidP="00471A00">
      <w:pPr>
        <w:jc w:val="both"/>
        <w:rPr>
          <w:rFonts w:ascii="Cambria" w:hAnsi="Cambria"/>
          <w:noProof/>
        </w:rPr>
      </w:pPr>
      <w:r w:rsidRPr="00471A00">
        <w:rPr>
          <w:rFonts w:ascii="Cambria" w:hAnsi="Cambria"/>
          <w:noProof/>
        </w:rPr>
        <w:t xml:space="preserve">Rothberg, JM, Hinz, W, Rearick, TM, Schultz, J, Mileski, W, Davey, M, Leamon, JH, Johnson, K, Milgrew, MJ, Edwards, M, Hoon, J, Simons, JF, Marran, D, Myers, JW, Davidson, JF, Branting, A, Nobile, JR, Puc, BP, Light, D, Clark, TA, Huber, M, Branciforte, JT, Stoner, IB, Cawley, SE, Lyons, M, Fu, Y, Homer, N, Sedova, M, Miao, X, Reed, B, Sabina, J, Feierstein, E, Schorn, M, Alanjary, M, Dimalanta, E, Dressman, D, Kasinskas, R, Sokolsky, T, Fidanza, JA, Namsaraev, E, McKernan, KJ, Williams, A, Roth, GT, Bustillo, J (2011) An integrated semiconductor device enabling non-optical genome sequencing.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475</w:t>
      </w:r>
      <w:r w:rsidRPr="00471A00">
        <w:rPr>
          <w:rFonts w:ascii="Cambria" w:hAnsi="Cambria"/>
          <w:noProof/>
        </w:rPr>
        <w:t>: 348-352.</w:t>
      </w:r>
    </w:p>
    <w:p w14:paraId="07FB1AE7" w14:textId="77777777" w:rsidR="00471A00" w:rsidRPr="00471A00" w:rsidRDefault="00471A00" w:rsidP="00471A00">
      <w:pPr>
        <w:jc w:val="both"/>
        <w:rPr>
          <w:rFonts w:ascii="Cambria" w:hAnsi="Cambria"/>
          <w:noProof/>
        </w:rPr>
      </w:pPr>
      <w:r w:rsidRPr="00471A00">
        <w:rPr>
          <w:rFonts w:ascii="Cambria" w:hAnsi="Cambria"/>
          <w:noProof/>
        </w:rPr>
        <w:t xml:space="preserve">Rowley, CF, Boutwell, CL, Lee, EJ, MacLeod, IJ, Ribaudo, HJ, Essex, M, Lockman, S Ultrasensitive detection of minor drug-resistant variants for HIV after nevirapine exposure using allele-specific PCR: clinical significance. </w:t>
      </w:r>
      <w:r w:rsidRPr="00471A00">
        <w:rPr>
          <w:rFonts w:ascii="Cambria" w:hAnsi="Cambria"/>
          <w:i/>
          <w:noProof/>
        </w:rPr>
        <w:t>AIDS Res Hum Retroviruses</w:t>
      </w:r>
      <w:r w:rsidRPr="00471A00">
        <w:rPr>
          <w:rFonts w:ascii="Cambria" w:hAnsi="Cambria"/>
          <w:noProof/>
        </w:rPr>
        <w:t xml:space="preserve"> </w:t>
      </w:r>
      <w:r w:rsidRPr="00471A00">
        <w:rPr>
          <w:rFonts w:ascii="Cambria" w:hAnsi="Cambria"/>
          <w:b/>
          <w:noProof/>
        </w:rPr>
        <w:t>26</w:t>
      </w:r>
      <w:r w:rsidRPr="00471A00">
        <w:rPr>
          <w:rFonts w:ascii="Cambria" w:hAnsi="Cambria"/>
          <w:noProof/>
        </w:rPr>
        <w:t>: 293-300.</w:t>
      </w:r>
    </w:p>
    <w:p w14:paraId="4743BC6D" w14:textId="77777777" w:rsidR="00471A00" w:rsidRPr="00471A00" w:rsidRDefault="00471A00" w:rsidP="00471A00">
      <w:pPr>
        <w:jc w:val="both"/>
        <w:rPr>
          <w:rFonts w:ascii="Cambria" w:hAnsi="Cambria"/>
          <w:noProof/>
        </w:rPr>
      </w:pPr>
      <w:r w:rsidRPr="00471A00">
        <w:rPr>
          <w:rFonts w:ascii="Cambria" w:hAnsi="Cambria"/>
          <w:noProof/>
        </w:rPr>
        <w:t xml:space="preserve">Roy, S, Delling, U, Chen, CH, Rosen, CA, Sonenberg, N (1990) A bulge structure in HIV-1 TAR RNA is required for Tat binding and Tat-mediated trans-activation. </w:t>
      </w:r>
      <w:r w:rsidRPr="00471A00">
        <w:rPr>
          <w:rFonts w:ascii="Cambria" w:hAnsi="Cambria"/>
          <w:i/>
          <w:noProof/>
        </w:rPr>
        <w:t>Genes Dev</w:t>
      </w:r>
      <w:r w:rsidRPr="00471A00">
        <w:rPr>
          <w:rFonts w:ascii="Cambria" w:hAnsi="Cambria"/>
          <w:noProof/>
        </w:rPr>
        <w:t xml:space="preserve"> </w:t>
      </w:r>
      <w:r w:rsidRPr="00471A00">
        <w:rPr>
          <w:rFonts w:ascii="Cambria" w:hAnsi="Cambria"/>
          <w:b/>
          <w:noProof/>
        </w:rPr>
        <w:t>4</w:t>
      </w:r>
      <w:r w:rsidRPr="00471A00">
        <w:rPr>
          <w:rFonts w:ascii="Cambria" w:hAnsi="Cambria"/>
          <w:noProof/>
        </w:rPr>
        <w:t>: 1365-1373.</w:t>
      </w:r>
    </w:p>
    <w:p w14:paraId="0CA07765" w14:textId="77777777" w:rsidR="00471A00" w:rsidRPr="00471A00" w:rsidRDefault="00471A00" w:rsidP="00471A00">
      <w:pPr>
        <w:jc w:val="both"/>
        <w:rPr>
          <w:rFonts w:ascii="Cambria" w:hAnsi="Cambria"/>
          <w:noProof/>
        </w:rPr>
      </w:pPr>
      <w:r w:rsidRPr="00471A00">
        <w:rPr>
          <w:rFonts w:ascii="Cambria" w:hAnsi="Cambria"/>
          <w:noProof/>
        </w:rPr>
        <w:t xml:space="preserve">Saad, JS, Miller, J, Tai, J, Kim, A, Ghanam, RH, Summers, MF (2006) Structural basis for targeting HIV-1 Gag proteins to the plasma membrane for virus assembly.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103</w:t>
      </w:r>
      <w:r w:rsidRPr="00471A00">
        <w:rPr>
          <w:rFonts w:ascii="Cambria" w:hAnsi="Cambria"/>
          <w:noProof/>
        </w:rPr>
        <w:t>: 11364-11369.</w:t>
      </w:r>
    </w:p>
    <w:p w14:paraId="03111059" w14:textId="77777777" w:rsidR="00471A00" w:rsidRPr="00471A00" w:rsidRDefault="00471A00" w:rsidP="00471A00">
      <w:pPr>
        <w:jc w:val="both"/>
        <w:rPr>
          <w:rFonts w:ascii="Cambria" w:hAnsi="Cambria"/>
          <w:noProof/>
        </w:rPr>
      </w:pPr>
      <w:r w:rsidRPr="00471A00">
        <w:rPr>
          <w:rFonts w:ascii="Cambria" w:hAnsi="Cambria"/>
          <w:noProof/>
        </w:rPr>
        <w:t xml:space="preserve">Saksena, S, Sun, J, Chu, T, Emr, SD (2007) ESCRTing proteins in the endocytic pathway. </w:t>
      </w:r>
      <w:r w:rsidRPr="00471A00">
        <w:rPr>
          <w:rFonts w:ascii="Cambria" w:hAnsi="Cambria"/>
          <w:i/>
          <w:noProof/>
        </w:rPr>
        <w:t>Trends Biochem Sci</w:t>
      </w:r>
      <w:r w:rsidRPr="00471A00">
        <w:rPr>
          <w:rFonts w:ascii="Cambria" w:hAnsi="Cambria"/>
          <w:noProof/>
        </w:rPr>
        <w:t xml:space="preserve"> </w:t>
      </w:r>
      <w:r w:rsidRPr="00471A00">
        <w:rPr>
          <w:rFonts w:ascii="Cambria" w:hAnsi="Cambria"/>
          <w:b/>
          <w:noProof/>
        </w:rPr>
        <w:t>32</w:t>
      </w:r>
      <w:r w:rsidRPr="00471A00">
        <w:rPr>
          <w:rFonts w:ascii="Cambria" w:hAnsi="Cambria"/>
          <w:noProof/>
        </w:rPr>
        <w:t>: 561-573.</w:t>
      </w:r>
    </w:p>
    <w:p w14:paraId="40ACD1B7" w14:textId="77777777" w:rsidR="00471A00" w:rsidRPr="00471A00" w:rsidRDefault="00471A00" w:rsidP="00471A00">
      <w:pPr>
        <w:jc w:val="both"/>
        <w:rPr>
          <w:rFonts w:ascii="Cambria" w:hAnsi="Cambria"/>
          <w:noProof/>
        </w:rPr>
      </w:pPr>
      <w:r w:rsidRPr="00471A00">
        <w:rPr>
          <w:rFonts w:ascii="Cambria" w:hAnsi="Cambria"/>
          <w:noProof/>
        </w:rPr>
        <w:t xml:space="preserve">Salemi, M, Strimmer, K, Hall, WW, Duffy, M, Delaporte, E, Mboup, S, Peeters, M, Vandamme, AM (2001) Dating the common ancestor of SIVcpz and HIV-1 group M and the origin of HIV-1 subtypes using a new method to uncover clock-like molecular evolution. </w:t>
      </w:r>
      <w:r w:rsidRPr="00471A00">
        <w:rPr>
          <w:rFonts w:ascii="Cambria" w:hAnsi="Cambria"/>
          <w:i/>
          <w:noProof/>
        </w:rPr>
        <w:t>FASEB J</w:t>
      </w:r>
      <w:r w:rsidRPr="00471A00">
        <w:rPr>
          <w:rFonts w:ascii="Cambria" w:hAnsi="Cambria"/>
          <w:noProof/>
        </w:rPr>
        <w:t xml:space="preserve"> </w:t>
      </w:r>
      <w:r w:rsidRPr="00471A00">
        <w:rPr>
          <w:rFonts w:ascii="Cambria" w:hAnsi="Cambria"/>
          <w:b/>
          <w:noProof/>
        </w:rPr>
        <w:t>15</w:t>
      </w:r>
      <w:r w:rsidRPr="00471A00">
        <w:rPr>
          <w:rFonts w:ascii="Cambria" w:hAnsi="Cambria"/>
          <w:noProof/>
        </w:rPr>
        <w:t>: 276-278.</w:t>
      </w:r>
    </w:p>
    <w:p w14:paraId="40F639D7" w14:textId="77777777" w:rsidR="00471A00" w:rsidRPr="00471A00" w:rsidRDefault="00471A00" w:rsidP="00471A00">
      <w:pPr>
        <w:jc w:val="both"/>
        <w:rPr>
          <w:rFonts w:ascii="Cambria" w:hAnsi="Cambria"/>
          <w:noProof/>
        </w:rPr>
      </w:pPr>
      <w:r w:rsidRPr="00471A00">
        <w:rPr>
          <w:rFonts w:ascii="Cambria" w:hAnsi="Cambria"/>
          <w:noProof/>
        </w:rPr>
        <w:t xml:space="preserve">Salminen, MO, Carr, JK, Burke, DS, McCutchan, FE (1995) Identification of breakpoints in intergenotypic recombinants of HIV type 1 by bootscanning. </w:t>
      </w:r>
      <w:r w:rsidRPr="00471A00">
        <w:rPr>
          <w:rFonts w:ascii="Cambria" w:hAnsi="Cambria"/>
          <w:i/>
          <w:noProof/>
        </w:rPr>
        <w:t>AIDS Res Hum Retroviruses</w:t>
      </w:r>
      <w:r w:rsidRPr="00471A00">
        <w:rPr>
          <w:rFonts w:ascii="Cambria" w:hAnsi="Cambria"/>
          <w:noProof/>
        </w:rPr>
        <w:t xml:space="preserve"> </w:t>
      </w:r>
      <w:r w:rsidRPr="00471A00">
        <w:rPr>
          <w:rFonts w:ascii="Cambria" w:hAnsi="Cambria"/>
          <w:b/>
          <w:noProof/>
        </w:rPr>
        <w:t>11</w:t>
      </w:r>
      <w:r w:rsidRPr="00471A00">
        <w:rPr>
          <w:rFonts w:ascii="Cambria" w:hAnsi="Cambria"/>
          <w:noProof/>
        </w:rPr>
        <w:t>: 1423-1425.</w:t>
      </w:r>
    </w:p>
    <w:p w14:paraId="4115CE36" w14:textId="77777777" w:rsidR="00471A00" w:rsidRPr="00471A00" w:rsidRDefault="00471A00" w:rsidP="00471A00">
      <w:pPr>
        <w:jc w:val="both"/>
        <w:rPr>
          <w:rFonts w:ascii="Cambria" w:hAnsi="Cambria"/>
          <w:noProof/>
        </w:rPr>
      </w:pPr>
      <w:r w:rsidRPr="00471A00">
        <w:rPr>
          <w:rFonts w:ascii="Cambria" w:hAnsi="Cambria"/>
          <w:noProof/>
        </w:rPr>
        <w:t xml:space="preserve">Sanger, F, Nicklen, S, Coulson, AR (1977) DNA sequencing with chain-terminating inhibitors.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74</w:t>
      </w:r>
      <w:r w:rsidRPr="00471A00">
        <w:rPr>
          <w:rFonts w:ascii="Cambria" w:hAnsi="Cambria"/>
          <w:noProof/>
        </w:rPr>
        <w:t>: 5463-5467.</w:t>
      </w:r>
    </w:p>
    <w:p w14:paraId="7C94D70A" w14:textId="77777777" w:rsidR="00471A00" w:rsidRPr="00471A00" w:rsidRDefault="00471A00" w:rsidP="00471A00">
      <w:pPr>
        <w:jc w:val="both"/>
        <w:rPr>
          <w:rFonts w:ascii="Cambria" w:hAnsi="Cambria"/>
          <w:noProof/>
        </w:rPr>
      </w:pPr>
      <w:r w:rsidRPr="00471A00">
        <w:rPr>
          <w:rFonts w:ascii="Cambria" w:hAnsi="Cambria"/>
          <w:noProof/>
        </w:rPr>
        <w:t xml:space="preserve">Santiago, ML, Range, F, Keele, BF, Li, Y, Bailes, E, Bibollet-Ruche, F, Fruteau, C, Noë, R, Peeters, M, Brookfield, JF (2005) Simian immunodeficiency virus infection in free-ranging sooty mangabeys (Cercocebus atys atys) from the Tai Forest, Cote d'Ivoire: implications for the origin of epidemic human immunodeficiency virus type 2.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79</w:t>
      </w:r>
      <w:r w:rsidRPr="00471A00">
        <w:rPr>
          <w:rFonts w:ascii="Cambria" w:hAnsi="Cambria"/>
          <w:noProof/>
        </w:rPr>
        <w:t>: 12515–12527.</w:t>
      </w:r>
    </w:p>
    <w:p w14:paraId="750A8A46" w14:textId="77777777" w:rsidR="00471A00" w:rsidRPr="00471A00" w:rsidRDefault="00471A00" w:rsidP="00471A00">
      <w:pPr>
        <w:jc w:val="both"/>
        <w:rPr>
          <w:rFonts w:ascii="Cambria" w:hAnsi="Cambria"/>
          <w:noProof/>
        </w:rPr>
      </w:pPr>
      <w:r w:rsidRPr="00471A00">
        <w:rPr>
          <w:rFonts w:ascii="Cambria" w:hAnsi="Cambria"/>
          <w:noProof/>
        </w:rPr>
        <w:t xml:space="preserve">Sarafianos, SG, Hughes, SH, Arnold, E (2004) Designing anti-AIDS drugs targeting the major mechanism of HIV-1 RT resistance to nucleoside analog drugs. </w:t>
      </w:r>
      <w:r w:rsidRPr="00471A00">
        <w:rPr>
          <w:rFonts w:ascii="Cambria" w:hAnsi="Cambria"/>
          <w:i/>
          <w:noProof/>
        </w:rPr>
        <w:t>The International Journal of Biochemistry &amp; Cell Biology</w:t>
      </w:r>
      <w:r w:rsidRPr="00471A00">
        <w:rPr>
          <w:rFonts w:ascii="Cambria" w:hAnsi="Cambria"/>
          <w:noProof/>
        </w:rPr>
        <w:t xml:space="preserve"> </w:t>
      </w:r>
      <w:r w:rsidRPr="00471A00">
        <w:rPr>
          <w:rFonts w:ascii="Cambria" w:hAnsi="Cambria"/>
          <w:b/>
          <w:noProof/>
        </w:rPr>
        <w:t>36</w:t>
      </w:r>
      <w:r w:rsidRPr="00471A00">
        <w:rPr>
          <w:rFonts w:ascii="Cambria" w:hAnsi="Cambria"/>
          <w:noProof/>
        </w:rPr>
        <w:t>: 1706-1715.</w:t>
      </w:r>
    </w:p>
    <w:p w14:paraId="30679225" w14:textId="77777777" w:rsidR="00471A00" w:rsidRPr="00471A00" w:rsidRDefault="00471A00" w:rsidP="00471A00">
      <w:pPr>
        <w:jc w:val="both"/>
        <w:rPr>
          <w:rFonts w:ascii="Cambria" w:hAnsi="Cambria"/>
          <w:noProof/>
        </w:rPr>
      </w:pPr>
      <w:r w:rsidRPr="00471A00">
        <w:rPr>
          <w:rFonts w:ascii="Cambria" w:hAnsi="Cambria"/>
          <w:noProof/>
        </w:rPr>
        <w:t xml:space="preserve">Sarafianos, SG, Marchand, B, Das, K, Himmel, DM, Parniak, MA, Hughes, SH, Arnold, E (2009) Structure and Function of HIV-1 Reverse Transcriptase: Molecular Mechanisms of Polymerization and Inhibition. </w:t>
      </w:r>
      <w:r w:rsidRPr="00471A00">
        <w:rPr>
          <w:rFonts w:ascii="Cambria" w:hAnsi="Cambria"/>
          <w:i/>
          <w:noProof/>
        </w:rPr>
        <w:t>Journal of Molecular Biology</w:t>
      </w:r>
      <w:r w:rsidRPr="00471A00">
        <w:rPr>
          <w:rFonts w:ascii="Cambria" w:hAnsi="Cambria"/>
          <w:noProof/>
        </w:rPr>
        <w:t xml:space="preserve"> </w:t>
      </w:r>
      <w:r w:rsidRPr="00471A00">
        <w:rPr>
          <w:rFonts w:ascii="Cambria" w:hAnsi="Cambria"/>
          <w:b/>
          <w:noProof/>
        </w:rPr>
        <w:t>385</w:t>
      </w:r>
      <w:r w:rsidRPr="00471A00">
        <w:rPr>
          <w:rFonts w:ascii="Cambria" w:hAnsi="Cambria"/>
          <w:noProof/>
        </w:rPr>
        <w:t>: 693-713.</w:t>
      </w:r>
    </w:p>
    <w:p w14:paraId="105E72E1" w14:textId="77777777" w:rsidR="00471A00" w:rsidRPr="00471A00" w:rsidRDefault="00471A00" w:rsidP="00471A00">
      <w:pPr>
        <w:jc w:val="both"/>
        <w:rPr>
          <w:rFonts w:ascii="Cambria" w:hAnsi="Cambria"/>
          <w:noProof/>
        </w:rPr>
      </w:pPr>
      <w:r w:rsidRPr="00471A00">
        <w:rPr>
          <w:rFonts w:ascii="Cambria" w:hAnsi="Cambria"/>
          <w:noProof/>
        </w:rPr>
        <w:t xml:space="preserve">Sawai, ET, Baur, A, Struble, H, Peterlin, BM, Levy, JA, Cheng-Mayer, C (1994) Human immunodeficiency virus type 1 Nef associates with a cellular serine kinase in T lymphocytes. </w:t>
      </w:r>
      <w:r w:rsidRPr="00471A00">
        <w:rPr>
          <w:rFonts w:ascii="Cambria" w:hAnsi="Cambria"/>
          <w:i/>
          <w:noProof/>
        </w:rPr>
        <w:t>Proceedings of the National Academy of Sciences</w:t>
      </w:r>
      <w:r w:rsidRPr="00471A00">
        <w:rPr>
          <w:rFonts w:ascii="Cambria" w:hAnsi="Cambria"/>
          <w:noProof/>
        </w:rPr>
        <w:t xml:space="preserve"> </w:t>
      </w:r>
      <w:r w:rsidRPr="00471A00">
        <w:rPr>
          <w:rFonts w:ascii="Cambria" w:hAnsi="Cambria"/>
          <w:b/>
          <w:noProof/>
        </w:rPr>
        <w:t>91</w:t>
      </w:r>
      <w:r w:rsidRPr="00471A00">
        <w:rPr>
          <w:rFonts w:ascii="Cambria" w:hAnsi="Cambria"/>
          <w:noProof/>
        </w:rPr>
        <w:t>: 1539-1543.</w:t>
      </w:r>
    </w:p>
    <w:p w14:paraId="1269E8A0" w14:textId="77777777" w:rsidR="00471A00" w:rsidRPr="00471A00" w:rsidRDefault="00471A00" w:rsidP="00471A00">
      <w:pPr>
        <w:jc w:val="both"/>
        <w:rPr>
          <w:rFonts w:ascii="Cambria" w:hAnsi="Cambria"/>
          <w:noProof/>
        </w:rPr>
      </w:pPr>
      <w:r w:rsidRPr="00471A00">
        <w:rPr>
          <w:rFonts w:ascii="Cambria" w:hAnsi="Cambria"/>
          <w:noProof/>
        </w:rPr>
        <w:t xml:space="preserve">Schafer, A, Bogerd, HP, Cullen, BR (2004) Specific packaging of APOBEC3G into HIV-1 virions is mediated by the nucleocapsid domain of the gag polyprotein precursor. </w:t>
      </w:r>
      <w:r w:rsidRPr="00471A00">
        <w:rPr>
          <w:rFonts w:ascii="Cambria" w:hAnsi="Cambria"/>
          <w:i/>
          <w:noProof/>
        </w:rPr>
        <w:t>Virology</w:t>
      </w:r>
      <w:r w:rsidRPr="00471A00">
        <w:rPr>
          <w:rFonts w:ascii="Cambria" w:hAnsi="Cambria"/>
          <w:noProof/>
        </w:rPr>
        <w:t xml:space="preserve"> </w:t>
      </w:r>
      <w:r w:rsidRPr="00471A00">
        <w:rPr>
          <w:rFonts w:ascii="Cambria" w:hAnsi="Cambria"/>
          <w:b/>
          <w:noProof/>
        </w:rPr>
        <w:t>328</w:t>
      </w:r>
      <w:r w:rsidRPr="00471A00">
        <w:rPr>
          <w:rFonts w:ascii="Cambria" w:hAnsi="Cambria"/>
          <w:noProof/>
        </w:rPr>
        <w:t>: 163-168.</w:t>
      </w:r>
    </w:p>
    <w:p w14:paraId="040DEF29" w14:textId="77777777" w:rsidR="00471A00" w:rsidRPr="00471A00" w:rsidRDefault="00471A00" w:rsidP="00471A00">
      <w:pPr>
        <w:jc w:val="both"/>
        <w:rPr>
          <w:rFonts w:ascii="Cambria" w:hAnsi="Cambria"/>
          <w:noProof/>
        </w:rPr>
      </w:pPr>
      <w:r w:rsidRPr="00471A00">
        <w:rPr>
          <w:rFonts w:ascii="Cambria" w:hAnsi="Cambria"/>
          <w:noProof/>
        </w:rPr>
        <w:t xml:space="preserve">Schubert, U, Ott, DE, Chertova, EN, Welker, R, Tessmer, U, Princiotta, MF, Bennink, JR, Krausslich, HG, Yewdell, JW (2000) Proteasome inhibition interferes with gag polyprotein processing, release, and maturation of HIV-1 and HIV-2.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97</w:t>
      </w:r>
      <w:r w:rsidRPr="00471A00">
        <w:rPr>
          <w:rFonts w:ascii="Cambria" w:hAnsi="Cambria"/>
          <w:noProof/>
        </w:rPr>
        <w:t>: 13057-13062.</w:t>
      </w:r>
    </w:p>
    <w:p w14:paraId="259CB1BE" w14:textId="77777777" w:rsidR="00471A00" w:rsidRPr="00471A00" w:rsidRDefault="00471A00" w:rsidP="00471A00">
      <w:pPr>
        <w:jc w:val="both"/>
        <w:rPr>
          <w:rFonts w:ascii="Cambria" w:hAnsi="Cambria"/>
          <w:noProof/>
        </w:rPr>
      </w:pPr>
      <w:r w:rsidRPr="00471A00">
        <w:rPr>
          <w:rFonts w:ascii="Cambria" w:hAnsi="Cambria"/>
          <w:noProof/>
        </w:rPr>
        <w:t xml:space="preserve">Seelmeier, S, Schmidt, H, Turk, V, von der Helm, K (1988) Human immunodeficiency virus has an aspartic-type protease that can be inhibited by pepstatin A. </w:t>
      </w:r>
      <w:r w:rsidRPr="00471A00">
        <w:rPr>
          <w:rFonts w:ascii="Cambria" w:hAnsi="Cambria"/>
          <w:i/>
          <w:noProof/>
        </w:rPr>
        <w:t>Proc Natl Acad Sci U S A</w:t>
      </w:r>
      <w:r w:rsidRPr="00471A00">
        <w:rPr>
          <w:rFonts w:ascii="Cambria" w:hAnsi="Cambria"/>
          <w:noProof/>
        </w:rPr>
        <w:t xml:space="preserve"> </w:t>
      </w:r>
      <w:r w:rsidRPr="00471A00">
        <w:rPr>
          <w:rFonts w:ascii="Cambria" w:hAnsi="Cambria"/>
          <w:b/>
          <w:noProof/>
        </w:rPr>
        <w:t>85</w:t>
      </w:r>
      <w:r w:rsidRPr="00471A00">
        <w:rPr>
          <w:rFonts w:ascii="Cambria" w:hAnsi="Cambria"/>
          <w:noProof/>
        </w:rPr>
        <w:t>: 6612-6616.</w:t>
      </w:r>
    </w:p>
    <w:p w14:paraId="075B8232" w14:textId="77777777" w:rsidR="00471A00" w:rsidRPr="00471A00" w:rsidRDefault="00471A00" w:rsidP="00471A00">
      <w:pPr>
        <w:jc w:val="both"/>
        <w:rPr>
          <w:rFonts w:ascii="Cambria" w:hAnsi="Cambria"/>
          <w:noProof/>
        </w:rPr>
      </w:pPr>
      <w:r w:rsidRPr="00471A00">
        <w:rPr>
          <w:rFonts w:ascii="Cambria" w:hAnsi="Cambria"/>
          <w:noProof/>
        </w:rPr>
        <w:t>Shafer, Robert W (2006) Rationale and Uses of a Public HIV Drug</w:t>
      </w:r>
      <w:r w:rsidRPr="00471A00">
        <w:rPr>
          <w:rFonts w:ascii="04b03" w:hAnsi="04b03" w:cs="04b03"/>
          <w:noProof/>
        </w:rPr>
        <w:t>‐</w:t>
      </w:r>
      <w:r w:rsidRPr="00471A00">
        <w:rPr>
          <w:rFonts w:ascii="Cambria" w:hAnsi="Cambria"/>
          <w:noProof/>
        </w:rPr>
        <w:t xml:space="preserve">Resistance Database. </w:t>
      </w:r>
      <w:r w:rsidRPr="00471A00">
        <w:rPr>
          <w:rFonts w:ascii="Cambria" w:hAnsi="Cambria"/>
          <w:i/>
          <w:noProof/>
        </w:rPr>
        <w:t>The Journal of Infectious Diseases</w:t>
      </w:r>
      <w:r w:rsidRPr="00471A00">
        <w:rPr>
          <w:rFonts w:ascii="Cambria" w:hAnsi="Cambria"/>
          <w:noProof/>
        </w:rPr>
        <w:t xml:space="preserve"> </w:t>
      </w:r>
      <w:r w:rsidRPr="00471A00">
        <w:rPr>
          <w:rFonts w:ascii="Cambria" w:hAnsi="Cambria"/>
          <w:b/>
          <w:noProof/>
        </w:rPr>
        <w:t>194</w:t>
      </w:r>
      <w:r w:rsidRPr="00471A00">
        <w:rPr>
          <w:rFonts w:ascii="Cambria" w:hAnsi="Cambria"/>
          <w:noProof/>
        </w:rPr>
        <w:t>: S51-S58.</w:t>
      </w:r>
    </w:p>
    <w:p w14:paraId="5C9E662B" w14:textId="77777777" w:rsidR="00471A00" w:rsidRPr="00471A00" w:rsidRDefault="00471A00" w:rsidP="00471A00">
      <w:pPr>
        <w:jc w:val="both"/>
        <w:rPr>
          <w:rFonts w:ascii="Cambria" w:hAnsi="Cambria"/>
          <w:noProof/>
        </w:rPr>
      </w:pPr>
      <w:r w:rsidRPr="00471A00">
        <w:rPr>
          <w:rFonts w:ascii="Cambria" w:hAnsi="Cambria"/>
          <w:noProof/>
        </w:rPr>
        <w:t xml:space="preserve">Shah, VB, Shi, J, Hout, DR, Oztop, I, Krishnan, L, Ahn, J, Shotwell, MS, Engelman, A, Aiken, C (2013) The host proteins transportin SR2/TNPO3 and cyclophilin A exert opposing effects on HIV-1 uncoating.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87</w:t>
      </w:r>
      <w:r w:rsidRPr="00471A00">
        <w:rPr>
          <w:rFonts w:ascii="Cambria" w:hAnsi="Cambria"/>
          <w:noProof/>
        </w:rPr>
        <w:t>: 422-432.</w:t>
      </w:r>
    </w:p>
    <w:p w14:paraId="43C26DB1" w14:textId="77777777" w:rsidR="00471A00" w:rsidRPr="00471A00" w:rsidRDefault="00471A00" w:rsidP="00471A00">
      <w:pPr>
        <w:jc w:val="both"/>
        <w:rPr>
          <w:rFonts w:ascii="Cambria" w:hAnsi="Cambria"/>
          <w:noProof/>
        </w:rPr>
      </w:pPr>
      <w:r w:rsidRPr="00471A00">
        <w:rPr>
          <w:rFonts w:ascii="Cambria" w:hAnsi="Cambria"/>
          <w:noProof/>
        </w:rPr>
        <w:t xml:space="preserve">Sharp, PM, Hahn, BH The evolution of HIV-1 and the origin of AIDS. </w:t>
      </w:r>
      <w:r w:rsidRPr="00471A00">
        <w:rPr>
          <w:rFonts w:ascii="Cambria" w:hAnsi="Cambria"/>
          <w:i/>
          <w:noProof/>
        </w:rPr>
        <w:t>Philosophical Transactions of the Royal Society B: Biological Sciences</w:t>
      </w:r>
      <w:r w:rsidRPr="00471A00">
        <w:rPr>
          <w:rFonts w:ascii="Cambria" w:hAnsi="Cambria"/>
          <w:noProof/>
        </w:rPr>
        <w:t xml:space="preserve"> </w:t>
      </w:r>
      <w:r w:rsidRPr="00471A00">
        <w:rPr>
          <w:rFonts w:ascii="Cambria" w:hAnsi="Cambria"/>
          <w:b/>
          <w:noProof/>
        </w:rPr>
        <w:t>365</w:t>
      </w:r>
      <w:r w:rsidRPr="00471A00">
        <w:rPr>
          <w:rFonts w:ascii="Cambria" w:hAnsi="Cambria"/>
          <w:noProof/>
        </w:rPr>
        <w:t>: 2487-2494.</w:t>
      </w:r>
    </w:p>
    <w:p w14:paraId="14F6F2A0" w14:textId="77777777" w:rsidR="00471A00" w:rsidRPr="00471A00" w:rsidRDefault="00471A00" w:rsidP="00471A00">
      <w:pPr>
        <w:jc w:val="both"/>
        <w:rPr>
          <w:rFonts w:ascii="Cambria" w:hAnsi="Cambria"/>
          <w:noProof/>
        </w:rPr>
      </w:pPr>
      <w:r w:rsidRPr="00471A00">
        <w:rPr>
          <w:rFonts w:ascii="Cambria" w:hAnsi="Cambria"/>
          <w:noProof/>
        </w:rPr>
        <w:t xml:space="preserve">Sharp, PM, Hahn, BH (2010) The evolution of HIV-1 and the origin of AIDS. </w:t>
      </w:r>
      <w:r w:rsidRPr="00471A00">
        <w:rPr>
          <w:rFonts w:ascii="Cambria" w:hAnsi="Cambria"/>
          <w:i/>
          <w:noProof/>
        </w:rPr>
        <w:t>Philosophical Transactions of the Royal Society B: Biological Sciences</w:t>
      </w:r>
      <w:r w:rsidRPr="00471A00">
        <w:rPr>
          <w:rFonts w:ascii="Cambria" w:hAnsi="Cambria"/>
          <w:noProof/>
        </w:rPr>
        <w:t xml:space="preserve"> </w:t>
      </w:r>
      <w:r w:rsidRPr="00471A00">
        <w:rPr>
          <w:rFonts w:ascii="Cambria" w:hAnsi="Cambria"/>
          <w:b/>
          <w:noProof/>
        </w:rPr>
        <w:t>365</w:t>
      </w:r>
      <w:r w:rsidRPr="00471A00">
        <w:rPr>
          <w:rFonts w:ascii="Cambria" w:hAnsi="Cambria"/>
          <w:noProof/>
        </w:rPr>
        <w:t>: 2487-2494.</w:t>
      </w:r>
    </w:p>
    <w:p w14:paraId="60C69700" w14:textId="77777777" w:rsidR="00471A00" w:rsidRPr="00471A00" w:rsidRDefault="00471A00" w:rsidP="00471A00">
      <w:pPr>
        <w:jc w:val="both"/>
        <w:rPr>
          <w:rFonts w:ascii="Cambria" w:hAnsi="Cambria"/>
          <w:noProof/>
        </w:rPr>
      </w:pPr>
      <w:r w:rsidRPr="00471A00">
        <w:rPr>
          <w:rFonts w:ascii="Cambria" w:hAnsi="Cambria"/>
          <w:noProof/>
        </w:rPr>
        <w:t xml:space="preserve">Sharp, PM, Robertson, DL, Hahn, BH (1995) Cross-Species Transmission and Recombination of 'AIDS' Viruses. </w:t>
      </w:r>
      <w:r w:rsidRPr="00471A00">
        <w:rPr>
          <w:rFonts w:ascii="Cambria" w:hAnsi="Cambria"/>
          <w:i/>
          <w:noProof/>
        </w:rPr>
        <w:t>Philosophical Transactions: Biological Sciences</w:t>
      </w:r>
      <w:r w:rsidRPr="00471A00">
        <w:rPr>
          <w:rFonts w:ascii="Cambria" w:hAnsi="Cambria"/>
          <w:noProof/>
        </w:rPr>
        <w:t xml:space="preserve"> </w:t>
      </w:r>
      <w:r w:rsidRPr="00471A00">
        <w:rPr>
          <w:rFonts w:ascii="Cambria" w:hAnsi="Cambria"/>
          <w:b/>
          <w:noProof/>
        </w:rPr>
        <w:t>349</w:t>
      </w:r>
      <w:r w:rsidRPr="00471A00">
        <w:rPr>
          <w:rFonts w:ascii="Cambria" w:hAnsi="Cambria"/>
          <w:noProof/>
        </w:rPr>
        <w:t>: 41-47.</w:t>
      </w:r>
    </w:p>
    <w:p w14:paraId="3D9BC1A7" w14:textId="77777777" w:rsidR="00471A00" w:rsidRPr="00471A00" w:rsidRDefault="00471A00" w:rsidP="00471A00">
      <w:pPr>
        <w:jc w:val="both"/>
        <w:rPr>
          <w:rFonts w:ascii="Cambria" w:hAnsi="Cambria"/>
          <w:noProof/>
        </w:rPr>
      </w:pPr>
      <w:r w:rsidRPr="00471A00">
        <w:rPr>
          <w:rFonts w:ascii="Cambria" w:hAnsi="Cambria"/>
          <w:noProof/>
        </w:rPr>
        <w:t xml:space="preserve">Sheehy, AM, Gaddis, NC, Choi, JD, Malim, MH (2002) Isolation of a human gene that inhibits HIV-1 infection and is suppressed by the viral Vif protein.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418</w:t>
      </w:r>
      <w:r w:rsidRPr="00471A00">
        <w:rPr>
          <w:rFonts w:ascii="Cambria" w:hAnsi="Cambria"/>
          <w:noProof/>
        </w:rPr>
        <w:t>: 646-650.</w:t>
      </w:r>
    </w:p>
    <w:p w14:paraId="1B60F7AA" w14:textId="77777777" w:rsidR="00471A00" w:rsidRPr="00471A00" w:rsidRDefault="00471A00" w:rsidP="00471A00">
      <w:pPr>
        <w:jc w:val="both"/>
        <w:rPr>
          <w:rFonts w:ascii="Cambria" w:hAnsi="Cambria"/>
          <w:noProof/>
        </w:rPr>
      </w:pPr>
      <w:r w:rsidRPr="00471A00">
        <w:rPr>
          <w:rFonts w:ascii="Cambria" w:hAnsi="Cambria"/>
          <w:noProof/>
        </w:rPr>
        <w:t xml:space="preserve">Sheehy, AM, Gaddis, NC, Malim, MH (2003) The antiretroviral enzyme APOBEC3G is degraded by the proteasome in response to HIV-1 Vif. </w:t>
      </w:r>
      <w:r w:rsidRPr="00471A00">
        <w:rPr>
          <w:rFonts w:ascii="Cambria" w:hAnsi="Cambria"/>
          <w:i/>
          <w:noProof/>
        </w:rPr>
        <w:t>Nature medicine</w:t>
      </w:r>
      <w:r w:rsidRPr="00471A00">
        <w:rPr>
          <w:rFonts w:ascii="Cambria" w:hAnsi="Cambria"/>
          <w:noProof/>
        </w:rPr>
        <w:t xml:space="preserve"> </w:t>
      </w:r>
      <w:r w:rsidRPr="00471A00">
        <w:rPr>
          <w:rFonts w:ascii="Cambria" w:hAnsi="Cambria"/>
          <w:b/>
          <w:noProof/>
        </w:rPr>
        <w:t>9</w:t>
      </w:r>
      <w:r w:rsidRPr="00471A00">
        <w:rPr>
          <w:rFonts w:ascii="Cambria" w:hAnsi="Cambria"/>
          <w:noProof/>
        </w:rPr>
        <w:t>: 1404–1407.</w:t>
      </w:r>
    </w:p>
    <w:p w14:paraId="7209FFFC" w14:textId="77777777" w:rsidR="00471A00" w:rsidRPr="00471A00" w:rsidRDefault="00471A00" w:rsidP="00471A00">
      <w:pPr>
        <w:jc w:val="both"/>
        <w:rPr>
          <w:rFonts w:ascii="Cambria" w:hAnsi="Cambria"/>
          <w:noProof/>
        </w:rPr>
      </w:pPr>
      <w:r w:rsidRPr="00471A00">
        <w:rPr>
          <w:rFonts w:ascii="Cambria" w:hAnsi="Cambria"/>
          <w:noProof/>
        </w:rPr>
        <w:t xml:space="preserve">Shendure, J, Ji, H (2008) Next-generation DNA sequencing. </w:t>
      </w:r>
      <w:r w:rsidRPr="00471A00">
        <w:rPr>
          <w:rFonts w:ascii="Cambria" w:hAnsi="Cambria"/>
          <w:i/>
          <w:noProof/>
        </w:rPr>
        <w:t>Nat Biotechnol</w:t>
      </w:r>
      <w:r w:rsidRPr="00471A00">
        <w:rPr>
          <w:rFonts w:ascii="Cambria" w:hAnsi="Cambria"/>
          <w:noProof/>
        </w:rPr>
        <w:t xml:space="preserve"> </w:t>
      </w:r>
      <w:r w:rsidRPr="00471A00">
        <w:rPr>
          <w:rFonts w:ascii="Cambria" w:hAnsi="Cambria"/>
          <w:b/>
          <w:noProof/>
        </w:rPr>
        <w:t>26</w:t>
      </w:r>
      <w:r w:rsidRPr="00471A00">
        <w:rPr>
          <w:rFonts w:ascii="Cambria" w:hAnsi="Cambria"/>
          <w:noProof/>
        </w:rPr>
        <w:t>: 1135-1145.</w:t>
      </w:r>
    </w:p>
    <w:p w14:paraId="04AE4E7A" w14:textId="77777777" w:rsidR="00471A00" w:rsidRPr="00471A00" w:rsidRDefault="00471A00" w:rsidP="00471A00">
      <w:pPr>
        <w:jc w:val="both"/>
        <w:rPr>
          <w:rFonts w:ascii="Cambria" w:hAnsi="Cambria"/>
          <w:noProof/>
        </w:rPr>
      </w:pPr>
      <w:r w:rsidRPr="00471A00">
        <w:rPr>
          <w:rFonts w:ascii="Cambria" w:hAnsi="Cambria"/>
          <w:noProof/>
        </w:rPr>
        <w:t xml:space="preserve">Shokralla, S, Spall, JL, Gibson, JF, Hajibabaei, M Next-generation sequencing technologies for environmental DNA research. </w:t>
      </w:r>
      <w:r w:rsidRPr="00471A00">
        <w:rPr>
          <w:rFonts w:ascii="Cambria" w:hAnsi="Cambria"/>
          <w:i/>
          <w:noProof/>
        </w:rPr>
        <w:t>Mol Ecol</w:t>
      </w:r>
      <w:r w:rsidRPr="00471A00">
        <w:rPr>
          <w:rFonts w:ascii="Cambria" w:hAnsi="Cambria"/>
          <w:noProof/>
        </w:rPr>
        <w:t xml:space="preserve"> </w:t>
      </w:r>
      <w:r w:rsidRPr="00471A00">
        <w:rPr>
          <w:rFonts w:ascii="Cambria" w:hAnsi="Cambria"/>
          <w:b/>
          <w:noProof/>
        </w:rPr>
        <w:t>21</w:t>
      </w:r>
      <w:r w:rsidRPr="00471A00">
        <w:rPr>
          <w:rFonts w:ascii="Cambria" w:hAnsi="Cambria"/>
          <w:noProof/>
        </w:rPr>
        <w:t>: 1794-1805.</w:t>
      </w:r>
    </w:p>
    <w:p w14:paraId="2E054F66" w14:textId="77777777" w:rsidR="00471A00" w:rsidRPr="00471A00" w:rsidRDefault="00471A00" w:rsidP="00471A00">
      <w:pPr>
        <w:jc w:val="both"/>
        <w:rPr>
          <w:rFonts w:ascii="Cambria" w:hAnsi="Cambria"/>
          <w:noProof/>
        </w:rPr>
      </w:pPr>
      <w:r w:rsidRPr="00471A00">
        <w:rPr>
          <w:rFonts w:ascii="Cambria" w:hAnsi="Cambria"/>
          <w:noProof/>
        </w:rPr>
        <w:t>Simen, BB, Huppler Hullsiek, K, Novak, RM, MacArthur, RD, Baxter, JD, Huang, C, Lubeski, C, Turenchalk, GS, Braverman, MS, Desany, B (2007) Prevalence of low abundant drug-resistant variants by ultra-deep sequencing in chronically HIV-infected antiretroviral (ARV)-naıve patients and the impact on virological outcomes. In: 16th International HIV Drug Resistance Workshop Barbados.</w:t>
      </w:r>
    </w:p>
    <w:p w14:paraId="1CC3D4EC" w14:textId="77777777" w:rsidR="00471A00" w:rsidRPr="00471A00" w:rsidRDefault="00471A00" w:rsidP="00471A00">
      <w:pPr>
        <w:jc w:val="both"/>
        <w:rPr>
          <w:rFonts w:ascii="Cambria" w:hAnsi="Cambria"/>
          <w:noProof/>
        </w:rPr>
      </w:pPr>
      <w:r w:rsidRPr="00471A00">
        <w:rPr>
          <w:rFonts w:ascii="Cambria" w:hAnsi="Cambria"/>
          <w:noProof/>
        </w:rPr>
        <w:t xml:space="preserve">Simen, BB, Simons, JF, Hullsiek, KH, Novak, RM, MacArthur, RD, Baxter, JD, Huang, C, Lubeski, C, Turenchalk, GS, Braverman, MS, Desany, B, Rothberg, JM, Egholm, M (2009) Low-Abundance Drug-Resistant Viral Variants in Chronically HIV-Infected, Antiretroviral Treatment–Naive Patients Significantly Impact Treatment Outcomes. </w:t>
      </w:r>
      <w:r w:rsidRPr="00471A00">
        <w:rPr>
          <w:rFonts w:ascii="Cambria" w:hAnsi="Cambria"/>
          <w:i/>
          <w:noProof/>
        </w:rPr>
        <w:t>Journal of Infectious Diseases</w:t>
      </w:r>
      <w:r w:rsidRPr="00471A00">
        <w:rPr>
          <w:rFonts w:ascii="Cambria" w:hAnsi="Cambria"/>
          <w:noProof/>
        </w:rPr>
        <w:t xml:space="preserve"> </w:t>
      </w:r>
      <w:r w:rsidRPr="00471A00">
        <w:rPr>
          <w:rFonts w:ascii="Cambria" w:hAnsi="Cambria"/>
          <w:b/>
          <w:noProof/>
        </w:rPr>
        <w:t>199</w:t>
      </w:r>
      <w:r w:rsidRPr="00471A00">
        <w:rPr>
          <w:rFonts w:ascii="Cambria" w:hAnsi="Cambria"/>
          <w:noProof/>
        </w:rPr>
        <w:t>: 693-701.</w:t>
      </w:r>
    </w:p>
    <w:p w14:paraId="1FCC258C" w14:textId="77777777" w:rsidR="00471A00" w:rsidRPr="00471A00" w:rsidRDefault="00471A00" w:rsidP="00471A00">
      <w:pPr>
        <w:jc w:val="both"/>
        <w:rPr>
          <w:rFonts w:ascii="Cambria" w:hAnsi="Cambria"/>
          <w:noProof/>
        </w:rPr>
      </w:pPr>
      <w:r w:rsidRPr="00471A00">
        <w:rPr>
          <w:rFonts w:ascii="Cambria" w:hAnsi="Cambria"/>
          <w:noProof/>
        </w:rPr>
        <w:t xml:space="preserve">Simmons, A, Aluvihare, V, McMichael, A (2001) Nef triggers a transcriptional program in T cells imitating single-signal T cell activation and inducing HIV virulence mediators. </w:t>
      </w:r>
      <w:r w:rsidRPr="00471A00">
        <w:rPr>
          <w:rFonts w:ascii="Cambria" w:hAnsi="Cambria"/>
          <w:i/>
          <w:noProof/>
        </w:rPr>
        <w:t>Immunity</w:t>
      </w:r>
      <w:r w:rsidRPr="00471A00">
        <w:rPr>
          <w:rFonts w:ascii="Cambria" w:hAnsi="Cambria"/>
          <w:noProof/>
        </w:rPr>
        <w:t xml:space="preserve"> </w:t>
      </w:r>
      <w:r w:rsidRPr="00471A00">
        <w:rPr>
          <w:rFonts w:ascii="Cambria" w:hAnsi="Cambria"/>
          <w:b/>
          <w:noProof/>
        </w:rPr>
        <w:t>14</w:t>
      </w:r>
      <w:r w:rsidRPr="00471A00">
        <w:rPr>
          <w:rFonts w:ascii="Cambria" w:hAnsi="Cambria"/>
          <w:noProof/>
        </w:rPr>
        <w:t>: 763-777.</w:t>
      </w:r>
    </w:p>
    <w:p w14:paraId="75C92E18" w14:textId="77777777" w:rsidR="00471A00" w:rsidRPr="00471A00" w:rsidRDefault="00471A00" w:rsidP="00471A00">
      <w:pPr>
        <w:jc w:val="both"/>
        <w:rPr>
          <w:rFonts w:ascii="Cambria" w:hAnsi="Cambria"/>
          <w:noProof/>
        </w:rPr>
      </w:pPr>
      <w:r w:rsidRPr="00471A00">
        <w:rPr>
          <w:rFonts w:ascii="Cambria" w:hAnsi="Cambria"/>
          <w:noProof/>
        </w:rPr>
        <w:t xml:space="preserve">Simon, F, Mauclère, P, Roques, P, Loussert-Ajaka, I, Müller-Trutwin, MC, Saragosti, S, Georges-Courbot, MC, Barré-Sinoussi, F, Brun-Vézinet, F (1998a) Identification of a new human immunodeficiency virus type 1 distinct from group M and group O. </w:t>
      </w:r>
      <w:r w:rsidRPr="00471A00">
        <w:rPr>
          <w:rFonts w:ascii="Cambria" w:hAnsi="Cambria"/>
          <w:i/>
          <w:noProof/>
        </w:rPr>
        <w:t>Nature Medicine</w:t>
      </w:r>
      <w:r w:rsidRPr="00471A00">
        <w:rPr>
          <w:rFonts w:ascii="Cambria" w:hAnsi="Cambria"/>
          <w:noProof/>
        </w:rPr>
        <w:t xml:space="preserve"> </w:t>
      </w:r>
      <w:r w:rsidRPr="00471A00">
        <w:rPr>
          <w:rFonts w:ascii="Cambria" w:hAnsi="Cambria"/>
          <w:b/>
          <w:noProof/>
        </w:rPr>
        <w:t>4</w:t>
      </w:r>
      <w:r w:rsidRPr="00471A00">
        <w:rPr>
          <w:rFonts w:ascii="Cambria" w:hAnsi="Cambria"/>
          <w:noProof/>
        </w:rPr>
        <w:t>: 1032-1037.</w:t>
      </w:r>
    </w:p>
    <w:p w14:paraId="41FA3E70" w14:textId="77777777" w:rsidR="00471A00" w:rsidRPr="00471A00" w:rsidRDefault="00471A00" w:rsidP="00471A00">
      <w:pPr>
        <w:jc w:val="both"/>
        <w:rPr>
          <w:rFonts w:ascii="Cambria" w:hAnsi="Cambria"/>
          <w:noProof/>
        </w:rPr>
      </w:pPr>
      <w:r w:rsidRPr="00471A00">
        <w:rPr>
          <w:rFonts w:ascii="Cambria" w:hAnsi="Cambria"/>
          <w:noProof/>
        </w:rPr>
        <w:t xml:space="preserve">Simon, JHM, Gaddis, NC, Fouchier, RAM, Malim, MH (1998b) Evidence for a newly discovered cellular anti-HIV-1 phenotype. </w:t>
      </w:r>
      <w:r w:rsidRPr="00471A00">
        <w:rPr>
          <w:rFonts w:ascii="Cambria" w:hAnsi="Cambria"/>
          <w:i/>
          <w:noProof/>
        </w:rPr>
        <w:t>Nature Medicine</w:t>
      </w:r>
      <w:r w:rsidRPr="00471A00">
        <w:rPr>
          <w:rFonts w:ascii="Cambria" w:hAnsi="Cambria"/>
          <w:noProof/>
        </w:rPr>
        <w:t xml:space="preserve"> </w:t>
      </w:r>
      <w:r w:rsidRPr="00471A00">
        <w:rPr>
          <w:rFonts w:ascii="Cambria" w:hAnsi="Cambria"/>
          <w:b/>
          <w:noProof/>
        </w:rPr>
        <w:t>4</w:t>
      </w:r>
      <w:r w:rsidRPr="00471A00">
        <w:rPr>
          <w:rFonts w:ascii="Cambria" w:hAnsi="Cambria"/>
          <w:noProof/>
        </w:rPr>
        <w:t>: 1397-1400.</w:t>
      </w:r>
    </w:p>
    <w:p w14:paraId="383A21EF" w14:textId="77777777" w:rsidR="00471A00" w:rsidRPr="00471A00" w:rsidRDefault="00471A00" w:rsidP="00471A00">
      <w:pPr>
        <w:jc w:val="both"/>
        <w:rPr>
          <w:rFonts w:ascii="Cambria" w:hAnsi="Cambria"/>
          <w:noProof/>
        </w:rPr>
      </w:pPr>
      <w:r w:rsidRPr="00471A00">
        <w:rPr>
          <w:rFonts w:ascii="Cambria" w:hAnsi="Cambria"/>
          <w:noProof/>
        </w:rPr>
        <w:t xml:space="preserve">Simon, V, Zennou, V, Murray, D, Huang, Y, Ho, DD, Bieniasz, PD (2005) Natural variation in Vif: differential impact on APOBEC3G/3F and a potential role in HIV-1 diversification. </w:t>
      </w:r>
      <w:r w:rsidRPr="00471A00">
        <w:rPr>
          <w:rFonts w:ascii="Cambria" w:hAnsi="Cambria"/>
          <w:i/>
          <w:noProof/>
        </w:rPr>
        <w:t>PLoS pathogens</w:t>
      </w:r>
      <w:r w:rsidRPr="00471A00">
        <w:rPr>
          <w:rFonts w:ascii="Cambria" w:hAnsi="Cambria"/>
          <w:noProof/>
        </w:rPr>
        <w:t xml:space="preserve"> </w:t>
      </w:r>
      <w:r w:rsidRPr="00471A00">
        <w:rPr>
          <w:rFonts w:ascii="Cambria" w:hAnsi="Cambria"/>
          <w:b/>
          <w:noProof/>
        </w:rPr>
        <w:t>1</w:t>
      </w:r>
      <w:r w:rsidRPr="00471A00">
        <w:rPr>
          <w:rFonts w:ascii="Cambria" w:hAnsi="Cambria"/>
          <w:noProof/>
        </w:rPr>
        <w:t>: e6.</w:t>
      </w:r>
    </w:p>
    <w:p w14:paraId="2934A019" w14:textId="77777777" w:rsidR="00471A00" w:rsidRPr="00471A00" w:rsidRDefault="00471A00" w:rsidP="00471A00">
      <w:pPr>
        <w:jc w:val="both"/>
        <w:rPr>
          <w:rFonts w:ascii="Cambria" w:hAnsi="Cambria"/>
          <w:noProof/>
        </w:rPr>
      </w:pPr>
      <w:r w:rsidRPr="00471A00">
        <w:rPr>
          <w:rFonts w:ascii="Cambria" w:hAnsi="Cambria"/>
          <w:noProof/>
        </w:rPr>
        <w:t xml:space="preserve">Sluis-Cremer, N, Arion, D, Parniak*, MA (2000) Molecular mechanisms of HIV-1 resistance to nucleoside reverse transcriptase inhibitors (NRTIs). </w:t>
      </w:r>
      <w:r w:rsidRPr="00471A00">
        <w:rPr>
          <w:rFonts w:ascii="Cambria" w:hAnsi="Cambria"/>
          <w:i/>
          <w:noProof/>
        </w:rPr>
        <w:t>Cellular and Molecular Life Sciences CMLS</w:t>
      </w:r>
      <w:r w:rsidRPr="00471A00">
        <w:rPr>
          <w:rFonts w:ascii="Cambria" w:hAnsi="Cambria"/>
          <w:noProof/>
        </w:rPr>
        <w:t xml:space="preserve"> </w:t>
      </w:r>
      <w:r w:rsidRPr="00471A00">
        <w:rPr>
          <w:rFonts w:ascii="Cambria" w:hAnsi="Cambria"/>
          <w:b/>
          <w:noProof/>
        </w:rPr>
        <w:t>57</w:t>
      </w:r>
      <w:r w:rsidRPr="00471A00">
        <w:rPr>
          <w:rFonts w:ascii="Cambria" w:hAnsi="Cambria"/>
          <w:noProof/>
        </w:rPr>
        <w:t>: 1408-1422.</w:t>
      </w:r>
    </w:p>
    <w:p w14:paraId="62EEA37D" w14:textId="77777777" w:rsidR="00471A00" w:rsidRPr="00471A00" w:rsidRDefault="00471A00" w:rsidP="00471A00">
      <w:pPr>
        <w:jc w:val="both"/>
        <w:rPr>
          <w:rFonts w:ascii="Cambria" w:hAnsi="Cambria"/>
          <w:noProof/>
        </w:rPr>
      </w:pPr>
      <w:r w:rsidRPr="00471A00">
        <w:rPr>
          <w:rFonts w:ascii="Cambria" w:hAnsi="Cambria"/>
          <w:noProof/>
        </w:rPr>
        <w:t xml:space="preserve">Smyth, RP, Davenport, MP, Mak, J (2012) The origin of genetic diversity in HIV-1. </w:t>
      </w:r>
      <w:r w:rsidRPr="00471A00">
        <w:rPr>
          <w:rFonts w:ascii="Cambria" w:hAnsi="Cambria"/>
          <w:i/>
          <w:noProof/>
        </w:rPr>
        <w:t>Virus Res</w:t>
      </w:r>
      <w:r w:rsidRPr="00471A00">
        <w:rPr>
          <w:rFonts w:ascii="Cambria" w:hAnsi="Cambria"/>
          <w:noProof/>
        </w:rPr>
        <w:t xml:space="preserve"> </w:t>
      </w:r>
      <w:r w:rsidRPr="00471A00">
        <w:rPr>
          <w:rFonts w:ascii="Cambria" w:hAnsi="Cambria"/>
          <w:b/>
          <w:noProof/>
        </w:rPr>
        <w:t>169</w:t>
      </w:r>
      <w:r w:rsidRPr="00471A00">
        <w:rPr>
          <w:rFonts w:ascii="Cambria" w:hAnsi="Cambria"/>
          <w:noProof/>
        </w:rPr>
        <w:t>: 415-429.</w:t>
      </w:r>
    </w:p>
    <w:p w14:paraId="7802EC64" w14:textId="77777777" w:rsidR="00471A00" w:rsidRPr="00471A00" w:rsidRDefault="00471A00" w:rsidP="00471A00">
      <w:pPr>
        <w:jc w:val="both"/>
        <w:rPr>
          <w:rFonts w:ascii="Cambria" w:hAnsi="Cambria"/>
          <w:noProof/>
        </w:rPr>
      </w:pPr>
      <w:r w:rsidRPr="00471A00">
        <w:rPr>
          <w:rFonts w:ascii="Cambria" w:hAnsi="Cambria"/>
          <w:noProof/>
        </w:rPr>
        <w:t xml:space="preserve">Sodroski, J, Rosen, C, Wong-Staal, F, Salahuddin, SZ, Popovic, M, Arya, S, Gallo, RC, Haseltine, WA (1985) Trans-acting transcriptional regulation of human T-cell leukemia virus type III long terminal repeat.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227</w:t>
      </w:r>
      <w:r w:rsidRPr="00471A00">
        <w:rPr>
          <w:rFonts w:ascii="Cambria" w:hAnsi="Cambria"/>
          <w:noProof/>
        </w:rPr>
        <w:t>: 171-173.</w:t>
      </w:r>
    </w:p>
    <w:p w14:paraId="2333AD71" w14:textId="77777777" w:rsidR="00471A00" w:rsidRPr="00471A00" w:rsidRDefault="00471A00" w:rsidP="00471A00">
      <w:pPr>
        <w:jc w:val="both"/>
        <w:rPr>
          <w:rFonts w:ascii="Cambria" w:hAnsi="Cambria"/>
          <w:noProof/>
        </w:rPr>
      </w:pPr>
      <w:r w:rsidRPr="00471A00">
        <w:rPr>
          <w:rFonts w:ascii="Cambria" w:hAnsi="Cambria"/>
          <w:noProof/>
        </w:rPr>
        <w:t xml:space="preserve">Stopak, K, de Noronha, C, Yonemoto, W, Greene, WC (2003) HIV-1 Vif blocks the antiviral activity of APOBEC3G by impairing both its translation and intracellular stability. </w:t>
      </w:r>
      <w:r w:rsidRPr="00471A00">
        <w:rPr>
          <w:rFonts w:ascii="Cambria" w:hAnsi="Cambria"/>
          <w:i/>
          <w:noProof/>
        </w:rPr>
        <w:t>Molecular cell</w:t>
      </w:r>
      <w:r w:rsidRPr="00471A00">
        <w:rPr>
          <w:rFonts w:ascii="Cambria" w:hAnsi="Cambria"/>
          <w:noProof/>
        </w:rPr>
        <w:t xml:space="preserve"> </w:t>
      </w:r>
      <w:r w:rsidRPr="00471A00">
        <w:rPr>
          <w:rFonts w:ascii="Cambria" w:hAnsi="Cambria"/>
          <w:b/>
          <w:noProof/>
        </w:rPr>
        <w:t>12</w:t>
      </w:r>
      <w:r w:rsidRPr="00471A00">
        <w:rPr>
          <w:rFonts w:ascii="Cambria" w:hAnsi="Cambria"/>
          <w:noProof/>
        </w:rPr>
        <w:t>: 591–601.</w:t>
      </w:r>
    </w:p>
    <w:p w14:paraId="10919E4C" w14:textId="77777777" w:rsidR="00471A00" w:rsidRPr="00471A00" w:rsidRDefault="00471A00" w:rsidP="00471A00">
      <w:pPr>
        <w:jc w:val="both"/>
        <w:rPr>
          <w:rFonts w:ascii="Cambria" w:hAnsi="Cambria"/>
          <w:noProof/>
        </w:rPr>
      </w:pPr>
      <w:r w:rsidRPr="00471A00">
        <w:rPr>
          <w:rFonts w:ascii="Cambria" w:hAnsi="Cambria"/>
          <w:noProof/>
        </w:rPr>
        <w:t xml:space="preserve">Strebel, K, Klimkait, T, Martin, MA (1988) A novel gene of HIV-1, vpu, and its 16-kilodalton product. </w:t>
      </w:r>
      <w:r w:rsidRPr="00471A00">
        <w:rPr>
          <w:rFonts w:ascii="Cambria" w:hAnsi="Cambria"/>
          <w:i/>
          <w:noProof/>
        </w:rPr>
        <w:t>Science</w:t>
      </w:r>
      <w:r w:rsidRPr="00471A00">
        <w:rPr>
          <w:rFonts w:ascii="Cambria" w:hAnsi="Cambria"/>
          <w:noProof/>
        </w:rPr>
        <w:t xml:space="preserve"> </w:t>
      </w:r>
      <w:r w:rsidRPr="00471A00">
        <w:rPr>
          <w:rFonts w:ascii="Cambria" w:hAnsi="Cambria"/>
          <w:b/>
          <w:noProof/>
        </w:rPr>
        <w:t>241</w:t>
      </w:r>
      <w:r w:rsidRPr="00471A00">
        <w:rPr>
          <w:rFonts w:ascii="Cambria" w:hAnsi="Cambria"/>
          <w:noProof/>
        </w:rPr>
        <w:t>: 1221-1223.</w:t>
      </w:r>
    </w:p>
    <w:p w14:paraId="3D727FB5" w14:textId="77777777" w:rsidR="00471A00" w:rsidRPr="00471A00" w:rsidRDefault="00471A00" w:rsidP="00471A00">
      <w:pPr>
        <w:jc w:val="both"/>
        <w:rPr>
          <w:rFonts w:ascii="Cambria" w:hAnsi="Cambria"/>
          <w:noProof/>
        </w:rPr>
      </w:pPr>
      <w:r w:rsidRPr="00471A00">
        <w:rPr>
          <w:rFonts w:ascii="Cambria" w:hAnsi="Cambria"/>
          <w:noProof/>
        </w:rPr>
        <w:t xml:space="preserve">Struck, D, Wallis, CL, Denisov, G, Lambert, C, Servais, JY, Viana, RV, Letsoalo, E, Bronze, M, Aitken, SC, Schuurman, R, Stevens, W, Schmit, JC, Rinke de Wit, T, Perez Bercoff, D (2012) Automated sequence analysis and editing software for HIV drug resistance testing. </w:t>
      </w:r>
      <w:r w:rsidRPr="00471A00">
        <w:rPr>
          <w:rFonts w:ascii="Cambria" w:hAnsi="Cambria"/>
          <w:i/>
          <w:noProof/>
        </w:rPr>
        <w:t>J Clin Virol</w:t>
      </w:r>
      <w:r w:rsidRPr="00471A00">
        <w:rPr>
          <w:rFonts w:ascii="Cambria" w:hAnsi="Cambria"/>
          <w:noProof/>
        </w:rPr>
        <w:t xml:space="preserve"> </w:t>
      </w:r>
      <w:r w:rsidRPr="00471A00">
        <w:rPr>
          <w:rFonts w:ascii="Cambria" w:hAnsi="Cambria"/>
          <w:b/>
          <w:noProof/>
        </w:rPr>
        <w:t>54</w:t>
      </w:r>
      <w:r w:rsidRPr="00471A00">
        <w:rPr>
          <w:rFonts w:ascii="Cambria" w:hAnsi="Cambria"/>
          <w:noProof/>
        </w:rPr>
        <w:t>: 30-35.</w:t>
      </w:r>
    </w:p>
    <w:p w14:paraId="6C9A2223" w14:textId="77777777" w:rsidR="00471A00" w:rsidRPr="00471A00" w:rsidRDefault="00471A00" w:rsidP="00471A00">
      <w:pPr>
        <w:jc w:val="both"/>
        <w:rPr>
          <w:rFonts w:ascii="Cambria" w:hAnsi="Cambria"/>
          <w:noProof/>
        </w:rPr>
      </w:pPr>
      <w:r w:rsidRPr="00471A00">
        <w:rPr>
          <w:rFonts w:ascii="Cambria" w:hAnsi="Cambria"/>
          <w:noProof/>
        </w:rPr>
        <w:t xml:space="preserve">Stuhlmann, H, Berg, P (1992) Homologous recombination of copackaged retrovirus RNAs during reverse transcription.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66</w:t>
      </w:r>
      <w:r w:rsidRPr="00471A00">
        <w:rPr>
          <w:rFonts w:ascii="Cambria" w:hAnsi="Cambria"/>
          <w:noProof/>
        </w:rPr>
        <w:t>: 2378-2388.</w:t>
      </w:r>
    </w:p>
    <w:p w14:paraId="701C7B51" w14:textId="77777777" w:rsidR="00471A00" w:rsidRPr="00471A00" w:rsidRDefault="00471A00" w:rsidP="00471A00">
      <w:pPr>
        <w:jc w:val="both"/>
        <w:rPr>
          <w:rFonts w:ascii="Cambria" w:hAnsi="Cambria"/>
          <w:noProof/>
        </w:rPr>
      </w:pPr>
      <w:r w:rsidRPr="00471A00">
        <w:rPr>
          <w:rFonts w:ascii="Cambria" w:hAnsi="Cambria"/>
          <w:noProof/>
        </w:rPr>
        <w:t xml:space="preserve">Tan, K, Liu, J-h, Wang, J-h, Shen, S, Lu, M (1997) Atomic structure of a thermostable subdomain of HIV-1 gp41. </w:t>
      </w:r>
      <w:r w:rsidRPr="00471A00">
        <w:rPr>
          <w:rFonts w:ascii="Cambria" w:hAnsi="Cambria"/>
          <w:i/>
          <w:noProof/>
        </w:rPr>
        <w:t>Proceedings of the National Academy of Sciences</w:t>
      </w:r>
      <w:r w:rsidRPr="00471A00">
        <w:rPr>
          <w:rFonts w:ascii="Cambria" w:hAnsi="Cambria"/>
          <w:noProof/>
        </w:rPr>
        <w:t xml:space="preserve"> </w:t>
      </w:r>
      <w:r w:rsidRPr="00471A00">
        <w:rPr>
          <w:rFonts w:ascii="Cambria" w:hAnsi="Cambria"/>
          <w:b/>
          <w:noProof/>
        </w:rPr>
        <w:t>94</w:t>
      </w:r>
      <w:r w:rsidRPr="00471A00">
        <w:rPr>
          <w:rFonts w:ascii="Cambria" w:hAnsi="Cambria"/>
          <w:noProof/>
        </w:rPr>
        <w:t>: 12303-12308.</w:t>
      </w:r>
    </w:p>
    <w:p w14:paraId="0FB3D421" w14:textId="77777777" w:rsidR="00471A00" w:rsidRPr="00471A00" w:rsidRDefault="00471A00" w:rsidP="00471A00">
      <w:pPr>
        <w:jc w:val="both"/>
        <w:rPr>
          <w:rFonts w:ascii="Cambria" w:hAnsi="Cambria"/>
          <w:noProof/>
        </w:rPr>
      </w:pPr>
      <w:r w:rsidRPr="00471A00">
        <w:rPr>
          <w:rFonts w:ascii="Cambria" w:hAnsi="Cambria"/>
          <w:noProof/>
        </w:rPr>
        <w:t xml:space="preserve">Tantillo, C, Ding, J, Jacobo-Molina, A, Nanni, RG, Boyer, PL, Hughes, SH, Pauwels, R, Andries, K, Janssen, PA, Arnold, E (1994) Locations of anti-AIDS drug binding sites and resistance mutations in the three-dimensional structure of HIV-1 reverse transcriptase. Implications for mechanisms of drug inhibition and resistance. </w:t>
      </w:r>
      <w:r w:rsidRPr="00471A00">
        <w:rPr>
          <w:rFonts w:ascii="Cambria" w:hAnsi="Cambria"/>
          <w:i/>
          <w:noProof/>
        </w:rPr>
        <w:t>J Mol Biol</w:t>
      </w:r>
      <w:r w:rsidRPr="00471A00">
        <w:rPr>
          <w:rFonts w:ascii="Cambria" w:hAnsi="Cambria"/>
          <w:noProof/>
        </w:rPr>
        <w:t xml:space="preserve"> </w:t>
      </w:r>
      <w:r w:rsidRPr="00471A00">
        <w:rPr>
          <w:rFonts w:ascii="Cambria" w:hAnsi="Cambria"/>
          <w:b/>
          <w:noProof/>
        </w:rPr>
        <w:t>243</w:t>
      </w:r>
      <w:r w:rsidRPr="00471A00">
        <w:rPr>
          <w:rFonts w:ascii="Cambria" w:hAnsi="Cambria"/>
          <w:noProof/>
        </w:rPr>
        <w:t>: 369-387.</w:t>
      </w:r>
    </w:p>
    <w:p w14:paraId="00DDB9A7" w14:textId="77777777" w:rsidR="00471A00" w:rsidRPr="00471A00" w:rsidRDefault="00471A00" w:rsidP="00471A00">
      <w:pPr>
        <w:jc w:val="both"/>
        <w:rPr>
          <w:rFonts w:ascii="Cambria" w:hAnsi="Cambria"/>
          <w:noProof/>
        </w:rPr>
      </w:pPr>
      <w:r w:rsidRPr="00471A00">
        <w:rPr>
          <w:rFonts w:ascii="Cambria" w:hAnsi="Cambria"/>
          <w:noProof/>
        </w:rPr>
        <w:t xml:space="preserve">Taylor, BS, Sobieszczyk, ME, McCutchan, FE, Hammer, SM (2008) The Challenge of HIV-1 Subtype Diversity. </w:t>
      </w:r>
      <w:r w:rsidRPr="00471A00">
        <w:rPr>
          <w:rFonts w:ascii="Cambria" w:hAnsi="Cambria"/>
          <w:i/>
          <w:noProof/>
        </w:rPr>
        <w:t>New England Journal of Medicine</w:t>
      </w:r>
      <w:r w:rsidRPr="00471A00">
        <w:rPr>
          <w:rFonts w:ascii="Cambria" w:hAnsi="Cambria"/>
          <w:noProof/>
        </w:rPr>
        <w:t xml:space="preserve"> </w:t>
      </w:r>
      <w:r w:rsidRPr="00471A00">
        <w:rPr>
          <w:rFonts w:ascii="Cambria" w:hAnsi="Cambria"/>
          <w:b/>
          <w:noProof/>
        </w:rPr>
        <w:t>358</w:t>
      </w:r>
      <w:r w:rsidRPr="00471A00">
        <w:rPr>
          <w:rFonts w:ascii="Cambria" w:hAnsi="Cambria"/>
          <w:noProof/>
        </w:rPr>
        <w:t>: 1590-1602.</w:t>
      </w:r>
    </w:p>
    <w:p w14:paraId="5527EFF8" w14:textId="77777777" w:rsidR="00471A00" w:rsidRPr="00471A00" w:rsidRDefault="00471A00" w:rsidP="00471A00">
      <w:pPr>
        <w:jc w:val="both"/>
        <w:rPr>
          <w:rFonts w:ascii="Cambria" w:hAnsi="Cambria"/>
          <w:noProof/>
        </w:rPr>
      </w:pPr>
      <w:r w:rsidRPr="00471A00">
        <w:rPr>
          <w:rFonts w:ascii="Cambria" w:hAnsi="Cambria"/>
          <w:noProof/>
        </w:rPr>
        <w:t xml:space="preserve">Tebit, DM, Nankya, I, Arts, EJ, Gao, Y (2007) HIV diversity, recombination and disease progression: how does fitness “fit” into the puzzle. </w:t>
      </w:r>
      <w:r w:rsidRPr="00471A00">
        <w:rPr>
          <w:rFonts w:ascii="Cambria" w:hAnsi="Cambria"/>
          <w:i/>
          <w:noProof/>
        </w:rPr>
        <w:t>AIDS Rev</w:t>
      </w:r>
      <w:r w:rsidRPr="00471A00">
        <w:rPr>
          <w:rFonts w:ascii="Cambria" w:hAnsi="Cambria"/>
          <w:noProof/>
        </w:rPr>
        <w:t xml:space="preserve"> </w:t>
      </w:r>
      <w:r w:rsidRPr="00471A00">
        <w:rPr>
          <w:rFonts w:ascii="Cambria" w:hAnsi="Cambria"/>
          <w:b/>
          <w:noProof/>
        </w:rPr>
        <w:t>9</w:t>
      </w:r>
      <w:r w:rsidRPr="00471A00">
        <w:rPr>
          <w:rFonts w:ascii="Cambria" w:hAnsi="Cambria"/>
          <w:noProof/>
        </w:rPr>
        <w:t>: 75–87.</w:t>
      </w:r>
    </w:p>
    <w:p w14:paraId="782DCEB0" w14:textId="77777777" w:rsidR="00471A00" w:rsidRPr="00471A00" w:rsidRDefault="00471A00" w:rsidP="00471A00">
      <w:pPr>
        <w:jc w:val="both"/>
        <w:rPr>
          <w:rFonts w:ascii="Cambria" w:hAnsi="Cambria"/>
          <w:noProof/>
        </w:rPr>
      </w:pPr>
      <w:r w:rsidRPr="00471A00">
        <w:rPr>
          <w:rFonts w:ascii="Cambria" w:hAnsi="Cambria"/>
          <w:noProof/>
        </w:rPr>
        <w:t xml:space="preserve">Tersmette, M, Gruters, RA, Wolf, Fd, Goede, REd, Lange, JM, Schellekens, PT, Goudsmit, J, Huisman, HG, Miedema, F (1989) Evidence for a role of virulent human immunodeficiency virus (HIV) variants in the pathogenesis of acquired immunodeficiency syndrome: studies on sequential HIV isolates.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63</w:t>
      </w:r>
      <w:r w:rsidRPr="00471A00">
        <w:rPr>
          <w:rFonts w:ascii="Cambria" w:hAnsi="Cambria"/>
          <w:noProof/>
        </w:rPr>
        <w:t>: 2118-2125.</w:t>
      </w:r>
    </w:p>
    <w:p w14:paraId="105F3A30" w14:textId="77777777" w:rsidR="00471A00" w:rsidRPr="00471A00" w:rsidRDefault="00471A00" w:rsidP="00471A00">
      <w:pPr>
        <w:jc w:val="both"/>
        <w:rPr>
          <w:rFonts w:ascii="Cambria" w:hAnsi="Cambria"/>
          <w:noProof/>
        </w:rPr>
      </w:pPr>
      <w:r w:rsidRPr="00471A00">
        <w:rPr>
          <w:rFonts w:ascii="Cambria" w:hAnsi="Cambria"/>
          <w:noProof/>
        </w:rPr>
        <w:t xml:space="preserve">Thompson, SR, Sarnow, P (2000) Regulation of host cell translation by viruses and effects on cell function. </w:t>
      </w:r>
      <w:r w:rsidRPr="00471A00">
        <w:rPr>
          <w:rFonts w:ascii="Cambria" w:hAnsi="Cambria"/>
          <w:i/>
          <w:noProof/>
        </w:rPr>
        <w:t>Curr Opin Microbiol</w:t>
      </w:r>
      <w:r w:rsidRPr="00471A00">
        <w:rPr>
          <w:rFonts w:ascii="Cambria" w:hAnsi="Cambria"/>
          <w:noProof/>
        </w:rPr>
        <w:t xml:space="preserve"> </w:t>
      </w:r>
      <w:r w:rsidRPr="00471A00">
        <w:rPr>
          <w:rFonts w:ascii="Cambria" w:hAnsi="Cambria"/>
          <w:b/>
          <w:noProof/>
        </w:rPr>
        <w:t>3</w:t>
      </w:r>
      <w:r w:rsidRPr="00471A00">
        <w:rPr>
          <w:rFonts w:ascii="Cambria" w:hAnsi="Cambria"/>
          <w:noProof/>
        </w:rPr>
        <w:t>: 366-370.</w:t>
      </w:r>
    </w:p>
    <w:p w14:paraId="30480DD8" w14:textId="77777777" w:rsidR="00471A00" w:rsidRPr="00471A00" w:rsidRDefault="00471A00" w:rsidP="00471A00">
      <w:pPr>
        <w:jc w:val="both"/>
        <w:rPr>
          <w:rFonts w:ascii="Cambria" w:hAnsi="Cambria"/>
          <w:noProof/>
        </w:rPr>
      </w:pPr>
      <w:r w:rsidRPr="00471A00">
        <w:rPr>
          <w:rFonts w:ascii="Cambria" w:hAnsi="Cambria"/>
          <w:noProof/>
        </w:rPr>
        <w:t xml:space="preserve">Tovanabutra, S, Robison, V, Wongtrakul, J, Sennum, S, Suriyanon, V, Kingkeow, D, Kawichai, S, Tanan, P, Duerr, A, Nelson, KE (2002) Male viral load and heterosexual transmission of HIV-1 subtype E in northern Thailand. </w:t>
      </w:r>
      <w:r w:rsidRPr="00471A00">
        <w:rPr>
          <w:rFonts w:ascii="Cambria" w:hAnsi="Cambria"/>
          <w:i/>
          <w:noProof/>
        </w:rPr>
        <w:t>J Acquir Immune Defic Syndr</w:t>
      </w:r>
      <w:r w:rsidRPr="00471A00">
        <w:rPr>
          <w:rFonts w:ascii="Cambria" w:hAnsi="Cambria"/>
          <w:noProof/>
        </w:rPr>
        <w:t xml:space="preserve"> </w:t>
      </w:r>
      <w:r w:rsidRPr="00471A00">
        <w:rPr>
          <w:rFonts w:ascii="Cambria" w:hAnsi="Cambria"/>
          <w:b/>
          <w:noProof/>
        </w:rPr>
        <w:t>29</w:t>
      </w:r>
      <w:r w:rsidRPr="00471A00">
        <w:rPr>
          <w:rFonts w:ascii="Cambria" w:hAnsi="Cambria"/>
          <w:noProof/>
        </w:rPr>
        <w:t>: 275-283.</w:t>
      </w:r>
    </w:p>
    <w:p w14:paraId="5747D91B" w14:textId="77777777" w:rsidR="00471A00" w:rsidRPr="00471A00" w:rsidRDefault="00471A00" w:rsidP="00471A00">
      <w:pPr>
        <w:jc w:val="both"/>
        <w:rPr>
          <w:rFonts w:ascii="Cambria" w:hAnsi="Cambria"/>
          <w:noProof/>
        </w:rPr>
      </w:pPr>
      <w:r w:rsidRPr="00471A00">
        <w:rPr>
          <w:rFonts w:ascii="Cambria" w:hAnsi="Cambria"/>
          <w:noProof/>
        </w:rPr>
        <w:t xml:space="preserve">Tsiodras, S, Mantzoros, C, Hammer, S, Samore, M (2000) Effects of protease inhibitors on hyperglycemia, hyperlipidemia, and lipodystrophy: a 5-year cohort study. </w:t>
      </w:r>
      <w:r w:rsidRPr="00471A00">
        <w:rPr>
          <w:rFonts w:ascii="Cambria" w:hAnsi="Cambria"/>
          <w:i/>
          <w:noProof/>
        </w:rPr>
        <w:t>Arch Intern Med</w:t>
      </w:r>
      <w:r w:rsidRPr="00471A00">
        <w:rPr>
          <w:rFonts w:ascii="Cambria" w:hAnsi="Cambria"/>
          <w:noProof/>
        </w:rPr>
        <w:t xml:space="preserve"> </w:t>
      </w:r>
      <w:r w:rsidRPr="00471A00">
        <w:rPr>
          <w:rFonts w:ascii="Cambria" w:hAnsi="Cambria"/>
          <w:b/>
          <w:noProof/>
        </w:rPr>
        <w:t>160</w:t>
      </w:r>
      <w:r w:rsidRPr="00471A00">
        <w:rPr>
          <w:rFonts w:ascii="Cambria" w:hAnsi="Cambria"/>
          <w:noProof/>
        </w:rPr>
        <w:t>: 2050-2056.</w:t>
      </w:r>
    </w:p>
    <w:p w14:paraId="7A60BF24" w14:textId="77777777" w:rsidR="00471A00" w:rsidRPr="00471A00" w:rsidRDefault="00471A00" w:rsidP="00471A00">
      <w:pPr>
        <w:jc w:val="both"/>
        <w:rPr>
          <w:rFonts w:ascii="Cambria" w:hAnsi="Cambria"/>
          <w:noProof/>
        </w:rPr>
      </w:pPr>
      <w:r w:rsidRPr="00471A00">
        <w:rPr>
          <w:rFonts w:ascii="Cambria" w:hAnsi="Cambria"/>
          <w:noProof/>
        </w:rPr>
        <w:t>UNAIDS Global Report 2012: UNAIDS Report on the Global AIDS Epidemic. ebookpartnership. com.</w:t>
      </w:r>
    </w:p>
    <w:p w14:paraId="6C91BC37" w14:textId="77777777" w:rsidR="00471A00" w:rsidRPr="00471A00" w:rsidRDefault="00471A00" w:rsidP="00471A00">
      <w:pPr>
        <w:jc w:val="both"/>
        <w:rPr>
          <w:rFonts w:ascii="Cambria" w:hAnsi="Cambria"/>
          <w:noProof/>
        </w:rPr>
      </w:pPr>
      <w:r w:rsidRPr="00471A00">
        <w:rPr>
          <w:rFonts w:ascii="Cambria" w:hAnsi="Cambria"/>
          <w:noProof/>
        </w:rPr>
        <w:t xml:space="preserve">Vacca, JP, Dorsey, BD, Schleif, WA, Levin, RB, McDaniel, SL, Darke, PL, Zugay, J, Quintero, JC, Blahy, OM, Roth, E (1994) L-735,524: an orally bioavailable human immunodeficiency virus type 1 protease inhibitor. </w:t>
      </w:r>
      <w:r w:rsidRPr="00471A00">
        <w:rPr>
          <w:rFonts w:ascii="Cambria" w:hAnsi="Cambria"/>
          <w:i/>
          <w:noProof/>
        </w:rPr>
        <w:t>Proceedings of the National Academy of Sciences</w:t>
      </w:r>
      <w:r w:rsidRPr="00471A00">
        <w:rPr>
          <w:rFonts w:ascii="Cambria" w:hAnsi="Cambria"/>
          <w:noProof/>
        </w:rPr>
        <w:t xml:space="preserve"> </w:t>
      </w:r>
      <w:r w:rsidRPr="00471A00">
        <w:rPr>
          <w:rFonts w:ascii="Cambria" w:hAnsi="Cambria"/>
          <w:b/>
          <w:noProof/>
        </w:rPr>
        <w:t>91</w:t>
      </w:r>
      <w:r w:rsidRPr="00471A00">
        <w:rPr>
          <w:rFonts w:ascii="Cambria" w:hAnsi="Cambria"/>
          <w:noProof/>
        </w:rPr>
        <w:t>: 4096-4100.</w:t>
      </w:r>
    </w:p>
    <w:p w14:paraId="2DEE78CD" w14:textId="77777777" w:rsidR="00471A00" w:rsidRPr="00471A00" w:rsidRDefault="00471A00" w:rsidP="00471A00">
      <w:pPr>
        <w:jc w:val="both"/>
        <w:rPr>
          <w:rFonts w:ascii="Cambria" w:hAnsi="Cambria"/>
          <w:noProof/>
        </w:rPr>
      </w:pPr>
      <w:r w:rsidRPr="00471A00">
        <w:rPr>
          <w:rFonts w:ascii="Cambria" w:hAnsi="Cambria"/>
          <w:noProof/>
        </w:rPr>
        <w:t xml:space="preserve">Vacca, JP, Guare, JP, deSolms, SJ, Sanders, WM, Giuliani, EA, Young, SD, Darke, PL, Zugay, J, Sigal, IS, Schleif, WA, et al. (1991) L-687,908, a potent hydroxyethylene-containing HIV protease inhibitor. </w:t>
      </w:r>
      <w:r w:rsidRPr="00471A00">
        <w:rPr>
          <w:rFonts w:ascii="Cambria" w:hAnsi="Cambria"/>
          <w:i/>
          <w:noProof/>
        </w:rPr>
        <w:t>J Med Chem</w:t>
      </w:r>
      <w:r w:rsidRPr="00471A00">
        <w:rPr>
          <w:rFonts w:ascii="Cambria" w:hAnsi="Cambria"/>
          <w:noProof/>
        </w:rPr>
        <w:t xml:space="preserve"> </w:t>
      </w:r>
      <w:r w:rsidRPr="00471A00">
        <w:rPr>
          <w:rFonts w:ascii="Cambria" w:hAnsi="Cambria"/>
          <w:b/>
          <w:noProof/>
        </w:rPr>
        <w:t>34</w:t>
      </w:r>
      <w:r w:rsidRPr="00471A00">
        <w:rPr>
          <w:rFonts w:ascii="Cambria" w:hAnsi="Cambria"/>
          <w:noProof/>
        </w:rPr>
        <w:t>: 1225-1228.</w:t>
      </w:r>
    </w:p>
    <w:p w14:paraId="309D1CD3" w14:textId="77777777" w:rsidR="00471A00" w:rsidRPr="00471A00" w:rsidRDefault="00471A00" w:rsidP="00471A00">
      <w:pPr>
        <w:jc w:val="both"/>
        <w:rPr>
          <w:rFonts w:ascii="Cambria" w:hAnsi="Cambria"/>
          <w:noProof/>
        </w:rPr>
      </w:pPr>
      <w:r w:rsidRPr="00471A00">
        <w:rPr>
          <w:rFonts w:ascii="Cambria" w:hAnsi="Cambria"/>
          <w:noProof/>
        </w:rPr>
        <w:t xml:space="preserve">Vallari, A, Holzmayer, V, Harris, B, Yamaguchi, J, Ngansop, C, Makamche, F, Mbanya, D, Kaptué, L, Ndembi, N, Gürtler, L, Devare, S, Brennan, CA (2011) Confirmation of Putative HIV-1 Group P in Cameroon.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85</w:t>
      </w:r>
      <w:r w:rsidRPr="00471A00">
        <w:rPr>
          <w:rFonts w:ascii="Cambria" w:hAnsi="Cambria"/>
          <w:noProof/>
        </w:rPr>
        <w:t>: 1403-1407.</w:t>
      </w:r>
    </w:p>
    <w:p w14:paraId="1667A804" w14:textId="77777777" w:rsidR="00471A00" w:rsidRPr="00471A00" w:rsidRDefault="00471A00" w:rsidP="00471A00">
      <w:pPr>
        <w:jc w:val="both"/>
        <w:rPr>
          <w:rFonts w:ascii="Cambria" w:hAnsi="Cambria"/>
          <w:noProof/>
        </w:rPr>
      </w:pPr>
      <w:r w:rsidRPr="00471A00">
        <w:rPr>
          <w:rFonts w:ascii="Cambria" w:hAnsi="Cambria"/>
          <w:noProof/>
        </w:rPr>
        <w:t xml:space="preserve">van Leeuwen, R, Katlama, C, Kitchen, V, Boucher, CA, Tubiana, R, McBride, M, Ingrand, D, Weber, J, Hill, A, McDade, H, et al. (1995) Evaluation of safety and efficacy of 3TC (lamivudine) in patients with asymptomatic or mildly symptomatic human immunodeficiency virus infection: a phase I/II study. </w:t>
      </w:r>
      <w:r w:rsidRPr="00471A00">
        <w:rPr>
          <w:rFonts w:ascii="Cambria" w:hAnsi="Cambria"/>
          <w:i/>
          <w:noProof/>
        </w:rPr>
        <w:t>J Infect Dis</w:t>
      </w:r>
      <w:r w:rsidRPr="00471A00">
        <w:rPr>
          <w:rFonts w:ascii="Cambria" w:hAnsi="Cambria"/>
          <w:noProof/>
        </w:rPr>
        <w:t xml:space="preserve"> </w:t>
      </w:r>
      <w:r w:rsidRPr="00471A00">
        <w:rPr>
          <w:rFonts w:ascii="Cambria" w:hAnsi="Cambria"/>
          <w:b/>
          <w:noProof/>
        </w:rPr>
        <w:t>171</w:t>
      </w:r>
      <w:r w:rsidRPr="00471A00">
        <w:rPr>
          <w:rFonts w:ascii="Cambria" w:hAnsi="Cambria"/>
          <w:noProof/>
        </w:rPr>
        <w:t>: 1166-1171.</w:t>
      </w:r>
    </w:p>
    <w:p w14:paraId="21A5615E" w14:textId="77777777" w:rsidR="00471A00" w:rsidRPr="00471A00" w:rsidRDefault="00471A00" w:rsidP="00471A00">
      <w:pPr>
        <w:jc w:val="both"/>
        <w:rPr>
          <w:rFonts w:ascii="Cambria" w:hAnsi="Cambria"/>
          <w:noProof/>
        </w:rPr>
      </w:pPr>
      <w:r w:rsidRPr="00471A00">
        <w:rPr>
          <w:rFonts w:ascii="Cambria" w:hAnsi="Cambria"/>
          <w:noProof/>
        </w:rPr>
        <w:t xml:space="preserve">Van Vaerenbergh, K (2001) Study of the impact of HIV genotypic drug resistance testing on therapy efficacy. </w:t>
      </w:r>
      <w:r w:rsidRPr="00471A00">
        <w:rPr>
          <w:rFonts w:ascii="Cambria" w:hAnsi="Cambria"/>
          <w:i/>
          <w:noProof/>
        </w:rPr>
        <w:t>Verhandelingen - Koninklijke Academie voor Geneeskunde van België</w:t>
      </w:r>
      <w:r w:rsidRPr="00471A00">
        <w:rPr>
          <w:rFonts w:ascii="Cambria" w:hAnsi="Cambria"/>
          <w:noProof/>
        </w:rPr>
        <w:t xml:space="preserve"> </w:t>
      </w:r>
      <w:r w:rsidRPr="00471A00">
        <w:rPr>
          <w:rFonts w:ascii="Cambria" w:hAnsi="Cambria"/>
          <w:b/>
          <w:noProof/>
        </w:rPr>
        <w:t>63</w:t>
      </w:r>
      <w:r w:rsidRPr="00471A00">
        <w:rPr>
          <w:rFonts w:ascii="Cambria" w:hAnsi="Cambria"/>
          <w:noProof/>
        </w:rPr>
        <w:t>: 447-473.</w:t>
      </w:r>
    </w:p>
    <w:p w14:paraId="60952AAA" w14:textId="77777777" w:rsidR="00471A00" w:rsidRPr="00471A00" w:rsidRDefault="00471A00" w:rsidP="00471A00">
      <w:pPr>
        <w:jc w:val="both"/>
        <w:rPr>
          <w:rFonts w:ascii="Cambria" w:hAnsi="Cambria"/>
          <w:noProof/>
        </w:rPr>
      </w:pPr>
      <w:r w:rsidRPr="00471A00">
        <w:rPr>
          <w:rFonts w:ascii="Cambria" w:hAnsi="Cambria"/>
          <w:noProof/>
        </w:rPr>
        <w:t xml:space="preserve">VANDEN HAESEVELDE, MM, Peeters, M, JANNES, G, JANSSENS, W, VAN DER GROEN, G, SHARP, PM, SAMAN, E (1996) Sequence analysis of a highly divergent HIV-1-related lentivirus isolated from a wild captured chimpanzee. </w:t>
      </w:r>
      <w:r w:rsidRPr="00471A00">
        <w:rPr>
          <w:rFonts w:ascii="Cambria" w:hAnsi="Cambria"/>
          <w:i/>
          <w:noProof/>
        </w:rPr>
        <w:t>Virology</w:t>
      </w:r>
      <w:r w:rsidRPr="00471A00">
        <w:rPr>
          <w:rFonts w:ascii="Cambria" w:hAnsi="Cambria"/>
          <w:noProof/>
        </w:rPr>
        <w:t xml:space="preserve"> </w:t>
      </w:r>
      <w:r w:rsidRPr="00471A00">
        <w:rPr>
          <w:rFonts w:ascii="Cambria" w:hAnsi="Cambria"/>
          <w:b/>
          <w:noProof/>
        </w:rPr>
        <w:t>221</w:t>
      </w:r>
      <w:r w:rsidRPr="00471A00">
        <w:rPr>
          <w:rFonts w:ascii="Cambria" w:hAnsi="Cambria"/>
          <w:noProof/>
        </w:rPr>
        <w:t>: 346–350.</w:t>
      </w:r>
    </w:p>
    <w:p w14:paraId="55929B97" w14:textId="77777777" w:rsidR="00471A00" w:rsidRPr="00471A00" w:rsidRDefault="00471A00" w:rsidP="00471A00">
      <w:pPr>
        <w:jc w:val="both"/>
        <w:rPr>
          <w:rFonts w:ascii="Cambria" w:hAnsi="Cambria"/>
          <w:noProof/>
        </w:rPr>
      </w:pPr>
      <w:r w:rsidRPr="00471A00">
        <w:rPr>
          <w:rFonts w:ascii="Cambria" w:hAnsi="Cambria"/>
          <w:noProof/>
        </w:rPr>
        <w:t xml:space="preserve">von Schwedler, U, Song, J, Aiken, C, Trono, D (1993) Vif is crucial for human immunodeficiency virus type 1 proviral DNA synthesis in infected cells.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67</w:t>
      </w:r>
      <w:r w:rsidRPr="00471A00">
        <w:rPr>
          <w:rFonts w:ascii="Cambria" w:hAnsi="Cambria"/>
          <w:noProof/>
        </w:rPr>
        <w:t>: 4945-4955.</w:t>
      </w:r>
    </w:p>
    <w:p w14:paraId="7467D5E8" w14:textId="77777777" w:rsidR="00471A00" w:rsidRPr="00471A00" w:rsidRDefault="00471A00" w:rsidP="00471A00">
      <w:pPr>
        <w:jc w:val="both"/>
        <w:rPr>
          <w:rFonts w:ascii="Cambria" w:hAnsi="Cambria"/>
          <w:noProof/>
        </w:rPr>
      </w:pPr>
      <w:r w:rsidRPr="00471A00">
        <w:rPr>
          <w:rFonts w:ascii="Cambria" w:hAnsi="Cambria"/>
          <w:noProof/>
        </w:rPr>
        <w:t xml:space="preserve">Wain-Hobson, S, Sonigo, P, Danos, O, Cole, S, Alizon, M (1985) Nucleotide sequence of the AIDS virus, LAV. </w:t>
      </w:r>
      <w:r w:rsidRPr="00471A00">
        <w:rPr>
          <w:rFonts w:ascii="Cambria" w:hAnsi="Cambria"/>
          <w:i/>
          <w:noProof/>
        </w:rPr>
        <w:t>Cell</w:t>
      </w:r>
      <w:r w:rsidRPr="00471A00">
        <w:rPr>
          <w:rFonts w:ascii="Cambria" w:hAnsi="Cambria"/>
          <w:noProof/>
        </w:rPr>
        <w:t xml:space="preserve"> </w:t>
      </w:r>
      <w:r w:rsidRPr="00471A00">
        <w:rPr>
          <w:rFonts w:ascii="Cambria" w:hAnsi="Cambria"/>
          <w:b/>
          <w:noProof/>
        </w:rPr>
        <w:t>40</w:t>
      </w:r>
      <w:r w:rsidRPr="00471A00">
        <w:rPr>
          <w:rFonts w:ascii="Cambria" w:hAnsi="Cambria"/>
          <w:noProof/>
        </w:rPr>
        <w:t>: 9–17.</w:t>
      </w:r>
    </w:p>
    <w:p w14:paraId="4E860E41" w14:textId="77777777" w:rsidR="00471A00" w:rsidRPr="00471A00" w:rsidRDefault="00471A00" w:rsidP="00471A00">
      <w:pPr>
        <w:jc w:val="both"/>
        <w:rPr>
          <w:rFonts w:ascii="Cambria" w:hAnsi="Cambria"/>
          <w:noProof/>
        </w:rPr>
      </w:pPr>
      <w:r w:rsidRPr="00471A00">
        <w:rPr>
          <w:rFonts w:ascii="Cambria" w:hAnsi="Cambria"/>
          <w:noProof/>
        </w:rPr>
        <w:t xml:space="preserve">Wang, C, Mitsuya, Y, Gharizadeh, B, Ronaghi, M, Shafer, RW (2007) Characterization of mutation spectra with ultra-deep pyrosequencing: application to HIV-1 drug resistance. </w:t>
      </w:r>
      <w:r w:rsidRPr="00471A00">
        <w:rPr>
          <w:rFonts w:ascii="Cambria" w:hAnsi="Cambria"/>
          <w:i/>
          <w:noProof/>
        </w:rPr>
        <w:t>Genome Res</w:t>
      </w:r>
      <w:r w:rsidRPr="00471A00">
        <w:rPr>
          <w:rFonts w:ascii="Cambria" w:hAnsi="Cambria"/>
          <w:noProof/>
        </w:rPr>
        <w:t xml:space="preserve"> </w:t>
      </w:r>
      <w:r w:rsidRPr="00471A00">
        <w:rPr>
          <w:rFonts w:ascii="Cambria" w:hAnsi="Cambria"/>
          <w:b/>
          <w:noProof/>
        </w:rPr>
        <w:t>17</w:t>
      </w:r>
      <w:r w:rsidRPr="00471A00">
        <w:rPr>
          <w:rFonts w:ascii="Cambria" w:hAnsi="Cambria"/>
          <w:noProof/>
        </w:rPr>
        <w:t>: 1195-1201.</w:t>
      </w:r>
    </w:p>
    <w:p w14:paraId="07DDBFE3" w14:textId="77777777" w:rsidR="00471A00" w:rsidRPr="00471A00" w:rsidRDefault="00471A00" w:rsidP="00471A00">
      <w:pPr>
        <w:jc w:val="both"/>
        <w:rPr>
          <w:rFonts w:ascii="Cambria" w:hAnsi="Cambria"/>
          <w:noProof/>
        </w:rPr>
      </w:pPr>
      <w:r w:rsidRPr="00471A00">
        <w:rPr>
          <w:rFonts w:ascii="Cambria" w:hAnsi="Cambria"/>
          <w:noProof/>
        </w:rPr>
        <w:t xml:space="preserve">Wang, C-T, Barklis, E (1993) Assembly, processing, and infectivity of human immunodeficiency virus type 1 gag mutants.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67</w:t>
      </w:r>
      <w:r w:rsidRPr="00471A00">
        <w:rPr>
          <w:rFonts w:ascii="Cambria" w:hAnsi="Cambria"/>
          <w:noProof/>
        </w:rPr>
        <w:t>: 4264–4273.</w:t>
      </w:r>
    </w:p>
    <w:p w14:paraId="61172CFF" w14:textId="77777777" w:rsidR="00471A00" w:rsidRPr="00471A00" w:rsidRDefault="00471A00" w:rsidP="00471A00">
      <w:pPr>
        <w:jc w:val="both"/>
        <w:rPr>
          <w:rFonts w:ascii="Cambria" w:hAnsi="Cambria"/>
          <w:noProof/>
        </w:rPr>
      </w:pPr>
      <w:r w:rsidRPr="00471A00">
        <w:rPr>
          <w:rFonts w:ascii="Cambria" w:hAnsi="Cambria"/>
          <w:noProof/>
        </w:rPr>
        <w:t xml:space="preserve">Wang, R-R, Yang, L-M, Wang, Y-H, Pang, W, Tam, S-C, Tien, P, Zheng, Y-T (2009) Sifuvirtide, a potent HIV fusion inhibitor peptide. </w:t>
      </w:r>
      <w:r w:rsidRPr="00471A00">
        <w:rPr>
          <w:rFonts w:ascii="Cambria" w:hAnsi="Cambria"/>
          <w:i/>
          <w:noProof/>
        </w:rPr>
        <w:t>Biochemical and Biophysical Research Communications</w:t>
      </w:r>
      <w:r w:rsidRPr="00471A00">
        <w:rPr>
          <w:rFonts w:ascii="Cambria" w:hAnsi="Cambria"/>
          <w:noProof/>
        </w:rPr>
        <w:t xml:space="preserve"> </w:t>
      </w:r>
      <w:r w:rsidRPr="00471A00">
        <w:rPr>
          <w:rFonts w:ascii="Cambria" w:hAnsi="Cambria"/>
          <w:b/>
          <w:noProof/>
        </w:rPr>
        <w:t>382</w:t>
      </w:r>
      <w:r w:rsidRPr="00471A00">
        <w:rPr>
          <w:rFonts w:ascii="Cambria" w:hAnsi="Cambria"/>
          <w:noProof/>
        </w:rPr>
        <w:t>: 540-544.</w:t>
      </w:r>
    </w:p>
    <w:p w14:paraId="5126220E" w14:textId="77777777" w:rsidR="00471A00" w:rsidRPr="00471A00" w:rsidRDefault="00471A00" w:rsidP="00471A00">
      <w:pPr>
        <w:jc w:val="both"/>
        <w:rPr>
          <w:rFonts w:ascii="Cambria" w:hAnsi="Cambria"/>
          <w:noProof/>
        </w:rPr>
      </w:pPr>
      <w:r w:rsidRPr="00471A00">
        <w:rPr>
          <w:rFonts w:ascii="Cambria" w:hAnsi="Cambria"/>
          <w:noProof/>
        </w:rPr>
        <w:t xml:space="preserve">Wasi, C, Herring, B, Raktham, S, Vanichseni, S, Mastro, TD, Young, NL, Rubsamen-Waigmann, H, von Briesen, H, Kalish, ML, Luo, CC, et al. (1995) Determination of HIV-1 subtypes in injecting drug users in Bangkok, Thailand, using peptide-binding enzyme immunoassay and heteroduplex mobility assay: evidence of increasing infection with HIV-1 subtype E. </w:t>
      </w:r>
      <w:r w:rsidRPr="00471A00">
        <w:rPr>
          <w:rFonts w:ascii="Cambria" w:hAnsi="Cambria"/>
          <w:i/>
          <w:noProof/>
        </w:rPr>
        <w:t>AIDS</w:t>
      </w:r>
      <w:r w:rsidRPr="00471A00">
        <w:rPr>
          <w:rFonts w:ascii="Cambria" w:hAnsi="Cambria"/>
          <w:noProof/>
        </w:rPr>
        <w:t xml:space="preserve"> </w:t>
      </w:r>
      <w:r w:rsidRPr="00471A00">
        <w:rPr>
          <w:rFonts w:ascii="Cambria" w:hAnsi="Cambria"/>
          <w:b/>
          <w:noProof/>
        </w:rPr>
        <w:t>9</w:t>
      </w:r>
      <w:r w:rsidRPr="00471A00">
        <w:rPr>
          <w:rFonts w:ascii="Cambria" w:hAnsi="Cambria"/>
          <w:noProof/>
        </w:rPr>
        <w:t>: 843-849.</w:t>
      </w:r>
    </w:p>
    <w:p w14:paraId="3EF550BF" w14:textId="77777777" w:rsidR="00471A00" w:rsidRPr="00471A00" w:rsidRDefault="00471A00" w:rsidP="00471A00">
      <w:pPr>
        <w:jc w:val="both"/>
        <w:rPr>
          <w:rFonts w:ascii="Cambria" w:hAnsi="Cambria"/>
          <w:noProof/>
        </w:rPr>
      </w:pPr>
      <w:r w:rsidRPr="00471A00">
        <w:rPr>
          <w:rFonts w:ascii="Cambria" w:hAnsi="Cambria"/>
          <w:noProof/>
        </w:rPr>
        <w:t xml:space="preserve">Weinberg, JL, Kovarik, CL (2010) The WHO Clinical Staging System for HIV/AIDS. </w:t>
      </w:r>
      <w:r w:rsidRPr="00471A00">
        <w:rPr>
          <w:rFonts w:ascii="Cambria" w:hAnsi="Cambria"/>
          <w:i/>
          <w:noProof/>
        </w:rPr>
        <w:t>Virtual Mentor</w:t>
      </w:r>
      <w:r w:rsidRPr="00471A00">
        <w:rPr>
          <w:rFonts w:ascii="Cambria" w:hAnsi="Cambria"/>
          <w:noProof/>
        </w:rPr>
        <w:t xml:space="preserve"> </w:t>
      </w:r>
      <w:r w:rsidRPr="00471A00">
        <w:rPr>
          <w:rFonts w:ascii="Cambria" w:hAnsi="Cambria"/>
          <w:b/>
          <w:noProof/>
        </w:rPr>
        <w:t>12</w:t>
      </w:r>
      <w:r w:rsidRPr="00471A00">
        <w:rPr>
          <w:rFonts w:ascii="Cambria" w:hAnsi="Cambria"/>
          <w:noProof/>
        </w:rPr>
        <w:t>: 202-206.</w:t>
      </w:r>
    </w:p>
    <w:p w14:paraId="64278B2C" w14:textId="77777777" w:rsidR="00471A00" w:rsidRPr="00471A00" w:rsidRDefault="00471A00" w:rsidP="00471A00">
      <w:pPr>
        <w:jc w:val="both"/>
        <w:rPr>
          <w:rFonts w:ascii="Cambria" w:hAnsi="Cambria"/>
          <w:noProof/>
        </w:rPr>
      </w:pPr>
      <w:r w:rsidRPr="00471A00">
        <w:rPr>
          <w:rFonts w:ascii="Cambria" w:hAnsi="Cambria"/>
          <w:noProof/>
        </w:rPr>
        <w:t xml:space="preserve">Wensing, AMJ, Vijver, DAvd, Angarano, G, Åsjö, B, Balotta, C, Boeri, E, Camacho, R, Chaix, M-L, Costagliola, D, Luca, AD, Derdelinckx, I, Grossman, Z, Hamouda, O, Hatzakis, A, Hemmer, R, Hoepelman, A, Horban, A, Korn, K, Kücherer, C, Leitner, T, Loveday, C, MacRae, E, Maljkovic, I, Mendoza, Cd, Meyer, L, Nielsen, C, Coul, ELOd, Ormaasen, V, Paraskevis, D, Perrin, L, Puchhammer-Stöckl, E, Ruiz, L, Salminen, M, Schmit, J-C, Schneider, F, Schuurman, R, Soriano, V, Stanczak, G, Stanojevic, M, Vandamme, A-M, Laethem, KV, Violin, M, Wilbe, K, Yerly, S, Zazzi, M, Boucher, CA (2005) Prevalence of Drug-Resistant HIV-1 Variants in Untreated Individuals in Europe: Implications for Clinical Management. </w:t>
      </w:r>
      <w:r w:rsidRPr="00471A00">
        <w:rPr>
          <w:rFonts w:ascii="Cambria" w:hAnsi="Cambria"/>
          <w:i/>
          <w:noProof/>
        </w:rPr>
        <w:t>Journal of Infectious Diseases</w:t>
      </w:r>
      <w:r w:rsidRPr="00471A00">
        <w:rPr>
          <w:rFonts w:ascii="Cambria" w:hAnsi="Cambria"/>
          <w:noProof/>
        </w:rPr>
        <w:t xml:space="preserve"> </w:t>
      </w:r>
      <w:r w:rsidRPr="00471A00">
        <w:rPr>
          <w:rFonts w:ascii="Cambria" w:hAnsi="Cambria"/>
          <w:b/>
          <w:noProof/>
        </w:rPr>
        <w:t>192</w:t>
      </w:r>
      <w:r w:rsidRPr="00471A00">
        <w:rPr>
          <w:rFonts w:ascii="Cambria" w:hAnsi="Cambria"/>
          <w:noProof/>
        </w:rPr>
        <w:t>: 958-966.</w:t>
      </w:r>
    </w:p>
    <w:p w14:paraId="5C130461" w14:textId="77777777" w:rsidR="00471A00" w:rsidRPr="00471A00" w:rsidRDefault="00471A00" w:rsidP="00471A00">
      <w:pPr>
        <w:jc w:val="both"/>
        <w:rPr>
          <w:rFonts w:ascii="Cambria" w:hAnsi="Cambria"/>
          <w:noProof/>
        </w:rPr>
      </w:pPr>
      <w:r w:rsidRPr="00471A00">
        <w:rPr>
          <w:rFonts w:ascii="Cambria" w:hAnsi="Cambria"/>
          <w:noProof/>
        </w:rPr>
        <w:t xml:space="preserve">Westby, M, van der Ryst, E (2005) CCR5 antagonists: host-targeted antivirals for the treatment of HIV infection. </w:t>
      </w:r>
      <w:r w:rsidRPr="00471A00">
        <w:rPr>
          <w:rFonts w:ascii="Cambria" w:hAnsi="Cambria"/>
          <w:i/>
          <w:noProof/>
        </w:rPr>
        <w:t>Antivir Chem Chemother</w:t>
      </w:r>
      <w:r w:rsidRPr="00471A00">
        <w:rPr>
          <w:rFonts w:ascii="Cambria" w:hAnsi="Cambria"/>
          <w:noProof/>
        </w:rPr>
        <w:t xml:space="preserve"> </w:t>
      </w:r>
      <w:r w:rsidRPr="00471A00">
        <w:rPr>
          <w:rFonts w:ascii="Cambria" w:hAnsi="Cambria"/>
          <w:b/>
          <w:noProof/>
        </w:rPr>
        <w:t>16</w:t>
      </w:r>
      <w:r w:rsidRPr="00471A00">
        <w:rPr>
          <w:rFonts w:ascii="Cambria" w:hAnsi="Cambria"/>
          <w:noProof/>
        </w:rPr>
        <w:t>: 339-354.</w:t>
      </w:r>
    </w:p>
    <w:p w14:paraId="609BDE92" w14:textId="77777777" w:rsidR="00471A00" w:rsidRPr="00471A00" w:rsidRDefault="00471A00" w:rsidP="00471A00">
      <w:pPr>
        <w:jc w:val="both"/>
        <w:rPr>
          <w:rFonts w:ascii="Cambria" w:hAnsi="Cambria"/>
          <w:noProof/>
        </w:rPr>
      </w:pPr>
      <w:r w:rsidRPr="00471A00">
        <w:rPr>
          <w:rFonts w:ascii="Cambria" w:hAnsi="Cambria"/>
          <w:noProof/>
        </w:rPr>
        <w:t xml:space="preserve">Wheeler, J, McHale, M, Jackson, V, Penny, M (2007) Assessing theoretical risk and benefit suggested by genetic association studies of CCR5: experience in a drug development programme for maraviroc. </w:t>
      </w:r>
      <w:r w:rsidRPr="00471A00">
        <w:rPr>
          <w:rFonts w:ascii="Cambria" w:hAnsi="Cambria"/>
          <w:i/>
          <w:noProof/>
        </w:rPr>
        <w:t>Antiviral therapy</w:t>
      </w:r>
      <w:r w:rsidRPr="00471A00">
        <w:rPr>
          <w:rFonts w:ascii="Cambria" w:hAnsi="Cambria"/>
          <w:noProof/>
        </w:rPr>
        <w:t xml:space="preserve"> </w:t>
      </w:r>
      <w:r w:rsidRPr="00471A00">
        <w:rPr>
          <w:rFonts w:ascii="Cambria" w:hAnsi="Cambria"/>
          <w:b/>
          <w:noProof/>
        </w:rPr>
        <w:t>12</w:t>
      </w:r>
      <w:r w:rsidRPr="00471A00">
        <w:rPr>
          <w:rFonts w:ascii="Cambria" w:hAnsi="Cambria"/>
          <w:noProof/>
        </w:rPr>
        <w:t>: 233.</w:t>
      </w:r>
    </w:p>
    <w:p w14:paraId="56B65F01" w14:textId="77777777" w:rsidR="00471A00" w:rsidRPr="00471A00" w:rsidRDefault="00471A00" w:rsidP="00471A00">
      <w:pPr>
        <w:jc w:val="both"/>
        <w:rPr>
          <w:rFonts w:ascii="Cambria" w:hAnsi="Cambria"/>
          <w:noProof/>
        </w:rPr>
      </w:pPr>
      <w:r w:rsidRPr="00471A00">
        <w:rPr>
          <w:rFonts w:ascii="Cambria" w:hAnsi="Cambria"/>
          <w:noProof/>
        </w:rPr>
        <w:t xml:space="preserve">Wiegand, HL, Doehle, BP, Bogerd, HP, Cullen, BR (2004) A second human antiretroviral factor, APOBEC3F, is suppressed by the HIV-1 and HIV-2 Vif proteins. </w:t>
      </w:r>
      <w:r w:rsidRPr="00471A00">
        <w:rPr>
          <w:rFonts w:ascii="Cambria" w:hAnsi="Cambria"/>
          <w:i/>
          <w:noProof/>
        </w:rPr>
        <w:t>The EMBO Journal</w:t>
      </w:r>
      <w:r w:rsidRPr="00471A00">
        <w:rPr>
          <w:rFonts w:ascii="Cambria" w:hAnsi="Cambria"/>
          <w:noProof/>
        </w:rPr>
        <w:t xml:space="preserve"> </w:t>
      </w:r>
      <w:r w:rsidRPr="00471A00">
        <w:rPr>
          <w:rFonts w:ascii="Cambria" w:hAnsi="Cambria"/>
          <w:b/>
          <w:noProof/>
        </w:rPr>
        <w:t>23</w:t>
      </w:r>
      <w:r w:rsidRPr="00471A00">
        <w:rPr>
          <w:rFonts w:ascii="Cambria" w:hAnsi="Cambria"/>
          <w:noProof/>
        </w:rPr>
        <w:t>: 2451-2458.</w:t>
      </w:r>
    </w:p>
    <w:p w14:paraId="2D678CA5" w14:textId="77777777" w:rsidR="00471A00" w:rsidRPr="00471A00" w:rsidRDefault="00471A00" w:rsidP="00471A00">
      <w:pPr>
        <w:jc w:val="both"/>
        <w:rPr>
          <w:rFonts w:ascii="Cambria" w:hAnsi="Cambria"/>
          <w:noProof/>
        </w:rPr>
      </w:pPr>
      <w:r w:rsidRPr="00471A00">
        <w:rPr>
          <w:rFonts w:ascii="Cambria" w:hAnsi="Cambria"/>
          <w:noProof/>
        </w:rPr>
        <w:t xml:space="preserve">Wiegers, K, Rutter, G, Kottler, H, Tessmer, U, Hohenberg, H, Krausslich, HG (1998) Sequential steps in human immunodeficiency virus particle maturation revealed by alterations of individual Gag polyprotein cleavage sites.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72</w:t>
      </w:r>
      <w:r w:rsidRPr="00471A00">
        <w:rPr>
          <w:rFonts w:ascii="Cambria" w:hAnsi="Cambria"/>
          <w:noProof/>
        </w:rPr>
        <w:t>: 2846-2854.</w:t>
      </w:r>
    </w:p>
    <w:p w14:paraId="788B6344" w14:textId="77777777" w:rsidR="00471A00" w:rsidRPr="00471A00" w:rsidRDefault="00471A00" w:rsidP="00471A00">
      <w:pPr>
        <w:jc w:val="both"/>
        <w:rPr>
          <w:rFonts w:ascii="Cambria" w:hAnsi="Cambria"/>
          <w:noProof/>
        </w:rPr>
      </w:pPr>
      <w:r w:rsidRPr="00471A00">
        <w:rPr>
          <w:rFonts w:ascii="Cambria" w:hAnsi="Cambria"/>
          <w:noProof/>
        </w:rPr>
        <w:t xml:space="preserve">Wild, C, Greenwell, T, Matthews, T (1993) A synthetic peptide from HIV-1 gp41 is a potent inhibitor of virus-mediated cell-cell fusion. </w:t>
      </w:r>
      <w:r w:rsidRPr="00471A00">
        <w:rPr>
          <w:rFonts w:ascii="Cambria" w:hAnsi="Cambria"/>
          <w:i/>
          <w:noProof/>
        </w:rPr>
        <w:t>AIDS research and human retroviruses</w:t>
      </w:r>
      <w:r w:rsidRPr="00471A00">
        <w:rPr>
          <w:rFonts w:ascii="Cambria" w:hAnsi="Cambria"/>
          <w:noProof/>
        </w:rPr>
        <w:t xml:space="preserve"> </w:t>
      </w:r>
      <w:r w:rsidRPr="00471A00">
        <w:rPr>
          <w:rFonts w:ascii="Cambria" w:hAnsi="Cambria"/>
          <w:b/>
          <w:noProof/>
        </w:rPr>
        <w:t>9</w:t>
      </w:r>
      <w:r w:rsidRPr="00471A00">
        <w:rPr>
          <w:rFonts w:ascii="Cambria" w:hAnsi="Cambria"/>
          <w:noProof/>
        </w:rPr>
        <w:t>: 1051-1053.</w:t>
      </w:r>
    </w:p>
    <w:p w14:paraId="166C12EE" w14:textId="77777777" w:rsidR="00471A00" w:rsidRPr="00471A00" w:rsidRDefault="00471A00" w:rsidP="00471A00">
      <w:pPr>
        <w:jc w:val="both"/>
        <w:rPr>
          <w:rFonts w:ascii="Cambria" w:hAnsi="Cambria"/>
          <w:noProof/>
        </w:rPr>
      </w:pPr>
      <w:r w:rsidRPr="00471A00">
        <w:rPr>
          <w:rFonts w:ascii="Cambria" w:hAnsi="Cambria"/>
          <w:noProof/>
        </w:rPr>
        <w:t xml:space="preserve">Willey, RL, Maldarelli, F, Martin, MA, Strebel, K (1992) Human immunodeficiency virus type 1 Vpu protein induces rapid degradation of CD4.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66</w:t>
      </w:r>
      <w:r w:rsidRPr="00471A00">
        <w:rPr>
          <w:rFonts w:ascii="Cambria" w:hAnsi="Cambria"/>
          <w:noProof/>
        </w:rPr>
        <w:t>: 7193-7200.</w:t>
      </w:r>
    </w:p>
    <w:p w14:paraId="4B1EE53D" w14:textId="77777777" w:rsidR="00471A00" w:rsidRPr="00471A00" w:rsidRDefault="00471A00" w:rsidP="00471A00">
      <w:pPr>
        <w:jc w:val="both"/>
        <w:rPr>
          <w:rFonts w:ascii="Cambria" w:hAnsi="Cambria"/>
          <w:noProof/>
        </w:rPr>
      </w:pPr>
      <w:r w:rsidRPr="00471A00">
        <w:rPr>
          <w:rFonts w:ascii="Cambria" w:hAnsi="Cambria"/>
          <w:noProof/>
        </w:rPr>
        <w:t xml:space="preserve">Wofsy, C, Hauer, L, Michaelis, B, Cohen, J, Padian, N, Evans, L, Levy, J (1986) Isolation of AIDS-associated retrovirus from genital secretions of women with antibodies to the virus. </w:t>
      </w:r>
      <w:r w:rsidRPr="00471A00">
        <w:rPr>
          <w:rFonts w:ascii="Cambria" w:hAnsi="Cambria"/>
          <w:i/>
          <w:noProof/>
        </w:rPr>
        <w:t>The Lancet</w:t>
      </w:r>
      <w:r w:rsidRPr="00471A00">
        <w:rPr>
          <w:rFonts w:ascii="Cambria" w:hAnsi="Cambria"/>
          <w:noProof/>
        </w:rPr>
        <w:t xml:space="preserve"> </w:t>
      </w:r>
      <w:r w:rsidRPr="00471A00">
        <w:rPr>
          <w:rFonts w:ascii="Cambria" w:hAnsi="Cambria"/>
          <w:b/>
          <w:noProof/>
        </w:rPr>
        <w:t>327</w:t>
      </w:r>
      <w:r w:rsidRPr="00471A00">
        <w:rPr>
          <w:rFonts w:ascii="Cambria" w:hAnsi="Cambria"/>
          <w:noProof/>
        </w:rPr>
        <w:t>: 527–529.</w:t>
      </w:r>
    </w:p>
    <w:p w14:paraId="7B4D3883" w14:textId="77777777" w:rsidR="00471A00" w:rsidRPr="00471A00" w:rsidRDefault="00471A00" w:rsidP="00471A00">
      <w:pPr>
        <w:jc w:val="both"/>
        <w:rPr>
          <w:rFonts w:ascii="Cambria" w:hAnsi="Cambria"/>
          <w:noProof/>
        </w:rPr>
      </w:pPr>
      <w:r w:rsidRPr="00471A00">
        <w:rPr>
          <w:rFonts w:ascii="Cambria" w:hAnsi="Cambria"/>
          <w:noProof/>
        </w:rPr>
        <w:t xml:space="preserve">Worobey, M, Gemmel, M, Teuwen, DE, Haselkorn, T, Kunstman, K, Bunce, M, Muyembe, JJ, Kabongo, JM, Kalengayi, RM, Van Marck, E, Gilbert, MT, Wolinsky, SM (2008) Direct evidence of extensive diversity of HIV-1 in Kinshasa by 1960.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455</w:t>
      </w:r>
      <w:r w:rsidRPr="00471A00">
        <w:rPr>
          <w:rFonts w:ascii="Cambria" w:hAnsi="Cambria"/>
          <w:noProof/>
        </w:rPr>
        <w:t>: 661-664.</w:t>
      </w:r>
    </w:p>
    <w:p w14:paraId="5C7DF43F" w14:textId="77777777" w:rsidR="00471A00" w:rsidRPr="00471A00" w:rsidRDefault="00471A00" w:rsidP="00471A00">
      <w:pPr>
        <w:jc w:val="both"/>
        <w:rPr>
          <w:rFonts w:ascii="Cambria" w:hAnsi="Cambria"/>
          <w:noProof/>
        </w:rPr>
      </w:pPr>
      <w:r w:rsidRPr="00471A00">
        <w:rPr>
          <w:rFonts w:ascii="Cambria" w:hAnsi="Cambria"/>
          <w:noProof/>
        </w:rPr>
        <w:t xml:space="preserve">Wu, L, Gerard, NP, Wyatt, R, Choe, H, Parolin, C, Ruffing, N, Borsetti, A, Cardoso, AA, Desjardin, E, Newman, W, Gerard, C, Sodroski, J (1996) CD4-induced interaction of primary HIV-1 gp120 glycoproteins with the chemokine receptor CCR-5.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384</w:t>
      </w:r>
      <w:r w:rsidRPr="00471A00">
        <w:rPr>
          <w:rFonts w:ascii="Cambria" w:hAnsi="Cambria"/>
          <w:noProof/>
        </w:rPr>
        <w:t>: 179-183.</w:t>
      </w:r>
    </w:p>
    <w:p w14:paraId="670FFC10" w14:textId="77777777" w:rsidR="00471A00" w:rsidRPr="00471A00" w:rsidRDefault="00471A00" w:rsidP="00471A00">
      <w:pPr>
        <w:jc w:val="both"/>
        <w:rPr>
          <w:rFonts w:ascii="Cambria" w:hAnsi="Cambria"/>
          <w:noProof/>
        </w:rPr>
      </w:pPr>
      <w:r w:rsidRPr="00471A00">
        <w:rPr>
          <w:rFonts w:ascii="Cambria" w:hAnsi="Cambria"/>
          <w:noProof/>
        </w:rPr>
        <w:t xml:space="preserve">Wu, L, LaRosa, G, Kassam, N, Gordon, CJ, Heath, H, Ruffing, N, Chen, H, Humblias, J, Samson, M, Parmentier, M, Moore, JP, Mackay, CR (1997) Interaction of Chemokine Receptor CCR5 with its Ligands: Multiple Domains for HIV-1 gp120 Binding and a Single Domain for Chemokine Binding. </w:t>
      </w:r>
      <w:r w:rsidRPr="00471A00">
        <w:rPr>
          <w:rFonts w:ascii="Cambria" w:hAnsi="Cambria"/>
          <w:i/>
          <w:noProof/>
        </w:rPr>
        <w:t>The Journal of Experimental Medicine</w:t>
      </w:r>
      <w:r w:rsidRPr="00471A00">
        <w:rPr>
          <w:rFonts w:ascii="Cambria" w:hAnsi="Cambria"/>
          <w:noProof/>
        </w:rPr>
        <w:t xml:space="preserve"> </w:t>
      </w:r>
      <w:r w:rsidRPr="00471A00">
        <w:rPr>
          <w:rFonts w:ascii="Cambria" w:hAnsi="Cambria"/>
          <w:b/>
          <w:noProof/>
        </w:rPr>
        <w:t>186</w:t>
      </w:r>
      <w:r w:rsidRPr="00471A00">
        <w:rPr>
          <w:rFonts w:ascii="Cambria" w:hAnsi="Cambria"/>
          <w:noProof/>
        </w:rPr>
        <w:t>: 1373-1381.</w:t>
      </w:r>
    </w:p>
    <w:p w14:paraId="6B45D038" w14:textId="77777777" w:rsidR="00471A00" w:rsidRPr="00471A00" w:rsidRDefault="00471A00" w:rsidP="00471A00">
      <w:pPr>
        <w:jc w:val="both"/>
        <w:rPr>
          <w:rFonts w:ascii="Cambria" w:hAnsi="Cambria"/>
          <w:noProof/>
        </w:rPr>
      </w:pPr>
      <w:r w:rsidRPr="00471A00">
        <w:rPr>
          <w:rFonts w:ascii="Cambria" w:hAnsi="Cambria"/>
          <w:noProof/>
        </w:rPr>
        <w:t xml:space="preserve">Yang, YL, Wang, G, Dorman, K, Kaplan, AH (1996) Long polymerase chain reaction amplification of heterogeneous HIV type 1 templates produces recombination at a relatively high frequency. </w:t>
      </w:r>
      <w:r w:rsidRPr="00471A00">
        <w:rPr>
          <w:rFonts w:ascii="Cambria" w:hAnsi="Cambria"/>
          <w:i/>
          <w:noProof/>
        </w:rPr>
        <w:t>AIDS Res Hum Retroviruses</w:t>
      </w:r>
      <w:r w:rsidRPr="00471A00">
        <w:rPr>
          <w:rFonts w:ascii="Cambria" w:hAnsi="Cambria"/>
          <w:noProof/>
        </w:rPr>
        <w:t xml:space="preserve"> </w:t>
      </w:r>
      <w:r w:rsidRPr="00471A00">
        <w:rPr>
          <w:rFonts w:ascii="Cambria" w:hAnsi="Cambria"/>
          <w:b/>
          <w:noProof/>
        </w:rPr>
        <w:t>12</w:t>
      </w:r>
      <w:r w:rsidRPr="00471A00">
        <w:rPr>
          <w:rFonts w:ascii="Cambria" w:hAnsi="Cambria"/>
          <w:noProof/>
        </w:rPr>
        <w:t>: 303-306.</w:t>
      </w:r>
    </w:p>
    <w:p w14:paraId="7051EF73" w14:textId="77777777" w:rsidR="00471A00" w:rsidRPr="00471A00" w:rsidRDefault="00471A00" w:rsidP="00471A00">
      <w:pPr>
        <w:jc w:val="both"/>
        <w:rPr>
          <w:rFonts w:ascii="Cambria" w:hAnsi="Cambria"/>
          <w:noProof/>
        </w:rPr>
      </w:pPr>
      <w:r w:rsidRPr="00471A00">
        <w:rPr>
          <w:rFonts w:ascii="Cambria" w:hAnsi="Cambria"/>
          <w:noProof/>
        </w:rPr>
        <w:t xml:space="preserve">Yerly, S, Kaiser, L, Race, E, Bru, J-P, Clavel, F, Perrin, L (1999) Transmission of antiretroviral-drug-resistant HIV-1 variants. </w:t>
      </w:r>
      <w:r w:rsidRPr="00471A00">
        <w:rPr>
          <w:rFonts w:ascii="Cambria" w:hAnsi="Cambria"/>
          <w:i/>
          <w:noProof/>
        </w:rPr>
        <w:t>The Lancet</w:t>
      </w:r>
      <w:r w:rsidRPr="00471A00">
        <w:rPr>
          <w:rFonts w:ascii="Cambria" w:hAnsi="Cambria"/>
          <w:noProof/>
        </w:rPr>
        <w:t xml:space="preserve"> </w:t>
      </w:r>
      <w:r w:rsidRPr="00471A00">
        <w:rPr>
          <w:rFonts w:ascii="Cambria" w:hAnsi="Cambria"/>
          <w:b/>
          <w:noProof/>
        </w:rPr>
        <w:t>354</w:t>
      </w:r>
      <w:r w:rsidRPr="00471A00">
        <w:rPr>
          <w:rFonts w:ascii="Cambria" w:hAnsi="Cambria"/>
          <w:noProof/>
        </w:rPr>
        <w:t>: 729.</w:t>
      </w:r>
    </w:p>
    <w:p w14:paraId="125BF967" w14:textId="77777777" w:rsidR="00471A00" w:rsidRPr="00471A00" w:rsidRDefault="00471A00" w:rsidP="00471A00">
      <w:pPr>
        <w:jc w:val="both"/>
        <w:rPr>
          <w:rFonts w:ascii="Cambria" w:hAnsi="Cambria"/>
          <w:noProof/>
        </w:rPr>
      </w:pPr>
      <w:r w:rsidRPr="00471A00">
        <w:rPr>
          <w:rFonts w:ascii="Cambria" w:hAnsi="Cambria"/>
          <w:noProof/>
        </w:rPr>
        <w:t xml:space="preserve">Zaidi, J, Grapsa, E, Tanser, F, Newell, M-L, Bärnighausen, T Dramatic increases in HIV prevalence after scale-up of antiretroviral treatment: a longitudinal population-based HIV surveillance study in rural kwazulu-natal. </w:t>
      </w:r>
      <w:r w:rsidRPr="00471A00">
        <w:rPr>
          <w:rFonts w:ascii="Cambria" w:hAnsi="Cambria"/>
          <w:i/>
          <w:noProof/>
        </w:rPr>
        <w:t>AIDS</w:t>
      </w:r>
      <w:r w:rsidRPr="00471A00">
        <w:rPr>
          <w:rFonts w:ascii="Cambria" w:hAnsi="Cambria"/>
          <w:noProof/>
        </w:rPr>
        <w:t xml:space="preserve"> </w:t>
      </w:r>
      <w:r w:rsidRPr="00471A00">
        <w:rPr>
          <w:rFonts w:ascii="Cambria" w:hAnsi="Cambria"/>
          <w:b/>
          <w:noProof/>
        </w:rPr>
        <w:t>27</w:t>
      </w:r>
      <w:r w:rsidRPr="00471A00">
        <w:rPr>
          <w:rFonts w:ascii="Cambria" w:hAnsi="Cambria"/>
          <w:noProof/>
        </w:rPr>
        <w:t>: 000-000.</w:t>
      </w:r>
    </w:p>
    <w:p w14:paraId="6D7BAA2C" w14:textId="77777777" w:rsidR="00471A00" w:rsidRPr="00471A00" w:rsidRDefault="00471A00" w:rsidP="00471A00">
      <w:pPr>
        <w:jc w:val="both"/>
        <w:rPr>
          <w:rFonts w:ascii="Cambria" w:hAnsi="Cambria"/>
          <w:noProof/>
        </w:rPr>
      </w:pPr>
      <w:r w:rsidRPr="00471A00">
        <w:rPr>
          <w:rFonts w:ascii="Cambria" w:hAnsi="Cambria"/>
          <w:noProof/>
        </w:rPr>
        <w:t xml:space="preserve">Zennou, V, Petit, C, Guetard, D, Nerhbass, U, Montagnier, L, Charneau, P (2000) HIV-1 Genome Nuclear Import Is Mediated by a Central DNA Flap. </w:t>
      </w:r>
      <w:r w:rsidRPr="00471A00">
        <w:rPr>
          <w:rFonts w:ascii="Cambria" w:hAnsi="Cambria"/>
          <w:i/>
          <w:noProof/>
        </w:rPr>
        <w:t>Cell</w:t>
      </w:r>
      <w:r w:rsidRPr="00471A00">
        <w:rPr>
          <w:rFonts w:ascii="Cambria" w:hAnsi="Cambria"/>
          <w:noProof/>
        </w:rPr>
        <w:t xml:space="preserve"> </w:t>
      </w:r>
      <w:r w:rsidRPr="00471A00">
        <w:rPr>
          <w:rFonts w:ascii="Cambria" w:hAnsi="Cambria"/>
          <w:b/>
          <w:noProof/>
        </w:rPr>
        <w:t>101</w:t>
      </w:r>
      <w:r w:rsidRPr="00471A00">
        <w:rPr>
          <w:rFonts w:ascii="Cambria" w:hAnsi="Cambria"/>
          <w:noProof/>
        </w:rPr>
        <w:t>: 173-185.</w:t>
      </w:r>
    </w:p>
    <w:p w14:paraId="3C3C5E4F" w14:textId="77777777" w:rsidR="00471A00" w:rsidRPr="00471A00" w:rsidRDefault="00471A00" w:rsidP="00471A00">
      <w:pPr>
        <w:jc w:val="both"/>
        <w:rPr>
          <w:rFonts w:ascii="Cambria" w:hAnsi="Cambria"/>
          <w:noProof/>
        </w:rPr>
      </w:pPr>
      <w:r w:rsidRPr="00471A00">
        <w:rPr>
          <w:rFonts w:ascii="Cambria" w:hAnsi="Cambria"/>
          <w:noProof/>
        </w:rPr>
        <w:t xml:space="preserve">Zhang, H, Yang, B, Pomerantz, RJ, Zhang, C, Arunachalam, SC, Gao, L (2003) The cytidine deaminase CEM15 induces hypermutation in newly synthesized HIV-1 DNA.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424</w:t>
      </w:r>
      <w:r w:rsidRPr="00471A00">
        <w:rPr>
          <w:rFonts w:ascii="Cambria" w:hAnsi="Cambria"/>
          <w:noProof/>
        </w:rPr>
        <w:t>: 94-98.</w:t>
      </w:r>
    </w:p>
    <w:p w14:paraId="72FACE25" w14:textId="77777777" w:rsidR="00471A00" w:rsidRPr="00471A00" w:rsidRDefault="00471A00" w:rsidP="00471A00">
      <w:pPr>
        <w:jc w:val="both"/>
        <w:rPr>
          <w:rFonts w:ascii="Cambria" w:hAnsi="Cambria"/>
          <w:noProof/>
        </w:rPr>
      </w:pPr>
      <w:r w:rsidRPr="00471A00">
        <w:rPr>
          <w:rFonts w:ascii="Cambria" w:hAnsi="Cambria"/>
          <w:noProof/>
        </w:rPr>
        <w:t xml:space="preserve">Zhang, M, Foley, B, Schultz, AK, Macke, JP, Bulla, I, Stanke, M, Morgenstern, B, Korber, B, Leitner, T (2010) The role of recombination in the emergence of a complex and dynamic HIV epidemic. </w:t>
      </w:r>
      <w:r w:rsidRPr="00471A00">
        <w:rPr>
          <w:rFonts w:ascii="Cambria" w:hAnsi="Cambria"/>
          <w:i/>
          <w:noProof/>
        </w:rPr>
        <w:t>Retrovirology</w:t>
      </w:r>
      <w:r w:rsidRPr="00471A00">
        <w:rPr>
          <w:rFonts w:ascii="Cambria" w:hAnsi="Cambria"/>
          <w:noProof/>
        </w:rPr>
        <w:t xml:space="preserve"> </w:t>
      </w:r>
      <w:r w:rsidRPr="00471A00">
        <w:rPr>
          <w:rFonts w:ascii="Cambria" w:hAnsi="Cambria"/>
          <w:b/>
          <w:noProof/>
        </w:rPr>
        <w:t>7</w:t>
      </w:r>
      <w:r w:rsidRPr="00471A00">
        <w:rPr>
          <w:rFonts w:ascii="Cambria" w:hAnsi="Cambria"/>
          <w:noProof/>
        </w:rPr>
        <w:t>: 25.</w:t>
      </w:r>
    </w:p>
    <w:p w14:paraId="1AC34C4B" w14:textId="77777777" w:rsidR="00471A00" w:rsidRPr="00471A00" w:rsidRDefault="00471A00" w:rsidP="00471A00">
      <w:pPr>
        <w:jc w:val="both"/>
        <w:rPr>
          <w:rFonts w:ascii="Cambria" w:hAnsi="Cambria"/>
          <w:noProof/>
        </w:rPr>
      </w:pPr>
      <w:r w:rsidRPr="00471A00">
        <w:rPr>
          <w:rFonts w:ascii="Cambria" w:hAnsi="Cambria"/>
          <w:noProof/>
        </w:rPr>
        <w:t xml:space="preserve">Zhang, Y, Qian, H, Love, Z, Barklis, E (1998) Analysis of the Assembly Function of the Human Immunodeficiency Virus Type 1 Gag Protein Nucleocapsid Domain. </w:t>
      </w:r>
      <w:r w:rsidRPr="00471A00">
        <w:rPr>
          <w:rFonts w:ascii="Cambria" w:hAnsi="Cambria"/>
          <w:i/>
          <w:noProof/>
        </w:rPr>
        <w:t>Journal of Virology</w:t>
      </w:r>
      <w:r w:rsidRPr="00471A00">
        <w:rPr>
          <w:rFonts w:ascii="Cambria" w:hAnsi="Cambria"/>
          <w:noProof/>
        </w:rPr>
        <w:t xml:space="preserve"> </w:t>
      </w:r>
      <w:r w:rsidRPr="00471A00">
        <w:rPr>
          <w:rFonts w:ascii="Cambria" w:hAnsi="Cambria"/>
          <w:b/>
          <w:noProof/>
        </w:rPr>
        <w:t>72</w:t>
      </w:r>
      <w:r w:rsidRPr="00471A00">
        <w:rPr>
          <w:rFonts w:ascii="Cambria" w:hAnsi="Cambria"/>
          <w:noProof/>
        </w:rPr>
        <w:t>: 1782-1789.</w:t>
      </w:r>
    </w:p>
    <w:p w14:paraId="51528D9F" w14:textId="77777777" w:rsidR="00471A00" w:rsidRPr="00471A00" w:rsidRDefault="00471A00" w:rsidP="00471A00">
      <w:pPr>
        <w:jc w:val="both"/>
        <w:rPr>
          <w:rFonts w:ascii="Cambria" w:hAnsi="Cambria"/>
          <w:noProof/>
        </w:rPr>
      </w:pPr>
      <w:r w:rsidRPr="00471A00">
        <w:rPr>
          <w:rFonts w:ascii="Cambria" w:hAnsi="Cambria"/>
          <w:noProof/>
        </w:rPr>
        <w:t xml:space="preserve">Zhou, W, Resh, MD (1996) Differential membrane binding of the human immunodeficiency virus type 1 matrix protein. </w:t>
      </w:r>
      <w:r w:rsidRPr="00471A00">
        <w:rPr>
          <w:rFonts w:ascii="Cambria" w:hAnsi="Cambria"/>
          <w:i/>
          <w:noProof/>
        </w:rPr>
        <w:t>J Virol</w:t>
      </w:r>
      <w:r w:rsidRPr="00471A00">
        <w:rPr>
          <w:rFonts w:ascii="Cambria" w:hAnsi="Cambria"/>
          <w:noProof/>
        </w:rPr>
        <w:t xml:space="preserve"> </w:t>
      </w:r>
      <w:r w:rsidRPr="00471A00">
        <w:rPr>
          <w:rFonts w:ascii="Cambria" w:hAnsi="Cambria"/>
          <w:b/>
          <w:noProof/>
        </w:rPr>
        <w:t>70</w:t>
      </w:r>
      <w:r w:rsidRPr="00471A00">
        <w:rPr>
          <w:rFonts w:ascii="Cambria" w:hAnsi="Cambria"/>
          <w:noProof/>
        </w:rPr>
        <w:t>: 8540-8548.</w:t>
      </w:r>
    </w:p>
    <w:p w14:paraId="670FE553" w14:textId="77777777" w:rsidR="00471A00" w:rsidRPr="00471A00" w:rsidRDefault="00471A00" w:rsidP="00471A00">
      <w:pPr>
        <w:jc w:val="both"/>
        <w:rPr>
          <w:rFonts w:ascii="Cambria" w:hAnsi="Cambria"/>
          <w:noProof/>
        </w:rPr>
      </w:pPr>
      <w:r w:rsidRPr="00471A00">
        <w:rPr>
          <w:rFonts w:ascii="Cambria" w:hAnsi="Cambria"/>
          <w:noProof/>
        </w:rPr>
        <w:t xml:space="preserve">Zhu, T, Korber, BT, Nahmias, AJ, Hooper, E, Sharp, PM, Ho, DD (1998) An African HIV-1 sequence from 1959 and implications for the origin of the epidemic. </w:t>
      </w:r>
      <w:r w:rsidRPr="00471A00">
        <w:rPr>
          <w:rFonts w:ascii="Cambria" w:hAnsi="Cambria"/>
          <w:i/>
          <w:noProof/>
        </w:rPr>
        <w:t>Nature</w:t>
      </w:r>
      <w:r w:rsidRPr="00471A00">
        <w:rPr>
          <w:rFonts w:ascii="Cambria" w:hAnsi="Cambria"/>
          <w:noProof/>
        </w:rPr>
        <w:t xml:space="preserve"> </w:t>
      </w:r>
      <w:r w:rsidRPr="00471A00">
        <w:rPr>
          <w:rFonts w:ascii="Cambria" w:hAnsi="Cambria"/>
          <w:b/>
          <w:noProof/>
        </w:rPr>
        <w:t>391</w:t>
      </w:r>
      <w:r w:rsidRPr="00471A00">
        <w:rPr>
          <w:rFonts w:ascii="Cambria" w:hAnsi="Cambria"/>
          <w:noProof/>
        </w:rPr>
        <w:t>: 594-597.</w:t>
      </w:r>
    </w:p>
    <w:p w14:paraId="67DD95D0" w14:textId="77777777" w:rsidR="00471A00" w:rsidRPr="00471A00" w:rsidRDefault="00471A00" w:rsidP="00471A00">
      <w:pPr>
        <w:jc w:val="both"/>
        <w:rPr>
          <w:rFonts w:ascii="Cambria" w:hAnsi="Cambria"/>
          <w:noProof/>
        </w:rPr>
      </w:pPr>
      <w:r w:rsidRPr="00471A00">
        <w:rPr>
          <w:rFonts w:ascii="Cambria" w:hAnsi="Cambria"/>
          <w:noProof/>
        </w:rPr>
        <w:t xml:space="preserve">Ziegler, J, Johnson, R, Cooper, D, Gold, J (1985) Postnatal transmission of AIDS-associated retrovirus from mother to infant. </w:t>
      </w:r>
      <w:r w:rsidRPr="00471A00">
        <w:rPr>
          <w:rFonts w:ascii="Cambria" w:hAnsi="Cambria"/>
          <w:i/>
          <w:noProof/>
        </w:rPr>
        <w:t>The Lancet</w:t>
      </w:r>
      <w:r w:rsidRPr="00471A00">
        <w:rPr>
          <w:rFonts w:ascii="Cambria" w:hAnsi="Cambria"/>
          <w:noProof/>
        </w:rPr>
        <w:t xml:space="preserve"> </w:t>
      </w:r>
      <w:r w:rsidRPr="00471A00">
        <w:rPr>
          <w:rFonts w:ascii="Cambria" w:hAnsi="Cambria"/>
          <w:b/>
          <w:noProof/>
        </w:rPr>
        <w:t>325</w:t>
      </w:r>
      <w:r w:rsidRPr="00471A00">
        <w:rPr>
          <w:rFonts w:ascii="Cambria" w:hAnsi="Cambria"/>
          <w:noProof/>
        </w:rPr>
        <w:t>: 896–898.</w:t>
      </w:r>
    </w:p>
    <w:p w14:paraId="3AC945A6" w14:textId="77777777" w:rsidR="00471A00" w:rsidRPr="00471A00" w:rsidRDefault="00471A00" w:rsidP="00471A00">
      <w:pPr>
        <w:jc w:val="both"/>
        <w:rPr>
          <w:rFonts w:ascii="Cambria" w:hAnsi="Cambria"/>
          <w:noProof/>
        </w:rPr>
      </w:pPr>
      <w:r w:rsidRPr="00471A00">
        <w:rPr>
          <w:rFonts w:ascii="Cambria" w:hAnsi="Cambria"/>
          <w:noProof/>
        </w:rPr>
        <w:t xml:space="preserve">Zolopa, AR, Shafer, RW, Warford, A, Montoya, JG, Hsu, P, Katzenstein, D, Merigan, TC, Efron, B (1999) HIV-1 genotypic resistance patterns predict response to saquinavir-ritonavir therapy in patients in whom previous protease inhibitor therapy had failed. </w:t>
      </w:r>
      <w:r w:rsidRPr="00471A00">
        <w:rPr>
          <w:rFonts w:ascii="Cambria" w:hAnsi="Cambria"/>
          <w:i/>
          <w:noProof/>
        </w:rPr>
        <w:t>Ann Intern Med</w:t>
      </w:r>
      <w:r w:rsidRPr="00471A00">
        <w:rPr>
          <w:rFonts w:ascii="Cambria" w:hAnsi="Cambria"/>
          <w:noProof/>
        </w:rPr>
        <w:t xml:space="preserve"> </w:t>
      </w:r>
      <w:r w:rsidRPr="00471A00">
        <w:rPr>
          <w:rFonts w:ascii="Cambria" w:hAnsi="Cambria"/>
          <w:b/>
          <w:noProof/>
        </w:rPr>
        <w:t>131</w:t>
      </w:r>
      <w:r w:rsidRPr="00471A00">
        <w:rPr>
          <w:rFonts w:ascii="Cambria" w:hAnsi="Cambria"/>
          <w:noProof/>
        </w:rPr>
        <w:t>: 813-821.</w:t>
      </w:r>
    </w:p>
    <w:p w14:paraId="5681B929" w14:textId="77777777" w:rsidR="00471A00" w:rsidRDefault="00471A00" w:rsidP="00471A00">
      <w:pPr>
        <w:ind w:left="720" w:hanging="720"/>
        <w:jc w:val="both"/>
        <w:rPr>
          <w:rFonts w:ascii="Cambria" w:hAnsi="Cambria"/>
          <w:noProof/>
        </w:rPr>
      </w:pPr>
    </w:p>
    <w:p w14:paraId="49A93B27" w14:textId="77777777" w:rsidR="001C13CB" w:rsidRPr="00212EA9" w:rsidRDefault="00275531" w:rsidP="00A14718">
      <w:pPr>
        <w:spacing w:line="480" w:lineRule="auto"/>
        <w:jc w:val="both"/>
      </w:pPr>
      <w:r w:rsidRPr="00212EA9">
        <w:fldChar w:fldCharType="end"/>
      </w:r>
    </w:p>
    <w:sectPr w:rsidR="001C13CB" w:rsidRPr="00212EA9" w:rsidSect="002E563B">
      <w:pgSz w:w="11899" w:h="16838"/>
      <w:pgMar w:top="1440" w:right="1800" w:bottom="1440" w:left="180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Simon Travers" w:date="2013-08-29T13:42:00Z" w:initials="OU">
    <w:p w14:paraId="7945FE6D" w14:textId="77777777" w:rsidR="00071440" w:rsidRDefault="00071440">
      <w:pPr>
        <w:pStyle w:val="CommentText"/>
      </w:pPr>
      <w:r>
        <w:rPr>
          <w:rStyle w:val="CommentReference"/>
        </w:rPr>
        <w:annotationRef/>
      </w:r>
      <w:r>
        <w:t>I wouldn’t worry about referencing all of these!</w:t>
      </w:r>
    </w:p>
  </w:comment>
  <w:comment w:id="9" w:author="Simon Travers" w:date="2013-08-29T13:44:00Z" w:initials="OU">
    <w:p w14:paraId="0D3E8D58" w14:textId="77777777" w:rsidR="00071440" w:rsidRDefault="00071440">
      <w:pPr>
        <w:pStyle w:val="CommentText"/>
      </w:pPr>
      <w:r>
        <w:rPr>
          <w:rStyle w:val="CommentReference"/>
        </w:rPr>
        <w:annotationRef/>
      </w:r>
      <w:r>
        <w:t>While technically this may be true I think you could work this better…relate it more to the error rate than the enzyme specifically generating mutations.</w:t>
      </w:r>
    </w:p>
  </w:comment>
  <w:comment w:id="11" w:author="Simon Travers" w:date="2013-08-29T13:45:00Z" w:initials="OU">
    <w:p w14:paraId="011C65FE" w14:textId="3D098637" w:rsidR="00071440" w:rsidRDefault="00071440">
      <w:pPr>
        <w:pStyle w:val="CommentText"/>
      </w:pPr>
      <w:r>
        <w:rPr>
          <w:rStyle w:val="CommentReference"/>
        </w:rPr>
        <w:annotationRef/>
      </w:r>
      <w:r>
        <w:t>I don’t think there’s any need for this sentence</w:t>
      </w:r>
    </w:p>
  </w:comment>
  <w:comment w:id="12" w:author="Simon Travers" w:date="2013-08-29T14:15:00Z" w:initials="OU">
    <w:p w14:paraId="3ED464FB" w14:textId="378F8345" w:rsidR="00071440" w:rsidRDefault="00071440">
      <w:pPr>
        <w:pStyle w:val="CommentText"/>
      </w:pPr>
      <w:r>
        <w:rPr>
          <w:rStyle w:val="CommentReference"/>
        </w:rPr>
        <w:annotationRef/>
      </w:r>
      <w:r>
        <w:t>Is this the correct way of writing it?!</w:t>
      </w:r>
    </w:p>
  </w:comment>
  <w:comment w:id="13" w:author="Simon Travers" w:date="2013-08-29T14:15:00Z" w:initials="OU">
    <w:p w14:paraId="07AD5C19" w14:textId="08244A64" w:rsidR="00071440" w:rsidRDefault="00071440">
      <w:pPr>
        <w:pStyle w:val="CommentText"/>
      </w:pPr>
      <w:r>
        <w:rPr>
          <w:rStyle w:val="CommentReference"/>
        </w:rPr>
        <w:annotationRef/>
      </w:r>
      <w:r>
        <w:t>I started rephrasing this sentence but you need to…makes no sense as it is.</w:t>
      </w:r>
    </w:p>
  </w:comment>
  <w:comment w:id="16" w:author="Simon Travers" w:date="2013-08-29T14:16:00Z" w:initials="OU">
    <w:p w14:paraId="734683B7" w14:textId="634FEDBB" w:rsidR="00071440" w:rsidRDefault="00071440">
      <w:pPr>
        <w:pStyle w:val="CommentText"/>
      </w:pPr>
      <w:r>
        <w:rPr>
          <w:rStyle w:val="CommentReference"/>
        </w:rPr>
        <w:annotationRef/>
      </w:r>
      <w:r>
        <w:t>This is kind of a pointless sentence….aren’t you about to describe them in detail straight after you say this!!</w:t>
      </w:r>
    </w:p>
  </w:comment>
  <w:comment w:id="17" w:author="Simon Travers" w:date="2013-08-29T14:20:00Z" w:initials="OU">
    <w:p w14:paraId="42E318FB" w14:textId="0075FAA0" w:rsidR="00071440" w:rsidRDefault="00071440">
      <w:pPr>
        <w:pStyle w:val="CommentText"/>
      </w:pPr>
      <w:r>
        <w:rPr>
          <w:rStyle w:val="CommentReference"/>
        </w:rPr>
        <w:annotationRef/>
      </w:r>
      <w:r>
        <w:t>Did you have figures in previous versions?  I think perhaps include a simple figure….these drugs are the core of what you are studying and so I think you should explain a little more how they work (specifically RT and protease inhibitors)</w:t>
      </w:r>
    </w:p>
    <w:p w14:paraId="3C410ADB" w14:textId="77777777" w:rsidR="00071440" w:rsidRDefault="00071440">
      <w:pPr>
        <w:pStyle w:val="CommentText"/>
      </w:pPr>
    </w:p>
    <w:p w14:paraId="264A52A5" w14:textId="0BBEE5C2" w:rsidR="00071440" w:rsidRDefault="00071440">
      <w:pPr>
        <w:pStyle w:val="CommentText"/>
      </w:pPr>
      <w:r>
        <w:t>You did, I’ve just seen them below but you never referenced them in the text!  Why are they so far away?  Figures should be close to the page where you first referenced them!</w:t>
      </w:r>
    </w:p>
  </w:comment>
  <w:comment w:id="18" w:author="Simon Travers" w:date="2013-08-29T14:18:00Z" w:initials="OU">
    <w:p w14:paraId="1000C991" w14:textId="77D11CE3" w:rsidR="00071440" w:rsidRDefault="00071440">
      <w:pPr>
        <w:pStyle w:val="CommentText"/>
      </w:pPr>
      <w:r>
        <w:rPr>
          <w:rStyle w:val="CommentReference"/>
        </w:rPr>
        <w:annotationRef/>
      </w:r>
      <w:r>
        <w:t>This table is a mess…fix it!!  Also the desctiptions of tables should go at the top (and those for figures go at the bottom)</w:t>
      </w:r>
    </w:p>
  </w:comment>
  <w:comment w:id="19" w:author="Simon Travers" w:date="2013-08-29T14:18:00Z" w:initials="OU">
    <w:p w14:paraId="1672C8E4" w14:textId="0883715C" w:rsidR="00071440" w:rsidRDefault="00071440">
      <w:pPr>
        <w:pStyle w:val="CommentText"/>
      </w:pPr>
      <w:r>
        <w:rPr>
          <w:rStyle w:val="CommentReference"/>
        </w:rPr>
        <w:annotationRef/>
      </w:r>
      <w:r>
        <w:t>This table is a mess!!</w:t>
      </w:r>
    </w:p>
  </w:comment>
  <w:comment w:id="20" w:author="Simon Travers" w:date="2013-08-29T14:23:00Z" w:initials="OU">
    <w:p w14:paraId="478E0F80" w14:textId="4360EF7E" w:rsidR="00071440" w:rsidRDefault="00071440">
      <w:pPr>
        <w:pStyle w:val="CommentText"/>
      </w:pPr>
      <w:r>
        <w:rPr>
          <w:rStyle w:val="CommentReference"/>
        </w:rPr>
        <w:annotationRef/>
      </w:r>
      <w:r>
        <w:t>Why is this here?  Surely a little later on you’re going to talk about HAART etc?</w:t>
      </w:r>
    </w:p>
  </w:comment>
  <w:comment w:id="21" w:author="Simon Travers" w:date="2013-08-29T14:24:00Z" w:initials="OU">
    <w:p w14:paraId="78D0920E" w14:textId="1B8A97D0" w:rsidR="00071440" w:rsidRDefault="00071440">
      <w:pPr>
        <w:pStyle w:val="CommentText"/>
      </w:pPr>
      <w:r>
        <w:rPr>
          <w:rStyle w:val="CommentReference"/>
        </w:rPr>
        <w:annotationRef/>
      </w:r>
      <w:r>
        <w:t>Terrible sentence…rephrase!</w:t>
      </w:r>
    </w:p>
  </w:comment>
  <w:comment w:id="23" w:author="Simon Travers" w:date="2013-08-29T14:25:00Z" w:initials="OU">
    <w:p w14:paraId="5B2E31FB" w14:textId="40F3710F" w:rsidR="00071440" w:rsidRDefault="00071440">
      <w:pPr>
        <w:pStyle w:val="CommentText"/>
      </w:pPr>
      <w:r>
        <w:rPr>
          <w:rStyle w:val="CommentReference"/>
        </w:rPr>
        <w:annotationRef/>
      </w:r>
      <w:r>
        <w:t>Again…this section is describing the various available drugs.  Later is when you should be talking about HAART, prescribing them etc</w:t>
      </w:r>
    </w:p>
  </w:comment>
  <w:comment w:id="24" w:author="Simon Travers" w:date="2013-08-29T14:26:00Z" w:initials="OU">
    <w:p w14:paraId="2665E36B" w14:textId="094FDA43" w:rsidR="00071440" w:rsidRDefault="00071440">
      <w:pPr>
        <w:pStyle w:val="CommentText"/>
      </w:pPr>
      <w:r>
        <w:rPr>
          <w:rStyle w:val="CommentReference"/>
        </w:rPr>
        <w:annotationRef/>
      </w:r>
      <w:r>
        <w:t>Again!!  All you should be doing here is describing the various drugs and their action..not going into specifics that, surely, you will talk about later.</w:t>
      </w:r>
    </w:p>
  </w:comment>
  <w:comment w:id="29" w:author="Simon Travers" w:date="2013-08-29T14:26:00Z" w:initials="OU">
    <w:p w14:paraId="5774FD9A" w14:textId="3AEDD7FE" w:rsidR="00071440" w:rsidRDefault="00071440">
      <w:pPr>
        <w:pStyle w:val="CommentText"/>
      </w:pPr>
      <w:r>
        <w:rPr>
          <w:rStyle w:val="CommentReference"/>
        </w:rPr>
        <w:annotationRef/>
      </w:r>
      <w:r>
        <w:t>AGAIN!!</w:t>
      </w:r>
    </w:p>
  </w:comment>
  <w:comment w:id="33" w:author="Simon Travers" w:date="2013-08-29T14:27:00Z" w:initials="OU">
    <w:p w14:paraId="4A5C19AA" w14:textId="3509CBD4" w:rsidR="00071440" w:rsidRDefault="00071440">
      <w:pPr>
        <w:pStyle w:val="CommentText"/>
      </w:pPr>
      <w:r>
        <w:rPr>
          <w:rStyle w:val="CommentReference"/>
        </w:rPr>
        <w:annotationRef/>
      </w:r>
      <w:r>
        <w:t>Poor English</w:t>
      </w:r>
    </w:p>
  </w:comment>
  <w:comment w:id="34" w:author="Simon Travers" w:date="2013-08-29T14:28:00Z" w:initials="OU">
    <w:p w14:paraId="1B6383A0" w14:textId="733A1680" w:rsidR="00071440" w:rsidRDefault="00071440">
      <w:pPr>
        <w:pStyle w:val="CommentText"/>
      </w:pPr>
      <w:r>
        <w:rPr>
          <w:rStyle w:val="CommentReference"/>
        </w:rPr>
        <w:annotationRef/>
      </w:r>
      <w:r>
        <w:t>This needs to be rephrased….what type of test?  Genotype/phenotype?  Badly worded.</w:t>
      </w:r>
    </w:p>
  </w:comment>
  <w:comment w:id="35" w:author="Simon Travers" w:date="2013-08-29T14:28:00Z" w:initials="OU">
    <w:p w14:paraId="167E2836" w14:textId="2BB498A2" w:rsidR="00071440" w:rsidRDefault="00071440">
      <w:pPr>
        <w:pStyle w:val="CommentText"/>
      </w:pPr>
      <w:r>
        <w:rPr>
          <w:rStyle w:val="CommentReference"/>
        </w:rPr>
        <w:annotationRef/>
      </w:r>
      <w:r>
        <w:t>English</w:t>
      </w:r>
    </w:p>
  </w:comment>
  <w:comment w:id="36" w:author="Simon Travers" w:date="2013-08-29T14:28:00Z" w:initials="OU">
    <w:p w14:paraId="4A5058D7" w14:textId="7FB9ECBC" w:rsidR="00071440" w:rsidRDefault="00071440">
      <w:pPr>
        <w:pStyle w:val="CommentText"/>
      </w:pPr>
      <w:r>
        <w:rPr>
          <w:rStyle w:val="CommentReference"/>
        </w:rPr>
        <w:annotationRef/>
      </w:r>
      <w:r>
        <w:t>English</w:t>
      </w:r>
    </w:p>
  </w:comment>
  <w:comment w:id="37" w:author="Simon Travers" w:date="2013-09-02T08:53:00Z" w:initials="OU">
    <w:p w14:paraId="592D6038" w14:textId="235E3E2F" w:rsidR="00071440" w:rsidRDefault="00071440">
      <w:pPr>
        <w:pStyle w:val="CommentText"/>
      </w:pPr>
      <w:r>
        <w:rPr>
          <w:rStyle w:val="CommentReference"/>
        </w:rPr>
        <w:annotationRef/>
      </w:r>
      <w:r>
        <w:t>OK this is all quite poorly laid out.  You need to restructure the ART section to be something like:</w:t>
      </w:r>
    </w:p>
    <w:p w14:paraId="718460B8" w14:textId="77777777" w:rsidR="00071440" w:rsidRDefault="00071440">
      <w:pPr>
        <w:pStyle w:val="CommentText"/>
      </w:pPr>
    </w:p>
    <w:p w14:paraId="7E7F7644" w14:textId="77FFECEB" w:rsidR="00071440" w:rsidRDefault="00071440">
      <w:pPr>
        <w:pStyle w:val="CommentText"/>
      </w:pPr>
      <w:r>
        <w:t>History of anti retroviral treatment</w:t>
      </w:r>
    </w:p>
    <w:p w14:paraId="5277E5F4" w14:textId="77777777" w:rsidR="00071440" w:rsidRDefault="00071440">
      <w:pPr>
        <w:pStyle w:val="CommentText"/>
      </w:pPr>
    </w:p>
    <w:p w14:paraId="47112687" w14:textId="5D01FDB1" w:rsidR="00071440" w:rsidRDefault="00071440">
      <w:pPr>
        <w:pStyle w:val="CommentText"/>
      </w:pPr>
      <w:r>
        <w:t>Current drug types/categories</w:t>
      </w:r>
    </w:p>
    <w:p w14:paraId="5CBD92C9" w14:textId="77777777" w:rsidR="00071440" w:rsidRDefault="00071440">
      <w:pPr>
        <w:pStyle w:val="CommentText"/>
      </w:pPr>
    </w:p>
    <w:p w14:paraId="5EA5D00E" w14:textId="65B9644B" w:rsidR="00071440" w:rsidRDefault="00071440">
      <w:pPr>
        <w:pStyle w:val="CommentText"/>
      </w:pPr>
      <w:r>
        <w:t>Treatment guidelines – when is therapy instigated etc etc</w:t>
      </w:r>
    </w:p>
    <w:p w14:paraId="6FB51E5B" w14:textId="77777777" w:rsidR="00071440" w:rsidRDefault="00071440">
      <w:pPr>
        <w:pStyle w:val="CommentText"/>
      </w:pPr>
    </w:p>
    <w:p w14:paraId="01F632A8" w14:textId="7D94380A" w:rsidR="00071440" w:rsidRDefault="00071440">
      <w:pPr>
        <w:pStyle w:val="CommentText"/>
      </w:pPr>
      <w:r>
        <w:t>Drug resistance.  This will be a fairly substantial section.  Start with history of resistance (when first observed etc), early ways of trying to tackle it, introduction of HAART, current approaches to test for resistance (pros and cons of these approaches), reasons why genotyping not done in resource limited settings, how resistance is tackled in these settings etc etc.</w:t>
      </w:r>
    </w:p>
    <w:p w14:paraId="3A36C4E1" w14:textId="77777777" w:rsidR="00071440" w:rsidRDefault="00071440">
      <w:pPr>
        <w:pStyle w:val="CommentText"/>
      </w:pPr>
    </w:p>
    <w:p w14:paraId="622BBF48" w14:textId="77777777" w:rsidR="00071440" w:rsidRDefault="00071440">
      <w:pPr>
        <w:pStyle w:val="CommentText"/>
      </w:pPr>
    </w:p>
    <w:p w14:paraId="43561B4D" w14:textId="75E76F3B" w:rsidR="00071440" w:rsidRDefault="00071440">
      <w:pPr>
        <w:pStyle w:val="CommentText"/>
      </w:pPr>
      <w:r>
        <w:t>A lot of the information is already here but it’s just so jumbled up that it makes for difficult reading.  I’m going to skip the rest of the resistance stuff and come back to it in the next draft as it needs a lot of work.</w:t>
      </w:r>
    </w:p>
    <w:p w14:paraId="0E13AB9C" w14:textId="77777777" w:rsidR="00071440" w:rsidRDefault="00071440">
      <w:pPr>
        <w:pStyle w:val="CommentText"/>
      </w:pPr>
    </w:p>
    <w:p w14:paraId="7A2F2677" w14:textId="7DE39651" w:rsidR="00071440" w:rsidRDefault="00071440">
      <w:pPr>
        <w:pStyle w:val="CommentText"/>
      </w:pPr>
      <w:r>
        <w:t>Maybe come up with the headings and send them to me and we can go through them.</w:t>
      </w:r>
    </w:p>
  </w:comment>
  <w:comment w:id="39" w:author="Simon Travers" w:date="2013-08-29T14:31:00Z" w:initials="OU">
    <w:p w14:paraId="4FAB01B4" w14:textId="36A4F39E" w:rsidR="00071440" w:rsidRDefault="00071440">
      <w:pPr>
        <w:pStyle w:val="CommentText"/>
      </w:pPr>
      <w:r>
        <w:rPr>
          <w:rStyle w:val="CommentReference"/>
        </w:rPr>
        <w:annotationRef/>
      </w:r>
      <w:r>
        <w:t xml:space="preserve">Why?  You definitely need to add a section previous to this on the history of HIV treatment and HIV drug resistance.  The current treatment guidelines are based on years of clinical studies and scientific research and it’s imperative for a PhD focusing on drug resistance that you discuss this work. </w:t>
      </w:r>
    </w:p>
  </w:comment>
  <w:comment w:id="42" w:author="Simon Travers" w:date="2013-09-02T08:54:00Z" w:initials="OU">
    <w:p w14:paraId="20BEC8D8" w14:textId="761E4154" w:rsidR="00071440" w:rsidRDefault="00071440">
      <w:pPr>
        <w:pStyle w:val="CommentText"/>
      </w:pPr>
      <w:r>
        <w:rPr>
          <w:rStyle w:val="CommentReference"/>
        </w:rPr>
        <w:annotationRef/>
      </w:r>
      <w:r>
        <w:t>Makes no sense..rephrase</w:t>
      </w:r>
    </w:p>
  </w:comment>
  <w:comment w:id="43" w:author="Simon Travers" w:date="2013-09-02T08:55:00Z" w:initials="OU">
    <w:p w14:paraId="01BD2902" w14:textId="7783D9FA" w:rsidR="00071440" w:rsidRDefault="00071440">
      <w:pPr>
        <w:pStyle w:val="CommentText"/>
      </w:pPr>
      <w:r>
        <w:rPr>
          <w:rStyle w:val="CommentReference"/>
        </w:rPr>
        <w:annotationRef/>
      </w:r>
      <w:r>
        <w:t>Why?  How does this happen?</w:t>
      </w:r>
    </w:p>
  </w:comment>
  <w:comment w:id="44" w:author="Simon Travers" w:date="2013-09-02T08:55:00Z" w:initials="OU">
    <w:p w14:paraId="184E4834" w14:textId="17E1932A" w:rsidR="00071440" w:rsidRDefault="00071440">
      <w:pPr>
        <w:pStyle w:val="CommentText"/>
      </w:pPr>
      <w:r>
        <w:rPr>
          <w:rStyle w:val="CommentReference"/>
        </w:rPr>
        <w:annotationRef/>
      </w:r>
      <w:r>
        <w:t>What is salvage therapy?  Sounds like you took this phrase from a review or something without really knowing what it means!</w:t>
      </w:r>
    </w:p>
  </w:comment>
  <w:comment w:id="45" w:author="Simon Travers" w:date="2013-09-02T08:56:00Z" w:initials="OU">
    <w:p w14:paraId="23616A55" w14:textId="06B2D0D3" w:rsidR="00071440" w:rsidRDefault="00071440">
      <w:pPr>
        <w:pStyle w:val="CommentText"/>
      </w:pPr>
      <w:r>
        <w:rPr>
          <w:rStyle w:val="CommentReference"/>
        </w:rPr>
        <w:annotationRef/>
      </w:r>
      <w:r>
        <w:t>English</w:t>
      </w:r>
    </w:p>
  </w:comment>
  <w:comment w:id="46" w:author="Simon Travers" w:date="2013-09-02T08:58:00Z" w:initials="OU">
    <w:p w14:paraId="421B3C01" w14:textId="7E2BBE62" w:rsidR="00071440" w:rsidRDefault="00071440">
      <w:pPr>
        <w:pStyle w:val="CommentText"/>
      </w:pPr>
      <w:r>
        <w:rPr>
          <w:rStyle w:val="CommentReference"/>
        </w:rPr>
        <w:annotationRef/>
      </w:r>
      <w:r>
        <w:t>Do they?  Are you just talking about amplicon based analyses?  If so you need to specify that!</w:t>
      </w:r>
    </w:p>
  </w:comment>
  <w:comment w:id="47" w:author="Simon Travers" w:date="2013-09-02T08:57:00Z" w:initials="OU">
    <w:p w14:paraId="1501DC96" w14:textId="54F124BD" w:rsidR="00071440" w:rsidRDefault="00071440">
      <w:pPr>
        <w:pStyle w:val="CommentText"/>
      </w:pPr>
      <w:r>
        <w:rPr>
          <w:rStyle w:val="CommentReference"/>
        </w:rPr>
        <w:annotationRef/>
      </w:r>
      <w:r>
        <w:t>Twice you’ve said reviewed in Metzker.  Either include the information here or don’t reference this paper.  It’s OK to cite like this in a paper but not in a thesis….you’re supposed to include all relavent information in the thesis and not send the reader elsewhere!</w:t>
      </w:r>
    </w:p>
  </w:comment>
  <w:comment w:id="48" w:author="Simon Travers" w:date="2013-09-02T09:44:00Z" w:initials="OU">
    <w:p w14:paraId="56EF962A" w14:textId="588B6EAA" w:rsidR="00071440" w:rsidRDefault="00071440">
      <w:pPr>
        <w:pStyle w:val="CommentText"/>
      </w:pPr>
      <w:r>
        <w:rPr>
          <w:rStyle w:val="CommentReference"/>
        </w:rPr>
        <w:annotationRef/>
      </w:r>
      <w:r>
        <w:t>Same again here!</w:t>
      </w:r>
    </w:p>
  </w:comment>
  <w:comment w:id="49" w:author="Simon Travers" w:date="2013-09-02T09:45:00Z" w:initials="OU">
    <w:p w14:paraId="6A2BF0F2" w14:textId="77777777" w:rsidR="00071440" w:rsidRDefault="00071440">
      <w:pPr>
        <w:pStyle w:val="CommentText"/>
      </w:pPr>
      <w:r>
        <w:rPr>
          <w:rStyle w:val="CommentReference"/>
        </w:rPr>
        <w:annotationRef/>
      </w:r>
      <w:r>
        <w:t xml:space="preserve">Reread this sentence….would it make sense to someone?! </w:t>
      </w:r>
    </w:p>
    <w:p w14:paraId="237D3119" w14:textId="77777777" w:rsidR="00071440" w:rsidRDefault="00071440">
      <w:pPr>
        <w:pStyle w:val="CommentText"/>
      </w:pPr>
    </w:p>
    <w:p w14:paraId="78214F4A" w14:textId="3D9BAE44" w:rsidR="00071440" w:rsidRDefault="00071440">
      <w:pPr>
        <w:pStyle w:val="CommentText"/>
      </w:pPr>
      <w:r>
        <w:t>I know what you are trying to say but it needs to be said better!</w:t>
      </w:r>
    </w:p>
  </w:comment>
  <w:comment w:id="50" w:author="Simon Travers" w:date="2013-09-02T09:45:00Z" w:initials="OU">
    <w:p w14:paraId="18794D35" w14:textId="3CDFC088" w:rsidR="00071440" w:rsidRDefault="00071440">
      <w:pPr>
        <w:pStyle w:val="CommentText"/>
      </w:pPr>
      <w:r>
        <w:rPr>
          <w:rStyle w:val="CommentReference"/>
        </w:rPr>
        <w:annotationRef/>
      </w:r>
      <w:r>
        <w:t>Again</w:t>
      </w:r>
    </w:p>
  </w:comment>
  <w:comment w:id="51" w:author="Simon Travers" w:date="2013-09-02T09:46:00Z" w:initials="OU">
    <w:p w14:paraId="6EEA0895" w14:textId="3B47C0B7" w:rsidR="00071440" w:rsidRDefault="00071440">
      <w:pPr>
        <w:pStyle w:val="CommentText"/>
      </w:pPr>
      <w:r>
        <w:rPr>
          <w:rStyle w:val="CommentReference"/>
        </w:rPr>
        <w:annotationRef/>
      </w:r>
      <w:r>
        <w:t>?? Is this the right word?  Flowed?</w:t>
      </w:r>
    </w:p>
  </w:comment>
  <w:comment w:id="52" w:author="Simon Travers" w:date="2013-09-02T10:04:00Z" w:initials="OU">
    <w:p w14:paraId="728CBCB3" w14:textId="1A475162" w:rsidR="00071440" w:rsidRDefault="00071440">
      <w:pPr>
        <w:pStyle w:val="CommentText"/>
      </w:pPr>
      <w:r>
        <w:rPr>
          <w:rStyle w:val="CommentReference"/>
        </w:rPr>
        <w:annotationRef/>
      </w:r>
      <w:r>
        <w:t>Grammar?</w:t>
      </w:r>
    </w:p>
  </w:comment>
  <w:comment w:id="53" w:author="Simon Travers" w:date="2013-09-02T10:28:00Z" w:initials="OU">
    <w:p w14:paraId="3D09DAA5" w14:textId="0FB80819" w:rsidR="00071440" w:rsidRDefault="00071440">
      <w:pPr>
        <w:pStyle w:val="CommentText"/>
      </w:pPr>
      <w:r>
        <w:rPr>
          <w:rStyle w:val="CommentReference"/>
        </w:rPr>
        <w:annotationRef/>
      </w:r>
      <w:r>
        <w:t>Are you talking/comparing later on other parameters?  E.g number of reads?  This is a major advantage of illumina over Roche.</w:t>
      </w:r>
    </w:p>
  </w:comment>
  <w:comment w:id="54" w:author="Simon Travers" w:date="2013-09-02T12:22:00Z" w:initials="OU">
    <w:p w14:paraId="4E654511" w14:textId="04E76A02" w:rsidR="00071440" w:rsidRDefault="00071440">
      <w:pPr>
        <w:pStyle w:val="CommentText"/>
      </w:pPr>
      <w:r>
        <w:rPr>
          <w:rStyle w:val="CommentReference"/>
        </w:rPr>
        <w:annotationRef/>
      </w:r>
      <w:r>
        <w:t>??</w:t>
      </w:r>
    </w:p>
  </w:comment>
  <w:comment w:id="55" w:author="Simon Travers" w:date="2013-09-02T12:22:00Z" w:initials="OU">
    <w:p w14:paraId="3CDA8A4C" w14:textId="1E05D7E5" w:rsidR="00071440" w:rsidRDefault="00071440">
      <w:pPr>
        <w:pStyle w:val="CommentText"/>
      </w:pPr>
      <w:r>
        <w:rPr>
          <w:rStyle w:val="CommentReference"/>
        </w:rPr>
        <w:annotationRef/>
      </w:r>
      <w:r>
        <w:t>???</w:t>
      </w:r>
    </w:p>
  </w:comment>
  <w:comment w:id="56" w:author="Simon Travers" w:date="2013-09-02T12:24:00Z" w:initials="OU">
    <w:p w14:paraId="6F0255E5" w14:textId="77777777" w:rsidR="00071440" w:rsidRDefault="00071440">
      <w:pPr>
        <w:pStyle w:val="CommentText"/>
      </w:pPr>
      <w:r>
        <w:rPr>
          <w:rStyle w:val="CommentReference"/>
        </w:rPr>
        <w:annotationRef/>
      </w:r>
      <w:r>
        <w:t>this section is good and nicely summarises how the various approaches work. I think, however, you need to add a bit more information following this describing the numbers of reads and the various error rates and types of errors as this is very applicable to HIV DR testing.</w:t>
      </w:r>
    </w:p>
    <w:p w14:paraId="47A61373" w14:textId="77777777" w:rsidR="00071440" w:rsidRDefault="00071440">
      <w:pPr>
        <w:pStyle w:val="CommentText"/>
      </w:pPr>
    </w:p>
    <w:p w14:paraId="61383C83" w14:textId="471424A8" w:rsidR="00071440" w:rsidRDefault="00071440">
      <w:pPr>
        <w:pStyle w:val="CommentText"/>
      </w:pPr>
      <w:r>
        <w:t>Even though this information is in the table you need to critically discuss the various “features” referencing the table as you do it.</w:t>
      </w:r>
    </w:p>
  </w:comment>
  <w:comment w:id="57" w:author="Simon Travers" w:date="2013-09-02T12:25:00Z" w:initials="OU">
    <w:p w14:paraId="0BB9A238" w14:textId="28D56F81" w:rsidR="00071440" w:rsidRDefault="00071440">
      <w:pPr>
        <w:pStyle w:val="CommentText"/>
      </w:pPr>
      <w:r>
        <w:rPr>
          <w:rStyle w:val="CommentReference"/>
        </w:rPr>
        <w:annotationRef/>
      </w:r>
      <w:r>
        <w:t>Poorly written…rephrase</w:t>
      </w:r>
    </w:p>
  </w:comment>
  <w:comment w:id="58" w:author="Simon Travers" w:date="2013-09-02T12:25:00Z" w:initials="OU">
    <w:p w14:paraId="6C807A37" w14:textId="3B23A1EC" w:rsidR="00071440" w:rsidRDefault="00071440">
      <w:pPr>
        <w:pStyle w:val="CommentText"/>
      </w:pPr>
      <w:r>
        <w:rPr>
          <w:rStyle w:val="CommentReference"/>
        </w:rPr>
        <w:annotationRef/>
      </w:r>
      <w:r>
        <w:t>Badly written…sounds waffly…try again</w:t>
      </w:r>
    </w:p>
  </w:comment>
  <w:comment w:id="59" w:author="Simon Travers" w:date="2013-09-02T12:26:00Z" w:initials="OU">
    <w:p w14:paraId="6107A284" w14:textId="5EB8199A" w:rsidR="00071440" w:rsidRDefault="00071440">
      <w:pPr>
        <w:pStyle w:val="CommentText"/>
      </w:pPr>
      <w:r>
        <w:rPr>
          <w:rStyle w:val="CommentReference"/>
        </w:rPr>
        <w:annotationRef/>
      </w:r>
      <w:r>
        <w:t>Why?  Surely this can be done using Sanger sequencing?!</w:t>
      </w:r>
    </w:p>
  </w:comment>
  <w:comment w:id="60" w:author="Simon Travers" w:date="2013-09-02T12:26:00Z" w:initials="OU">
    <w:p w14:paraId="1C2720AA" w14:textId="01111BEE" w:rsidR="00071440" w:rsidRDefault="00071440">
      <w:pPr>
        <w:pStyle w:val="CommentText"/>
      </w:pPr>
      <w:r>
        <w:rPr>
          <w:rStyle w:val="CommentReference"/>
        </w:rPr>
        <w:annotationRef/>
      </w:r>
      <w:r>
        <w:t>NO!</w:t>
      </w:r>
    </w:p>
  </w:comment>
  <w:comment w:id="61" w:author="Simon Travers" w:date="2013-09-02T12:27:00Z" w:initials="OU">
    <w:p w14:paraId="08691C62" w14:textId="0FBF96A1" w:rsidR="00071440" w:rsidRDefault="00071440">
      <w:pPr>
        <w:pStyle w:val="CommentText"/>
      </w:pPr>
      <w:r>
        <w:rPr>
          <w:rStyle w:val="CommentReference"/>
        </w:rPr>
        <w:annotationRef/>
      </w:r>
      <w:r>
        <w:t>All of the text in this section prior to this needs to be rewritten.  It’s very confusing and doesn’t really make sense.</w:t>
      </w:r>
    </w:p>
  </w:comment>
  <w:comment w:id="62" w:author="Simon Travers" w:date="2013-09-02T12:27:00Z" w:initials="OU">
    <w:p w14:paraId="440251D0" w14:textId="7A106954" w:rsidR="00071440" w:rsidRDefault="00071440">
      <w:pPr>
        <w:pStyle w:val="CommentText"/>
      </w:pPr>
      <w:r>
        <w:rPr>
          <w:rStyle w:val="CommentReference"/>
        </w:rPr>
        <w:annotationRef/>
      </w:r>
      <w:r>
        <w:t>Moreso than other approaches?  Surely these errors need to be accounted for during data analysis?</w:t>
      </w:r>
    </w:p>
  </w:comment>
  <w:comment w:id="63" w:author="Simon Travers" w:date="2013-09-02T12:28:00Z" w:initials="OU">
    <w:p w14:paraId="62A5AC22" w14:textId="64A9FFFE" w:rsidR="00071440" w:rsidRDefault="00071440">
      <w:pPr>
        <w:pStyle w:val="CommentText"/>
      </w:pPr>
      <w:r>
        <w:rPr>
          <w:rStyle w:val="CommentReference"/>
        </w:rPr>
        <w:annotationRef/>
      </w:r>
      <w:r>
        <w:t>None of these errors are 454 specific yet the way you’ve written it here suggests they are!</w:t>
      </w:r>
    </w:p>
  </w:comment>
  <w:comment w:id="64" w:author="Simon Travers" w:date="2013-09-02T12:28:00Z" w:initials="OU">
    <w:p w14:paraId="68CE9BA5" w14:textId="092F0070" w:rsidR="00071440" w:rsidRDefault="00071440">
      <w:pPr>
        <w:pStyle w:val="CommentText"/>
      </w:pPr>
      <w:r>
        <w:rPr>
          <w:rStyle w:val="CommentReference"/>
        </w:rPr>
        <w:annotationRef/>
      </w:r>
      <w:r>
        <w:t>Which algorithm?  454?</w:t>
      </w:r>
    </w:p>
  </w:comment>
  <w:comment w:id="65" w:author="Simon Travers" w:date="2013-09-02T12:51:00Z" w:initials="OU">
    <w:p w14:paraId="15EB4AD2" w14:textId="6E62FE05" w:rsidR="00071440" w:rsidRDefault="00071440">
      <w:pPr>
        <w:pStyle w:val="CommentText"/>
      </w:pPr>
      <w:r>
        <w:rPr>
          <w:rStyle w:val="CommentReference"/>
        </w:rPr>
        <w:annotationRef/>
      </w:r>
      <w:r>
        <w:t>Aagghh!!!</w:t>
      </w:r>
    </w:p>
  </w:comment>
  <w:comment w:id="66" w:author="Simon Travers" w:date="2013-09-02T12:53:00Z" w:initials="OU">
    <w:p w14:paraId="6D7175F2" w14:textId="77777777" w:rsidR="00071440" w:rsidRDefault="00071440">
      <w:pPr>
        <w:pStyle w:val="CommentText"/>
      </w:pPr>
      <w:r>
        <w:rPr>
          <w:rStyle w:val="CommentReference"/>
        </w:rPr>
        <w:annotationRef/>
      </w:r>
      <w:r>
        <w:t>A lot of what you’re talking about here are numbers etc quoted from papers which  is all fine but you need to add some discussion to it.  How are these numbers/error rates important/relavent for HIV resistance genotyping?</w:t>
      </w:r>
    </w:p>
    <w:p w14:paraId="34C6B59B" w14:textId="77777777" w:rsidR="00071440" w:rsidRDefault="00071440">
      <w:pPr>
        <w:pStyle w:val="CommentText"/>
      </w:pPr>
    </w:p>
    <w:p w14:paraId="66B80664" w14:textId="4B35C204" w:rsidR="00071440" w:rsidRDefault="00071440">
      <w:pPr>
        <w:pStyle w:val="CommentText"/>
      </w:pPr>
      <w:r>
        <w:t>Also I’m never sure whether you’re talking about 454 or all approaches…you need to be specific!</w:t>
      </w:r>
    </w:p>
  </w:comment>
  <w:comment w:id="67" w:author="Simon Travers" w:date="2013-09-02T12:54:00Z" w:initials="OU">
    <w:p w14:paraId="30F42148" w14:textId="6B800218" w:rsidR="00071440" w:rsidRDefault="00071440">
      <w:pPr>
        <w:pStyle w:val="CommentText"/>
      </w:pPr>
      <w:r>
        <w:rPr>
          <w:rStyle w:val="CommentReference"/>
        </w:rPr>
        <w:annotationRef/>
      </w:r>
      <w:r>
        <w:t>In this section you’re trying to talk about two different things.  Separate them out and describe each of them properly…as it is it’s very confusingly written.</w:t>
      </w:r>
    </w:p>
  </w:comment>
  <w:comment w:id="68" w:author="Simon Travers" w:date="2013-09-02T12:54:00Z" w:initials="OU">
    <w:p w14:paraId="5BEE6980" w14:textId="3EED1C6D" w:rsidR="00071440" w:rsidRDefault="00071440">
      <w:pPr>
        <w:pStyle w:val="CommentText"/>
      </w:pPr>
      <w:r>
        <w:rPr>
          <w:rStyle w:val="CommentReference"/>
        </w:rPr>
        <w:annotationRef/>
      </w:r>
      <w:r>
        <w:t>What does this even mean?!</w:t>
      </w:r>
    </w:p>
  </w:comment>
  <w:comment w:id="69" w:author="Simon Travers" w:date="2013-09-02T12:57:00Z" w:initials="OU">
    <w:p w14:paraId="617DBBD8" w14:textId="77777777" w:rsidR="00071440" w:rsidRDefault="00071440">
      <w:pPr>
        <w:pStyle w:val="CommentText"/>
      </w:pPr>
      <w:r>
        <w:rPr>
          <w:rStyle w:val="CommentReference"/>
        </w:rPr>
        <w:annotationRef/>
      </w:r>
      <w:r>
        <w:t>Really?  Is this it in relation to NGS approaches for HIV drug resistance genotyping?!!!!</w:t>
      </w:r>
    </w:p>
    <w:p w14:paraId="15CAA5CB" w14:textId="77777777" w:rsidR="00071440" w:rsidRDefault="00071440">
      <w:pPr>
        <w:pStyle w:val="CommentText"/>
      </w:pPr>
    </w:p>
    <w:p w14:paraId="1A472B6C" w14:textId="77777777" w:rsidR="00071440" w:rsidRDefault="00071440">
      <w:pPr>
        <w:pStyle w:val="CommentText"/>
      </w:pPr>
    </w:p>
    <w:p w14:paraId="71C0BD9C" w14:textId="77777777" w:rsidR="00071440" w:rsidRDefault="00071440">
      <w:pPr>
        <w:pStyle w:val="CommentText"/>
      </w:pPr>
      <w:r>
        <w:t xml:space="preserve">There’s a wealth of papers out there that have already undertaken resistance genotyping using NGS and you’ve haven’t mentioned any of them!!  </w:t>
      </w:r>
    </w:p>
    <w:p w14:paraId="0A3702C2" w14:textId="77777777" w:rsidR="00071440" w:rsidRDefault="00071440">
      <w:pPr>
        <w:pStyle w:val="CommentText"/>
      </w:pPr>
    </w:p>
    <w:p w14:paraId="5E841098" w14:textId="77777777" w:rsidR="00071440" w:rsidRDefault="00704F53">
      <w:pPr>
        <w:pStyle w:val="CommentText"/>
      </w:pPr>
      <w:r>
        <w:t>I suggest having two sections:</w:t>
      </w:r>
    </w:p>
    <w:p w14:paraId="0B7D739C" w14:textId="77777777" w:rsidR="00704F53" w:rsidRDefault="00704F53">
      <w:pPr>
        <w:pStyle w:val="CommentText"/>
      </w:pPr>
    </w:p>
    <w:p w14:paraId="5AE10BFC" w14:textId="0695992B" w:rsidR="00704F53" w:rsidRDefault="00704F53" w:rsidP="00704F53">
      <w:pPr>
        <w:pStyle w:val="CommentText"/>
        <w:numPr>
          <w:ilvl w:val="0"/>
          <w:numId w:val="10"/>
        </w:numPr>
      </w:pPr>
      <w:r>
        <w:t>The practical apsects of using NGS for resistance genotyping.  Various platforms etc.</w:t>
      </w:r>
    </w:p>
    <w:p w14:paraId="005682D6" w14:textId="77777777" w:rsidR="00704F53" w:rsidRDefault="00704F53" w:rsidP="00704F53">
      <w:pPr>
        <w:pStyle w:val="CommentText"/>
      </w:pPr>
    </w:p>
    <w:p w14:paraId="18C14609" w14:textId="38DCB6F7" w:rsidR="00704F53" w:rsidRDefault="00704F53" w:rsidP="00704F53">
      <w:pPr>
        <w:pStyle w:val="CommentText"/>
      </w:pPr>
      <w:r>
        <w:t xml:space="preserve">2) previous work that has applied NGS for HIV resistance </w:t>
      </w:r>
      <w:bookmarkStart w:id="70" w:name="_GoBack"/>
      <w:bookmarkEnd w:id="70"/>
      <w:r>
        <w:t>genotyping.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2F7744" w14:textId="77777777" w:rsidR="00071440" w:rsidRDefault="00071440">
      <w:r>
        <w:separator/>
      </w:r>
    </w:p>
  </w:endnote>
  <w:endnote w:type="continuationSeparator" w:id="0">
    <w:p w14:paraId="4B3AD337" w14:textId="77777777" w:rsidR="00071440" w:rsidRDefault="0007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04b03">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2A87" w:usb1="80000000" w:usb2="00000008"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E624AD" w14:textId="77777777" w:rsidR="00071440" w:rsidRDefault="00071440">
      <w:r>
        <w:separator/>
      </w:r>
    </w:p>
  </w:footnote>
  <w:footnote w:type="continuationSeparator" w:id="0">
    <w:p w14:paraId="40973E40" w14:textId="77777777" w:rsidR="00071440" w:rsidRDefault="0007144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91E77"/>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10CCA"/>
    <w:multiLevelType w:val="hybridMultilevel"/>
    <w:tmpl w:val="33A6A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606EEE"/>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F52F56"/>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642BCF"/>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BB3CB5"/>
    <w:multiLevelType w:val="multilevel"/>
    <w:tmpl w:val="46C699F2"/>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5"/>
  </w:num>
  <w:num w:numId="5">
    <w:abstractNumId w:val="1"/>
  </w:num>
  <w:num w:numId="6">
    <w:abstractNumId w:val="6"/>
  </w:num>
  <w:num w:numId="7">
    <w:abstractNumId w:val="0"/>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trackRevision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Current Neurovascular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34830"/>
    <w:rsid w:val="00040C39"/>
    <w:rsid w:val="00041820"/>
    <w:rsid w:val="00043A5F"/>
    <w:rsid w:val="000477FC"/>
    <w:rsid w:val="00054F3B"/>
    <w:rsid w:val="00054F64"/>
    <w:rsid w:val="00061DE6"/>
    <w:rsid w:val="000626B0"/>
    <w:rsid w:val="0006609C"/>
    <w:rsid w:val="00067DA8"/>
    <w:rsid w:val="0007005A"/>
    <w:rsid w:val="0007020D"/>
    <w:rsid w:val="00071356"/>
    <w:rsid w:val="00071440"/>
    <w:rsid w:val="00076491"/>
    <w:rsid w:val="0008176D"/>
    <w:rsid w:val="000825D0"/>
    <w:rsid w:val="00084567"/>
    <w:rsid w:val="0008554B"/>
    <w:rsid w:val="000868CC"/>
    <w:rsid w:val="00086EC6"/>
    <w:rsid w:val="00090AAD"/>
    <w:rsid w:val="000952F1"/>
    <w:rsid w:val="00097B69"/>
    <w:rsid w:val="000A456A"/>
    <w:rsid w:val="000A6FCB"/>
    <w:rsid w:val="000A73E4"/>
    <w:rsid w:val="000A7533"/>
    <w:rsid w:val="000B0039"/>
    <w:rsid w:val="000B0D22"/>
    <w:rsid w:val="000B1B4A"/>
    <w:rsid w:val="000B49AA"/>
    <w:rsid w:val="000B6F5B"/>
    <w:rsid w:val="000C04BE"/>
    <w:rsid w:val="000C33DD"/>
    <w:rsid w:val="000C359A"/>
    <w:rsid w:val="000C493E"/>
    <w:rsid w:val="000C5157"/>
    <w:rsid w:val="000C6C8D"/>
    <w:rsid w:val="000C7F38"/>
    <w:rsid w:val="000D306F"/>
    <w:rsid w:val="000E1619"/>
    <w:rsid w:val="000E3DD3"/>
    <w:rsid w:val="000E597A"/>
    <w:rsid w:val="000E7005"/>
    <w:rsid w:val="000E7EE2"/>
    <w:rsid w:val="000F4230"/>
    <w:rsid w:val="00101771"/>
    <w:rsid w:val="0010753D"/>
    <w:rsid w:val="00107C93"/>
    <w:rsid w:val="00112236"/>
    <w:rsid w:val="0011347D"/>
    <w:rsid w:val="00125C42"/>
    <w:rsid w:val="00126A68"/>
    <w:rsid w:val="00130170"/>
    <w:rsid w:val="00130ABB"/>
    <w:rsid w:val="001345A0"/>
    <w:rsid w:val="001358B9"/>
    <w:rsid w:val="00142C2E"/>
    <w:rsid w:val="00143995"/>
    <w:rsid w:val="00145105"/>
    <w:rsid w:val="00145A4B"/>
    <w:rsid w:val="0015069C"/>
    <w:rsid w:val="00150D4C"/>
    <w:rsid w:val="0015410C"/>
    <w:rsid w:val="001568BE"/>
    <w:rsid w:val="00157537"/>
    <w:rsid w:val="00157BAB"/>
    <w:rsid w:val="001631D8"/>
    <w:rsid w:val="0016389A"/>
    <w:rsid w:val="001673B5"/>
    <w:rsid w:val="001713F1"/>
    <w:rsid w:val="00171F4C"/>
    <w:rsid w:val="00172747"/>
    <w:rsid w:val="00172DB1"/>
    <w:rsid w:val="001743FF"/>
    <w:rsid w:val="00176639"/>
    <w:rsid w:val="0018032B"/>
    <w:rsid w:val="001829A0"/>
    <w:rsid w:val="001874FF"/>
    <w:rsid w:val="001A6517"/>
    <w:rsid w:val="001A6D97"/>
    <w:rsid w:val="001B104D"/>
    <w:rsid w:val="001B2931"/>
    <w:rsid w:val="001C0C5A"/>
    <w:rsid w:val="001C13CB"/>
    <w:rsid w:val="001C4697"/>
    <w:rsid w:val="001C4926"/>
    <w:rsid w:val="001C5A02"/>
    <w:rsid w:val="001D18AB"/>
    <w:rsid w:val="001D733F"/>
    <w:rsid w:val="001E09DD"/>
    <w:rsid w:val="001E2766"/>
    <w:rsid w:val="001E3863"/>
    <w:rsid w:val="001E415F"/>
    <w:rsid w:val="00200F2C"/>
    <w:rsid w:val="00202507"/>
    <w:rsid w:val="0020389E"/>
    <w:rsid w:val="002079CA"/>
    <w:rsid w:val="00212EA9"/>
    <w:rsid w:val="00215EF2"/>
    <w:rsid w:val="00221420"/>
    <w:rsid w:val="002220DE"/>
    <w:rsid w:val="00226994"/>
    <w:rsid w:val="00236502"/>
    <w:rsid w:val="00237E14"/>
    <w:rsid w:val="00240411"/>
    <w:rsid w:val="00241815"/>
    <w:rsid w:val="00245492"/>
    <w:rsid w:val="00245859"/>
    <w:rsid w:val="002532AC"/>
    <w:rsid w:val="00255657"/>
    <w:rsid w:val="00260BD9"/>
    <w:rsid w:val="00261B0A"/>
    <w:rsid w:val="00262B43"/>
    <w:rsid w:val="00266255"/>
    <w:rsid w:val="00270DA5"/>
    <w:rsid w:val="002733C7"/>
    <w:rsid w:val="00275531"/>
    <w:rsid w:val="00277C0B"/>
    <w:rsid w:val="00280BC1"/>
    <w:rsid w:val="00280D95"/>
    <w:rsid w:val="00283094"/>
    <w:rsid w:val="00284139"/>
    <w:rsid w:val="00284171"/>
    <w:rsid w:val="00286E31"/>
    <w:rsid w:val="00286F21"/>
    <w:rsid w:val="00292D86"/>
    <w:rsid w:val="002940C5"/>
    <w:rsid w:val="00297671"/>
    <w:rsid w:val="002A1188"/>
    <w:rsid w:val="002A48A6"/>
    <w:rsid w:val="002A6291"/>
    <w:rsid w:val="002B0C11"/>
    <w:rsid w:val="002B27BF"/>
    <w:rsid w:val="002B616F"/>
    <w:rsid w:val="002B6995"/>
    <w:rsid w:val="002B6D9A"/>
    <w:rsid w:val="002B7491"/>
    <w:rsid w:val="002C0974"/>
    <w:rsid w:val="002C4A4F"/>
    <w:rsid w:val="002C606B"/>
    <w:rsid w:val="002C6723"/>
    <w:rsid w:val="002D3CD5"/>
    <w:rsid w:val="002D5E70"/>
    <w:rsid w:val="002E083E"/>
    <w:rsid w:val="002E181D"/>
    <w:rsid w:val="002E2101"/>
    <w:rsid w:val="002E31B1"/>
    <w:rsid w:val="002E5095"/>
    <w:rsid w:val="002E563B"/>
    <w:rsid w:val="002F1800"/>
    <w:rsid w:val="002F1AC3"/>
    <w:rsid w:val="002F7182"/>
    <w:rsid w:val="002F7DAE"/>
    <w:rsid w:val="00301416"/>
    <w:rsid w:val="00301CEE"/>
    <w:rsid w:val="00302225"/>
    <w:rsid w:val="00304C84"/>
    <w:rsid w:val="00305422"/>
    <w:rsid w:val="00307775"/>
    <w:rsid w:val="00310B07"/>
    <w:rsid w:val="003115F9"/>
    <w:rsid w:val="00312CF9"/>
    <w:rsid w:val="0031554F"/>
    <w:rsid w:val="00317858"/>
    <w:rsid w:val="00326B4E"/>
    <w:rsid w:val="00331CB5"/>
    <w:rsid w:val="003329EA"/>
    <w:rsid w:val="00333579"/>
    <w:rsid w:val="003400A2"/>
    <w:rsid w:val="003425EF"/>
    <w:rsid w:val="0034538F"/>
    <w:rsid w:val="00346C53"/>
    <w:rsid w:val="00347312"/>
    <w:rsid w:val="0035795E"/>
    <w:rsid w:val="00360C6E"/>
    <w:rsid w:val="00361511"/>
    <w:rsid w:val="00361981"/>
    <w:rsid w:val="00364C1F"/>
    <w:rsid w:val="00364D5B"/>
    <w:rsid w:val="00377EC7"/>
    <w:rsid w:val="00381D71"/>
    <w:rsid w:val="00382029"/>
    <w:rsid w:val="00382E5F"/>
    <w:rsid w:val="00383484"/>
    <w:rsid w:val="00386505"/>
    <w:rsid w:val="00387126"/>
    <w:rsid w:val="0039125F"/>
    <w:rsid w:val="003930CA"/>
    <w:rsid w:val="00393101"/>
    <w:rsid w:val="003937A3"/>
    <w:rsid w:val="0039553F"/>
    <w:rsid w:val="00396B37"/>
    <w:rsid w:val="003A186E"/>
    <w:rsid w:val="003A3AFA"/>
    <w:rsid w:val="003A4C56"/>
    <w:rsid w:val="003B1FDC"/>
    <w:rsid w:val="003B2053"/>
    <w:rsid w:val="003B360D"/>
    <w:rsid w:val="003B3948"/>
    <w:rsid w:val="003B48D5"/>
    <w:rsid w:val="003B552D"/>
    <w:rsid w:val="003C1049"/>
    <w:rsid w:val="003C2864"/>
    <w:rsid w:val="003C6B2C"/>
    <w:rsid w:val="003D2C41"/>
    <w:rsid w:val="003E1C3B"/>
    <w:rsid w:val="003E1FE8"/>
    <w:rsid w:val="003E4251"/>
    <w:rsid w:val="003E50F3"/>
    <w:rsid w:val="003E5311"/>
    <w:rsid w:val="003F1D9D"/>
    <w:rsid w:val="003F2279"/>
    <w:rsid w:val="00404599"/>
    <w:rsid w:val="0040484E"/>
    <w:rsid w:val="00404DD5"/>
    <w:rsid w:val="0040634E"/>
    <w:rsid w:val="0041093B"/>
    <w:rsid w:val="0041281F"/>
    <w:rsid w:val="004144DB"/>
    <w:rsid w:val="00424770"/>
    <w:rsid w:val="004250CE"/>
    <w:rsid w:val="00426362"/>
    <w:rsid w:val="00434366"/>
    <w:rsid w:val="0043495E"/>
    <w:rsid w:val="00435608"/>
    <w:rsid w:val="00440C5E"/>
    <w:rsid w:val="0044266B"/>
    <w:rsid w:val="00447DE2"/>
    <w:rsid w:val="00450BD4"/>
    <w:rsid w:val="00450C93"/>
    <w:rsid w:val="004528AE"/>
    <w:rsid w:val="004625D5"/>
    <w:rsid w:val="00462820"/>
    <w:rsid w:val="00462980"/>
    <w:rsid w:val="00470381"/>
    <w:rsid w:val="00471A00"/>
    <w:rsid w:val="00474683"/>
    <w:rsid w:val="00475C63"/>
    <w:rsid w:val="00486744"/>
    <w:rsid w:val="0049156B"/>
    <w:rsid w:val="00491C29"/>
    <w:rsid w:val="0049497D"/>
    <w:rsid w:val="00495CEE"/>
    <w:rsid w:val="004A04DD"/>
    <w:rsid w:val="004A303C"/>
    <w:rsid w:val="004A4DF1"/>
    <w:rsid w:val="004B645D"/>
    <w:rsid w:val="004B69C3"/>
    <w:rsid w:val="004B72D6"/>
    <w:rsid w:val="004C0FD4"/>
    <w:rsid w:val="004C1541"/>
    <w:rsid w:val="004C230B"/>
    <w:rsid w:val="004C5917"/>
    <w:rsid w:val="004C7BF3"/>
    <w:rsid w:val="004D085B"/>
    <w:rsid w:val="004D3739"/>
    <w:rsid w:val="004D4525"/>
    <w:rsid w:val="004D66BF"/>
    <w:rsid w:val="004D7444"/>
    <w:rsid w:val="004E563E"/>
    <w:rsid w:val="004E65A9"/>
    <w:rsid w:val="004F2789"/>
    <w:rsid w:val="004F43D4"/>
    <w:rsid w:val="004F5E78"/>
    <w:rsid w:val="004F6708"/>
    <w:rsid w:val="004F6E83"/>
    <w:rsid w:val="00501E6B"/>
    <w:rsid w:val="00502D64"/>
    <w:rsid w:val="00503F5A"/>
    <w:rsid w:val="0050492D"/>
    <w:rsid w:val="00505D47"/>
    <w:rsid w:val="00507679"/>
    <w:rsid w:val="00521DF1"/>
    <w:rsid w:val="0052299A"/>
    <w:rsid w:val="00524C85"/>
    <w:rsid w:val="00525F2E"/>
    <w:rsid w:val="005265AA"/>
    <w:rsid w:val="00527EAC"/>
    <w:rsid w:val="00536086"/>
    <w:rsid w:val="00546D07"/>
    <w:rsid w:val="00552572"/>
    <w:rsid w:val="005531F5"/>
    <w:rsid w:val="00553FBE"/>
    <w:rsid w:val="005544D7"/>
    <w:rsid w:val="005552C1"/>
    <w:rsid w:val="00556DFB"/>
    <w:rsid w:val="005573A5"/>
    <w:rsid w:val="00557715"/>
    <w:rsid w:val="00561D36"/>
    <w:rsid w:val="00562C79"/>
    <w:rsid w:val="00565146"/>
    <w:rsid w:val="005669F2"/>
    <w:rsid w:val="00570808"/>
    <w:rsid w:val="005726A8"/>
    <w:rsid w:val="005741F7"/>
    <w:rsid w:val="00574523"/>
    <w:rsid w:val="00576710"/>
    <w:rsid w:val="00593A22"/>
    <w:rsid w:val="005A11E1"/>
    <w:rsid w:val="005A61FE"/>
    <w:rsid w:val="005C654C"/>
    <w:rsid w:val="005D54AC"/>
    <w:rsid w:val="005D5F79"/>
    <w:rsid w:val="005D7E80"/>
    <w:rsid w:val="005E1F67"/>
    <w:rsid w:val="005E32AB"/>
    <w:rsid w:val="005E6BA0"/>
    <w:rsid w:val="005F000A"/>
    <w:rsid w:val="005F00AE"/>
    <w:rsid w:val="005F07B6"/>
    <w:rsid w:val="005F121D"/>
    <w:rsid w:val="005F40CB"/>
    <w:rsid w:val="005F5279"/>
    <w:rsid w:val="005F62C6"/>
    <w:rsid w:val="005F7FC6"/>
    <w:rsid w:val="00602F4A"/>
    <w:rsid w:val="006066A0"/>
    <w:rsid w:val="00610AFC"/>
    <w:rsid w:val="00612CFA"/>
    <w:rsid w:val="0061555E"/>
    <w:rsid w:val="00616A64"/>
    <w:rsid w:val="00625915"/>
    <w:rsid w:val="00627B9B"/>
    <w:rsid w:val="00635274"/>
    <w:rsid w:val="00641150"/>
    <w:rsid w:val="00642DDC"/>
    <w:rsid w:val="00655C7A"/>
    <w:rsid w:val="00655D5D"/>
    <w:rsid w:val="00657322"/>
    <w:rsid w:val="0066237D"/>
    <w:rsid w:val="006671A4"/>
    <w:rsid w:val="0067018B"/>
    <w:rsid w:val="006708E8"/>
    <w:rsid w:val="00671018"/>
    <w:rsid w:val="00675426"/>
    <w:rsid w:val="00677A81"/>
    <w:rsid w:val="006839AE"/>
    <w:rsid w:val="00685824"/>
    <w:rsid w:val="00686546"/>
    <w:rsid w:val="00686D73"/>
    <w:rsid w:val="0068718A"/>
    <w:rsid w:val="006875E0"/>
    <w:rsid w:val="00696E32"/>
    <w:rsid w:val="006A410A"/>
    <w:rsid w:val="006A4E5A"/>
    <w:rsid w:val="006B3293"/>
    <w:rsid w:val="006B3298"/>
    <w:rsid w:val="006B3565"/>
    <w:rsid w:val="006C0768"/>
    <w:rsid w:val="006C4CD5"/>
    <w:rsid w:val="006C5911"/>
    <w:rsid w:val="006D2BB3"/>
    <w:rsid w:val="006D2F82"/>
    <w:rsid w:val="006D5439"/>
    <w:rsid w:val="006E70B0"/>
    <w:rsid w:val="006F0E54"/>
    <w:rsid w:val="006F256C"/>
    <w:rsid w:val="006F2910"/>
    <w:rsid w:val="006F39A3"/>
    <w:rsid w:val="006F4CA8"/>
    <w:rsid w:val="006F695E"/>
    <w:rsid w:val="00700421"/>
    <w:rsid w:val="00704F53"/>
    <w:rsid w:val="00710868"/>
    <w:rsid w:val="00711D9E"/>
    <w:rsid w:val="007138E3"/>
    <w:rsid w:val="00713C78"/>
    <w:rsid w:val="0071427A"/>
    <w:rsid w:val="0071723D"/>
    <w:rsid w:val="00731F79"/>
    <w:rsid w:val="00732E14"/>
    <w:rsid w:val="007340F8"/>
    <w:rsid w:val="00740DEE"/>
    <w:rsid w:val="0074377C"/>
    <w:rsid w:val="00744ADB"/>
    <w:rsid w:val="00750B76"/>
    <w:rsid w:val="00750E78"/>
    <w:rsid w:val="00754098"/>
    <w:rsid w:val="00754ABC"/>
    <w:rsid w:val="00761CFC"/>
    <w:rsid w:val="00763A35"/>
    <w:rsid w:val="007707EF"/>
    <w:rsid w:val="007726C9"/>
    <w:rsid w:val="00772B5E"/>
    <w:rsid w:val="00775987"/>
    <w:rsid w:val="0078515B"/>
    <w:rsid w:val="0078589D"/>
    <w:rsid w:val="007903D2"/>
    <w:rsid w:val="007914FF"/>
    <w:rsid w:val="00791C8A"/>
    <w:rsid w:val="00792D61"/>
    <w:rsid w:val="00796845"/>
    <w:rsid w:val="007974AA"/>
    <w:rsid w:val="007A10F7"/>
    <w:rsid w:val="007B1840"/>
    <w:rsid w:val="007C41AD"/>
    <w:rsid w:val="007C6014"/>
    <w:rsid w:val="007D44B1"/>
    <w:rsid w:val="007D5403"/>
    <w:rsid w:val="007E01A6"/>
    <w:rsid w:val="007E60B2"/>
    <w:rsid w:val="007E704C"/>
    <w:rsid w:val="007E7778"/>
    <w:rsid w:val="007F173B"/>
    <w:rsid w:val="007F4A4B"/>
    <w:rsid w:val="007F5009"/>
    <w:rsid w:val="007F78B9"/>
    <w:rsid w:val="00800A9A"/>
    <w:rsid w:val="008028B9"/>
    <w:rsid w:val="008074FC"/>
    <w:rsid w:val="00811016"/>
    <w:rsid w:val="0081528C"/>
    <w:rsid w:val="008256CB"/>
    <w:rsid w:val="008266CB"/>
    <w:rsid w:val="00826B39"/>
    <w:rsid w:val="00830113"/>
    <w:rsid w:val="00830323"/>
    <w:rsid w:val="00832BE5"/>
    <w:rsid w:val="00837293"/>
    <w:rsid w:val="008372E6"/>
    <w:rsid w:val="00837BC0"/>
    <w:rsid w:val="008557C6"/>
    <w:rsid w:val="00856A57"/>
    <w:rsid w:val="00864785"/>
    <w:rsid w:val="00870A43"/>
    <w:rsid w:val="00880733"/>
    <w:rsid w:val="00881462"/>
    <w:rsid w:val="00885CD0"/>
    <w:rsid w:val="0088680E"/>
    <w:rsid w:val="00893447"/>
    <w:rsid w:val="00893E68"/>
    <w:rsid w:val="008963D2"/>
    <w:rsid w:val="008969FB"/>
    <w:rsid w:val="008B05CA"/>
    <w:rsid w:val="008B0ADF"/>
    <w:rsid w:val="008B1B9C"/>
    <w:rsid w:val="008B22E1"/>
    <w:rsid w:val="008B27DC"/>
    <w:rsid w:val="008B486B"/>
    <w:rsid w:val="008C1170"/>
    <w:rsid w:val="008C2495"/>
    <w:rsid w:val="008C30B1"/>
    <w:rsid w:val="008C436D"/>
    <w:rsid w:val="008C45F2"/>
    <w:rsid w:val="008D2505"/>
    <w:rsid w:val="008D4D47"/>
    <w:rsid w:val="008D6F4A"/>
    <w:rsid w:val="008D7206"/>
    <w:rsid w:val="008E0373"/>
    <w:rsid w:val="008E0BAC"/>
    <w:rsid w:val="008E750A"/>
    <w:rsid w:val="00913E32"/>
    <w:rsid w:val="0091692B"/>
    <w:rsid w:val="00921847"/>
    <w:rsid w:val="0092232B"/>
    <w:rsid w:val="00923897"/>
    <w:rsid w:val="00925E0D"/>
    <w:rsid w:val="00927585"/>
    <w:rsid w:val="00931928"/>
    <w:rsid w:val="00940582"/>
    <w:rsid w:val="00946481"/>
    <w:rsid w:val="00951368"/>
    <w:rsid w:val="00951E93"/>
    <w:rsid w:val="0095413D"/>
    <w:rsid w:val="009549D9"/>
    <w:rsid w:val="009570C8"/>
    <w:rsid w:val="00957999"/>
    <w:rsid w:val="009602C4"/>
    <w:rsid w:val="00960689"/>
    <w:rsid w:val="00962C45"/>
    <w:rsid w:val="00963450"/>
    <w:rsid w:val="00966EC8"/>
    <w:rsid w:val="009744C9"/>
    <w:rsid w:val="00976284"/>
    <w:rsid w:val="00980304"/>
    <w:rsid w:val="00982501"/>
    <w:rsid w:val="00985516"/>
    <w:rsid w:val="00995197"/>
    <w:rsid w:val="00997417"/>
    <w:rsid w:val="009A24FC"/>
    <w:rsid w:val="009A29EB"/>
    <w:rsid w:val="009A372D"/>
    <w:rsid w:val="009A3EAB"/>
    <w:rsid w:val="009A56F6"/>
    <w:rsid w:val="009A584C"/>
    <w:rsid w:val="009A6ABA"/>
    <w:rsid w:val="009B22EC"/>
    <w:rsid w:val="009B64EB"/>
    <w:rsid w:val="009C1B1A"/>
    <w:rsid w:val="009C245E"/>
    <w:rsid w:val="009C58A9"/>
    <w:rsid w:val="009C76AD"/>
    <w:rsid w:val="009D4121"/>
    <w:rsid w:val="009D51C1"/>
    <w:rsid w:val="009E23C0"/>
    <w:rsid w:val="009F10A6"/>
    <w:rsid w:val="009F48E8"/>
    <w:rsid w:val="009F7AB4"/>
    <w:rsid w:val="00A01CF9"/>
    <w:rsid w:val="00A0220D"/>
    <w:rsid w:val="00A04550"/>
    <w:rsid w:val="00A0696B"/>
    <w:rsid w:val="00A11935"/>
    <w:rsid w:val="00A14718"/>
    <w:rsid w:val="00A16601"/>
    <w:rsid w:val="00A20492"/>
    <w:rsid w:val="00A219AF"/>
    <w:rsid w:val="00A240C5"/>
    <w:rsid w:val="00A25101"/>
    <w:rsid w:val="00A30773"/>
    <w:rsid w:val="00A330F5"/>
    <w:rsid w:val="00A344AC"/>
    <w:rsid w:val="00A3549A"/>
    <w:rsid w:val="00A534DD"/>
    <w:rsid w:val="00A537A0"/>
    <w:rsid w:val="00A538D8"/>
    <w:rsid w:val="00A545B8"/>
    <w:rsid w:val="00A55DBB"/>
    <w:rsid w:val="00A62336"/>
    <w:rsid w:val="00A6615F"/>
    <w:rsid w:val="00A731A0"/>
    <w:rsid w:val="00A74E25"/>
    <w:rsid w:val="00A76286"/>
    <w:rsid w:val="00A805C9"/>
    <w:rsid w:val="00A8460B"/>
    <w:rsid w:val="00A87209"/>
    <w:rsid w:val="00A91F8E"/>
    <w:rsid w:val="00A92BF5"/>
    <w:rsid w:val="00A94CC1"/>
    <w:rsid w:val="00A96649"/>
    <w:rsid w:val="00A976C1"/>
    <w:rsid w:val="00AA091C"/>
    <w:rsid w:val="00AA4214"/>
    <w:rsid w:val="00AA4B27"/>
    <w:rsid w:val="00AA5C59"/>
    <w:rsid w:val="00AB549E"/>
    <w:rsid w:val="00AD3D38"/>
    <w:rsid w:val="00AD5920"/>
    <w:rsid w:val="00AD67AA"/>
    <w:rsid w:val="00AE0B5A"/>
    <w:rsid w:val="00AE1348"/>
    <w:rsid w:val="00AE1F6D"/>
    <w:rsid w:val="00AE4142"/>
    <w:rsid w:val="00AE4199"/>
    <w:rsid w:val="00AE5D9A"/>
    <w:rsid w:val="00AF2483"/>
    <w:rsid w:val="00AF3416"/>
    <w:rsid w:val="00B00722"/>
    <w:rsid w:val="00B036D4"/>
    <w:rsid w:val="00B1077F"/>
    <w:rsid w:val="00B11955"/>
    <w:rsid w:val="00B12AB3"/>
    <w:rsid w:val="00B1633A"/>
    <w:rsid w:val="00B179B1"/>
    <w:rsid w:val="00B21026"/>
    <w:rsid w:val="00B22EAC"/>
    <w:rsid w:val="00B31691"/>
    <w:rsid w:val="00B31F40"/>
    <w:rsid w:val="00B33D78"/>
    <w:rsid w:val="00B35B75"/>
    <w:rsid w:val="00B35E32"/>
    <w:rsid w:val="00B4227E"/>
    <w:rsid w:val="00B45DCD"/>
    <w:rsid w:val="00B45FCF"/>
    <w:rsid w:val="00B50789"/>
    <w:rsid w:val="00B519AE"/>
    <w:rsid w:val="00B53107"/>
    <w:rsid w:val="00B60902"/>
    <w:rsid w:val="00B7078F"/>
    <w:rsid w:val="00B72644"/>
    <w:rsid w:val="00B73874"/>
    <w:rsid w:val="00B77DA4"/>
    <w:rsid w:val="00B82EB3"/>
    <w:rsid w:val="00B832C9"/>
    <w:rsid w:val="00B85BC2"/>
    <w:rsid w:val="00B91530"/>
    <w:rsid w:val="00B97C70"/>
    <w:rsid w:val="00BA0580"/>
    <w:rsid w:val="00BA2FDB"/>
    <w:rsid w:val="00BA56D7"/>
    <w:rsid w:val="00BB252E"/>
    <w:rsid w:val="00BB3E89"/>
    <w:rsid w:val="00BB6419"/>
    <w:rsid w:val="00BB6BB0"/>
    <w:rsid w:val="00BC079B"/>
    <w:rsid w:val="00BC18C1"/>
    <w:rsid w:val="00BC3844"/>
    <w:rsid w:val="00BD25F3"/>
    <w:rsid w:val="00BD506D"/>
    <w:rsid w:val="00BD5828"/>
    <w:rsid w:val="00BE1417"/>
    <w:rsid w:val="00BE18E4"/>
    <w:rsid w:val="00BE706F"/>
    <w:rsid w:val="00BE7B90"/>
    <w:rsid w:val="00BF098A"/>
    <w:rsid w:val="00BF17B8"/>
    <w:rsid w:val="00C0751C"/>
    <w:rsid w:val="00C17BE0"/>
    <w:rsid w:val="00C20B93"/>
    <w:rsid w:val="00C2281C"/>
    <w:rsid w:val="00C22EC4"/>
    <w:rsid w:val="00C22F8F"/>
    <w:rsid w:val="00C232B2"/>
    <w:rsid w:val="00C26D35"/>
    <w:rsid w:val="00C27AE2"/>
    <w:rsid w:val="00C42710"/>
    <w:rsid w:val="00C4519D"/>
    <w:rsid w:val="00C45D21"/>
    <w:rsid w:val="00C53DC0"/>
    <w:rsid w:val="00C54499"/>
    <w:rsid w:val="00C55F53"/>
    <w:rsid w:val="00C606CD"/>
    <w:rsid w:val="00C62F5F"/>
    <w:rsid w:val="00C636E8"/>
    <w:rsid w:val="00C63D92"/>
    <w:rsid w:val="00C7381D"/>
    <w:rsid w:val="00C73F8D"/>
    <w:rsid w:val="00C76B6C"/>
    <w:rsid w:val="00C77C89"/>
    <w:rsid w:val="00C77F8C"/>
    <w:rsid w:val="00C83259"/>
    <w:rsid w:val="00C90283"/>
    <w:rsid w:val="00C91564"/>
    <w:rsid w:val="00C93F64"/>
    <w:rsid w:val="00C93FCD"/>
    <w:rsid w:val="00C941D8"/>
    <w:rsid w:val="00C95C4F"/>
    <w:rsid w:val="00CA157F"/>
    <w:rsid w:val="00CA17C6"/>
    <w:rsid w:val="00CA18B7"/>
    <w:rsid w:val="00CA1F90"/>
    <w:rsid w:val="00CA22E4"/>
    <w:rsid w:val="00CA27C0"/>
    <w:rsid w:val="00CA4422"/>
    <w:rsid w:val="00CA5E1A"/>
    <w:rsid w:val="00CB067F"/>
    <w:rsid w:val="00CB1F10"/>
    <w:rsid w:val="00CB206D"/>
    <w:rsid w:val="00CB53B0"/>
    <w:rsid w:val="00CB58B6"/>
    <w:rsid w:val="00CC070E"/>
    <w:rsid w:val="00CC0B34"/>
    <w:rsid w:val="00CC16FB"/>
    <w:rsid w:val="00CC37EE"/>
    <w:rsid w:val="00CC4010"/>
    <w:rsid w:val="00CC6641"/>
    <w:rsid w:val="00CE351F"/>
    <w:rsid w:val="00CE3D2D"/>
    <w:rsid w:val="00CF192D"/>
    <w:rsid w:val="00CF2AB8"/>
    <w:rsid w:val="00CF42D8"/>
    <w:rsid w:val="00CF454A"/>
    <w:rsid w:val="00CF6A67"/>
    <w:rsid w:val="00CF70C7"/>
    <w:rsid w:val="00D027E6"/>
    <w:rsid w:val="00D02EDB"/>
    <w:rsid w:val="00D12AC6"/>
    <w:rsid w:val="00D13FDF"/>
    <w:rsid w:val="00D2339F"/>
    <w:rsid w:val="00D32054"/>
    <w:rsid w:val="00D3354B"/>
    <w:rsid w:val="00D35D14"/>
    <w:rsid w:val="00D413FA"/>
    <w:rsid w:val="00D4215A"/>
    <w:rsid w:val="00D43E45"/>
    <w:rsid w:val="00D44534"/>
    <w:rsid w:val="00D53DB3"/>
    <w:rsid w:val="00D540DA"/>
    <w:rsid w:val="00D60F88"/>
    <w:rsid w:val="00D622D8"/>
    <w:rsid w:val="00D63A8B"/>
    <w:rsid w:val="00D64A73"/>
    <w:rsid w:val="00D671FA"/>
    <w:rsid w:val="00D67304"/>
    <w:rsid w:val="00D70E81"/>
    <w:rsid w:val="00D738AF"/>
    <w:rsid w:val="00D73A69"/>
    <w:rsid w:val="00D81650"/>
    <w:rsid w:val="00D826A5"/>
    <w:rsid w:val="00D856A2"/>
    <w:rsid w:val="00D85797"/>
    <w:rsid w:val="00D86937"/>
    <w:rsid w:val="00D87C7C"/>
    <w:rsid w:val="00D94A90"/>
    <w:rsid w:val="00DA152A"/>
    <w:rsid w:val="00DA25B5"/>
    <w:rsid w:val="00DA3050"/>
    <w:rsid w:val="00DA3C33"/>
    <w:rsid w:val="00DA606A"/>
    <w:rsid w:val="00DB69F7"/>
    <w:rsid w:val="00DC392E"/>
    <w:rsid w:val="00DC5D22"/>
    <w:rsid w:val="00DC63B3"/>
    <w:rsid w:val="00DC691F"/>
    <w:rsid w:val="00DD4607"/>
    <w:rsid w:val="00DD5CCD"/>
    <w:rsid w:val="00DD6589"/>
    <w:rsid w:val="00DE251B"/>
    <w:rsid w:val="00DE6A53"/>
    <w:rsid w:val="00DE79A5"/>
    <w:rsid w:val="00DF0502"/>
    <w:rsid w:val="00DF0EF3"/>
    <w:rsid w:val="00DF2908"/>
    <w:rsid w:val="00DF2A9B"/>
    <w:rsid w:val="00DF4E78"/>
    <w:rsid w:val="00DF51A5"/>
    <w:rsid w:val="00E001DC"/>
    <w:rsid w:val="00E01C49"/>
    <w:rsid w:val="00E103AE"/>
    <w:rsid w:val="00E105EA"/>
    <w:rsid w:val="00E114C3"/>
    <w:rsid w:val="00E160F3"/>
    <w:rsid w:val="00E20BA1"/>
    <w:rsid w:val="00E20FBC"/>
    <w:rsid w:val="00E228AE"/>
    <w:rsid w:val="00E3223E"/>
    <w:rsid w:val="00E3478B"/>
    <w:rsid w:val="00E41FD8"/>
    <w:rsid w:val="00E42189"/>
    <w:rsid w:val="00E43192"/>
    <w:rsid w:val="00E4539B"/>
    <w:rsid w:val="00E465CC"/>
    <w:rsid w:val="00E4707F"/>
    <w:rsid w:val="00E57791"/>
    <w:rsid w:val="00E619FA"/>
    <w:rsid w:val="00E653A3"/>
    <w:rsid w:val="00E72D10"/>
    <w:rsid w:val="00E72F3F"/>
    <w:rsid w:val="00E745A0"/>
    <w:rsid w:val="00E767B3"/>
    <w:rsid w:val="00E84033"/>
    <w:rsid w:val="00E8567C"/>
    <w:rsid w:val="00E926E4"/>
    <w:rsid w:val="00E93503"/>
    <w:rsid w:val="00E93859"/>
    <w:rsid w:val="00E97F03"/>
    <w:rsid w:val="00E97F33"/>
    <w:rsid w:val="00EA34E3"/>
    <w:rsid w:val="00EA58AD"/>
    <w:rsid w:val="00EA6A79"/>
    <w:rsid w:val="00EB4E4C"/>
    <w:rsid w:val="00EB61F7"/>
    <w:rsid w:val="00EC1293"/>
    <w:rsid w:val="00EC3A3A"/>
    <w:rsid w:val="00EC458B"/>
    <w:rsid w:val="00EC4E3E"/>
    <w:rsid w:val="00EC63E3"/>
    <w:rsid w:val="00EC78BD"/>
    <w:rsid w:val="00EC7CF8"/>
    <w:rsid w:val="00ED19D6"/>
    <w:rsid w:val="00ED5505"/>
    <w:rsid w:val="00EE10A8"/>
    <w:rsid w:val="00EE26D2"/>
    <w:rsid w:val="00EF37CB"/>
    <w:rsid w:val="00EF49B6"/>
    <w:rsid w:val="00EF573E"/>
    <w:rsid w:val="00F10292"/>
    <w:rsid w:val="00F13403"/>
    <w:rsid w:val="00F145B6"/>
    <w:rsid w:val="00F14F37"/>
    <w:rsid w:val="00F174B7"/>
    <w:rsid w:val="00F207F5"/>
    <w:rsid w:val="00F22327"/>
    <w:rsid w:val="00F224D1"/>
    <w:rsid w:val="00F272E5"/>
    <w:rsid w:val="00F335BB"/>
    <w:rsid w:val="00F35B9D"/>
    <w:rsid w:val="00F35EB2"/>
    <w:rsid w:val="00F42C48"/>
    <w:rsid w:val="00F47710"/>
    <w:rsid w:val="00F6088B"/>
    <w:rsid w:val="00F62441"/>
    <w:rsid w:val="00F64029"/>
    <w:rsid w:val="00F678F0"/>
    <w:rsid w:val="00F71CA6"/>
    <w:rsid w:val="00F731F7"/>
    <w:rsid w:val="00F74C05"/>
    <w:rsid w:val="00F80A62"/>
    <w:rsid w:val="00F81F26"/>
    <w:rsid w:val="00F8523B"/>
    <w:rsid w:val="00F87E75"/>
    <w:rsid w:val="00F92AF0"/>
    <w:rsid w:val="00F967B3"/>
    <w:rsid w:val="00FA0971"/>
    <w:rsid w:val="00FA1E70"/>
    <w:rsid w:val="00FA3B62"/>
    <w:rsid w:val="00FA79B6"/>
    <w:rsid w:val="00FB1BFA"/>
    <w:rsid w:val="00FB5F0D"/>
    <w:rsid w:val="00FC09AB"/>
    <w:rsid w:val="00FC2BBF"/>
    <w:rsid w:val="00FC32B3"/>
    <w:rsid w:val="00FC3679"/>
    <w:rsid w:val="00FC5FC2"/>
    <w:rsid w:val="00FD05AC"/>
    <w:rsid w:val="00FF2292"/>
    <w:rsid w:val="00FF2475"/>
    <w:rsid w:val="00FF58A9"/>
    <w:rsid w:val="00FF5D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ED5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29035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who.int/hiv/pub/guidelines/arv2013/art/en/index.html"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gif"/><Relationship Id="rId14" Type="http://schemas.openxmlformats.org/officeDocument/2006/relationships/hyperlink" Target="http://www.hiv.lanl.gov/content/sequence/HIV/CRFs/CRFs.html" TargetMode="External"/><Relationship Id="rId15" Type="http://schemas.openxmlformats.org/officeDocument/2006/relationships/hyperlink" Target="http://www.hiv.lanl.gov/content/sequence/HIV/CRFs/breakpoints.html" TargetMode="External"/><Relationship Id="rId16" Type="http://schemas.openxmlformats.org/officeDocument/2006/relationships/image" Target="media/image6.jpeg"/><Relationship Id="rId17" Type="http://schemas.openxmlformats.org/officeDocument/2006/relationships/comments" Target="comments.xml"/><Relationship Id="rId18" Type="http://schemas.openxmlformats.org/officeDocument/2006/relationships/image" Target="media/image7.png"/><Relationship Id="rId19" Type="http://schemas.openxmlformats.org/officeDocument/2006/relationships/hyperlink" Target="http://en.wikipedia.org/wiki/%C3%85"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who.int/mediacentre/factsheets/fs360/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68</Pages>
  <Words>59639</Words>
  <Characters>339943</Characters>
  <Application>Microsoft Macintosh Word</Application>
  <DocSecurity>0</DocSecurity>
  <Lines>2832</Lines>
  <Paragraphs>797</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Literature Review</vt:lpstr>
      <vt:lpstr>    CHAPTER 1</vt:lpstr>
      <vt:lpstr>        1. 1 Overview of HIV/AIDS</vt:lpstr>
      <vt:lpstr>        1.2 Discovery and characterization of HIV</vt:lpstr>
      <vt:lpstr>    1.3 Origin and evolution of HIV</vt:lpstr>
      <vt:lpstr>        1.4 HIV-1 Diversity</vt:lpstr>
      <vt:lpstr>        </vt:lpstr>
      <vt:lpstr>        /</vt:lpstr>
    </vt:vector>
  </TitlesOfParts>
  <Manager/>
  <Company>SANBI</Company>
  <LinksUpToDate>false</LinksUpToDate>
  <CharactersWithSpaces>398785</CharactersWithSpaces>
  <SharedDoc>false</SharedDoc>
  <HyperlinkBase/>
  <HLinks>
    <vt:vector size="30" baseType="variant">
      <vt:variant>
        <vt:i4>7798877</vt:i4>
      </vt:variant>
      <vt:variant>
        <vt:i4>783</vt:i4>
      </vt:variant>
      <vt:variant>
        <vt:i4>0</vt:i4>
      </vt:variant>
      <vt:variant>
        <vt:i4>5</vt:i4>
      </vt:variant>
      <vt:variant>
        <vt:lpwstr>http://www.who.int/hiv/pub/guidelines/arv2013/art/en/index.html</vt:lpwstr>
      </vt:variant>
      <vt:variant>
        <vt:lpwstr/>
      </vt:variant>
      <vt:variant>
        <vt:i4>3211334</vt:i4>
      </vt:variant>
      <vt:variant>
        <vt:i4>689</vt:i4>
      </vt:variant>
      <vt:variant>
        <vt:i4>0</vt:i4>
      </vt:variant>
      <vt:variant>
        <vt:i4>5</vt:i4>
      </vt:variant>
      <vt:variant>
        <vt:lpwstr>http://en.wikipedia.org/wiki/%C3%85</vt:lpwstr>
      </vt:variant>
      <vt:variant>
        <vt:lpwstr/>
      </vt:variant>
      <vt:variant>
        <vt:i4>6553696</vt:i4>
      </vt:variant>
      <vt:variant>
        <vt:i4>249</vt:i4>
      </vt:variant>
      <vt:variant>
        <vt:i4>0</vt:i4>
      </vt:variant>
      <vt:variant>
        <vt:i4>5</vt:i4>
      </vt:variant>
      <vt:variant>
        <vt:lpwstr>http://www.hiv.lanl.gov/content/sequence/HIV/CRFs/breakpoints.html</vt:lpwstr>
      </vt:variant>
      <vt:variant>
        <vt:lpwstr/>
      </vt:variant>
      <vt:variant>
        <vt:i4>2621512</vt:i4>
      </vt:variant>
      <vt:variant>
        <vt:i4>241</vt:i4>
      </vt:variant>
      <vt:variant>
        <vt:i4>0</vt:i4>
      </vt:variant>
      <vt:variant>
        <vt:i4>5</vt:i4>
      </vt:variant>
      <vt:variant>
        <vt:lpwstr>http://www.hiv.lanl.gov/content/sequence/HIV/CRFs/CRFs.html</vt:lpwstr>
      </vt:variant>
      <vt:variant>
        <vt:lpwstr/>
      </vt:variant>
      <vt:variant>
        <vt:i4>8257615</vt:i4>
      </vt:variant>
      <vt:variant>
        <vt:i4>3</vt:i4>
      </vt:variant>
      <vt:variant>
        <vt:i4>0</vt:i4>
      </vt:variant>
      <vt:variant>
        <vt:i4>5</vt:i4>
      </vt:variant>
      <vt:variant>
        <vt:lpwstr>http://www.who.int/mediacentre/factsheets/fs360/en/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Simon Travers</cp:lastModifiedBy>
  <cp:revision>29</cp:revision>
  <cp:lastPrinted>2013-07-25T09:26:00Z</cp:lastPrinted>
  <dcterms:created xsi:type="dcterms:W3CDTF">2013-08-29T11:28:00Z</dcterms:created>
  <dcterms:modified xsi:type="dcterms:W3CDTF">2013-09-02T10:57:00Z</dcterms:modified>
  <cp:category/>
</cp:coreProperties>
</file>