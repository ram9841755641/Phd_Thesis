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emf" ContentType="image/x-emf"/>
  <Override PartName="/word/comments.xml" ContentType="application/vnd.openxmlformats-officedocument.wordprocessingml.comment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DC3698">
        <w:t>[Quinn, 1996 #666]</w:t>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7"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DC3698">
        <w:t>[Esparza, 2000 #782]</w:t>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DC3698">
        <w:t>[UNAIDS,  #703]</w:t>
      </w:r>
      <w:r w:rsidR="00870A43">
        <w:t xml:space="preserve">. UNAIDS estimates that approximately 1 in every 20 adults </w:t>
      </w:r>
      <w:r w:rsidR="00796845">
        <w:t>is</w:t>
      </w:r>
      <w:r w:rsidR="00FB5F0D">
        <w:t xml:space="preserve"> HIV infected in this region</w:t>
      </w:r>
      <w:r w:rsidR="00301416">
        <w:t xml:space="preserve"> </w:t>
      </w:r>
      <w:r w:rsidR="00DC3698">
        <w:t>[UNAIDS,  #703]</w:t>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DC3698">
        <w:t>[Esparza,  #782]</w:t>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DC3698">
        <w:t>[Esparza,  #782]</w:t>
      </w:r>
      <w:r w:rsidR="0088680E">
        <w:t>.</w:t>
      </w:r>
    </w:p>
    <w:p w:rsidR="00870A43" w:rsidRDefault="00FE0770"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" filled="f" stroked="f">
            <v:textbox style="layout-flow:vertical;mso-layout-flow-alt:bottom-to-top" inset=",7.2pt,,7.2pt">
              <w:txbxContent>
                <w:p w:rsidR="00063DDF" w:rsidRDefault="00063DDF" w:rsidP="00870A43">
                  <w:r>
                    <w:t>Figure 1.1: Distribution of HIV prevalence in adults around the world.</w:t>
                  </w:r>
                </w:p>
                <w:p w:rsidR="00063DDF" w:rsidRDefault="00063DDF"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8"/>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9"/>
                    <a:srcRect l="10421" t="15211" r="9264" b="12527"/>
                    <a:stretch>
                      <a:fillRect/>
                    </a:stretch>
                  </pic:blipFill>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DC3698">
        <w:t>[Zaidi,  #709]</w:t>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DC3698">
        <w:rPr>
          <w:rFonts w:ascii="Times New Roman" w:hAnsi="Times New Roman" w:cs="Helvetica"/>
          <w:color w:val="1A1818"/>
          <w:szCs w:val="21"/>
        </w:rPr>
        <w:t>[Nahmias, 1986 #734;Corbitt, 1990 #736]</w:t>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[Zhu, 1998 #735]</w:t>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[Friedman-Kien, 1981 #249;Friedman-Kien, 1981 #250]</w:t>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[Gottlieb, 1981 #248]</w:t>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DC3698">
        <w:rPr>
          <w:rFonts w:ascii="Times New Roman" w:hAnsi="Times New Roman" w:cs="Helvetica"/>
          <w:color w:val="1A1818"/>
          <w:szCs w:val="21"/>
        </w:rPr>
        <w:t>[Francis, 1983 #95;Gallo, 1983 #93]</w:t>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[Nahmias, 1986 #734]</w:t>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[Levy, 1984 #92]</w:t>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[Baltimore, 1971 #204]</w:t>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DC3698">
        <w:rPr>
          <w:rFonts w:ascii="Times New Roman" w:hAnsi="Times New Roman" w:cs="Helvetica"/>
          <w:color w:val="1A1818"/>
          <w:szCs w:val="21"/>
        </w:rPr>
        <w:t>[Wofsy, 1986 #90;Rogers, 1987 #262]</w:t>
      </w:r>
      <w:r>
        <w:rPr>
          <w:rFonts w:ascii="Times New Roman" w:hAnsi="Times New Roman" w:cs="Helvetica"/>
          <w:color w:val="1A1818"/>
          <w:szCs w:val="21"/>
        </w:rPr>
        <w:t xml:space="preserve">, mother to child through umbilical cord </w:t>
      </w:r>
      <w:r w:rsidR="00DC3698">
        <w:rPr>
          <w:rFonts w:ascii="Times New Roman" w:hAnsi="Times New Roman" w:cs="Helvetica"/>
          <w:color w:val="1A1818"/>
          <w:szCs w:val="21"/>
        </w:rPr>
        <w:t>[Gallo, 1983 #93;Ziegler, 1985 #91]</w:t>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DC3698">
        <w:rPr>
          <w:rFonts w:ascii="Times New Roman" w:hAnsi="Times New Roman" w:cs="Helvetica"/>
          <w:color w:val="1A1818"/>
          <w:szCs w:val="21"/>
        </w:rPr>
        <w:t>[Ratner, 1985 #89]</w:t>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[Wain-Hobson, 1985 #88]</w:t>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[Gao, 1994 #656]</w:t>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proofErr w:type="gramStart"/>
      <w:r w:rsidRPr="00F60A85">
        <w:rPr>
          <w:rFonts w:ascii="Times New Roman" w:hAnsi="Times New Roman" w:cs="Helvetica"/>
          <w:color w:val="1A1818"/>
          <w:szCs w:val="21"/>
        </w:rPr>
        <w:t>strain</w:t>
      </w:r>
      <w:proofErr w:type="gramEnd"/>
      <w:r w:rsidRPr="00F60A85">
        <w:rPr>
          <w:rFonts w:ascii="Times New Roman" w:hAnsi="Times New Roman" w:cs="Helvetica"/>
          <w:color w:val="1A1818"/>
          <w:szCs w:val="21"/>
        </w:rPr>
        <w:t xml:space="preserve">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[Apetrei, 2004 #737]</w:t>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[Bailes, 2002 #659</w:t>
      </w:r>
      <w:proofErr w:type="gramStart"/>
      <w:r w:rsidR="00DC3698">
        <w:rPr>
          <w:rFonts w:ascii="Times New Roman" w:hAnsi="Times New Roman" w:cs="Helvetica"/>
          <w:color w:val="1A1818"/>
          <w:szCs w:val="21"/>
        </w:rPr>
        <w:t>]</w:t>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w:t>
      </w:r>
      <w:proofErr w:type="gramEnd"/>
      <w:r w:rsidRPr="00F60A85">
        <w:rPr>
          <w:rFonts w:ascii="Times New Roman" w:hAnsi="Times New Roman" w:cs="Helvetica"/>
          <w:color w:val="1A1818"/>
          <w:szCs w:val="21"/>
        </w:rPr>
        <w:t xml:space="preserve">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DC3698">
        <w:rPr>
          <w:rFonts w:ascii="Times New Roman" w:hAnsi="Times New Roman" w:cs="Helvetica"/>
          <w:color w:val="1A1818"/>
          <w:szCs w:val="21"/>
        </w:rPr>
        <w:t>[Gao, 1999 #738]</w:t>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[Gao, 1999 #738]</w:t>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[Sharp, 2010 #646]</w:t>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DC3698">
        <w:rPr>
          <w:rFonts w:ascii="Times New Roman" w:hAnsi="Times New Roman"/>
        </w:rPr>
        <w:t>[Hirsch, 1989 #657]</w:t>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DC3698">
        <w:rPr>
          <w:rFonts w:ascii="Times New Roman" w:hAnsi="Times New Roman" w:cs="Helvetica"/>
          <w:color w:val="1A1818"/>
          <w:szCs w:val="21"/>
        </w:rPr>
        <w:t>[Santiago, 2005 #658]</w:t>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DC3698">
        <w:rPr>
          <w:rFonts w:ascii="Times New Roman" w:hAnsi="Times New Roman"/>
        </w:rPr>
        <w:t>[Hirsch, 1989 #657]</w:t>
      </w:r>
      <w:r>
        <w:rPr>
          <w:rFonts w:ascii="Times New Roman" w:hAnsi="Times New Roman"/>
        </w:rPr>
        <w:t>. T</w:t>
      </w:r>
      <w:r w:rsidRPr="00F60A85">
        <w:rPr>
          <w:rFonts w:ascii="Times New Roman" w:hAnsi="Times New Roman"/>
        </w:rPr>
        <w:t xml:space="preserve">he phylogenetic </w:t>
      </w:r>
      <w:proofErr w:type="gramStart"/>
      <w:r w:rsidRPr="00F60A85">
        <w:rPr>
          <w:rFonts w:ascii="Times New Roman" w:hAnsi="Times New Roman"/>
        </w:rPr>
        <w:t>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DC3698">
        <w:rPr>
          <w:rFonts w:ascii="Times New Roman" w:hAnsi="Times New Roman"/>
        </w:rPr>
        <w:t>[Hirsch, 1989 #657]</w:t>
      </w:r>
      <w:r w:rsidR="0061555E">
        <w:rPr>
          <w:rFonts w:ascii="Times New Roman" w:hAnsi="Times New Roman"/>
        </w:rPr>
        <w:t xml:space="preserve"> </w:t>
      </w:r>
      <w:r>
        <w:rPr>
          <w:rFonts w:ascii="Times New Roman" w:hAnsi="Times New Roman"/>
        </w:rPr>
        <w:t>that are</w:t>
      </w:r>
      <w:proofErr w:type="gramEnd"/>
      <w:r>
        <w:rPr>
          <w:rFonts w:ascii="Times New Roman" w:hAnsi="Times New Roman"/>
        </w:rPr>
        <w:t xml:space="preserve"> non-pathogentic to its host monkeys</w:t>
      </w:r>
      <w:r w:rsidR="00A20492">
        <w:rPr>
          <w:rFonts w:ascii="Times New Roman" w:hAnsi="Times New Roman"/>
        </w:rPr>
        <w:t xml:space="preserve"> </w:t>
      </w:r>
      <w:r w:rsidR="00DC3698">
        <w:rPr>
          <w:rFonts w:ascii="Times New Roman" w:hAnsi="Times New Roman"/>
        </w:rPr>
        <w:t>[Gao, 1992 #542]</w:t>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DC3698">
        <w:rPr>
          <w:rFonts w:ascii="Times New Roman" w:hAnsi="Times New Roman"/>
        </w:rPr>
        <w:t>[Hahn, 2000 #655]</w:t>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DC3698">
        <w:rPr>
          <w:rFonts w:ascii="Times New Roman" w:hAnsi="Times New Roman"/>
        </w:rPr>
        <w:t>[Gürtler, 2004 #654]</w:t>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DC3698">
        <w:rPr>
          <w:rFonts w:ascii="Times New Roman" w:hAnsi="Times New Roman"/>
        </w:rPr>
        <w:t>[Damond, 2004 #653]</w:t>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DC3698">
        <w:rPr>
          <w:rFonts w:ascii="Times New Roman" w:hAnsi="Times New Roman"/>
        </w:rPr>
        <w:t>[Peeters, 1989 #652;Huet, 1990 #651]</w:t>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DC3698">
        <w:rPr>
          <w:rFonts w:ascii="Times New Roman" w:hAnsi="Times New Roman"/>
        </w:rPr>
        <w:t>[Keele, 2006 #497;Hahn, 2000 #655]</w:t>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DC3698">
        <w:rPr>
          <w:rFonts w:ascii="Times New Roman" w:hAnsi="Times New Roman"/>
        </w:rPr>
        <w:t>[Plantier, 2009 #762]</w:t>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DC3698">
        <w:rPr>
          <w:rFonts w:ascii="Times New Roman" w:hAnsi="Times New Roman"/>
        </w:rPr>
        <w:t>[Sharp, 2010 #646]</w:t>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DC3698">
        <w:rPr>
          <w:rFonts w:ascii="Times New Roman" w:hAnsi="Times New Roman"/>
        </w:rPr>
        <w:t>[Sharp,  #764;Sharp, 2010 #646]</w:t>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DC3698">
        <w:rPr>
          <w:rFonts w:ascii="Times New Roman" w:hAnsi="Times New Roman"/>
        </w:rPr>
        <w:t>[Salemi, 2001 #774]</w:t>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DC3698">
        <w:rPr>
          <w:rFonts w:ascii="Times New Roman" w:hAnsi="Times New Roman"/>
        </w:rPr>
        <w:t>[Korber, 2000 #767]</w:t>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DC3698">
        <w:rPr>
          <w:rFonts w:ascii="Times New Roman" w:hAnsi="Times New Roman"/>
        </w:rPr>
        <w:t>[Worobey, 2008 #770]</w:t>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DC3698">
        <w:rPr>
          <w:rFonts w:ascii="Times New Roman" w:hAnsi="Times New Roman"/>
        </w:rPr>
        <w:t>[Gao, 1999 #738]</w:t>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DC3698">
        <w:rPr>
          <w:rFonts w:ascii="Times New Roman" w:hAnsi="Times New Roman"/>
        </w:rPr>
        <w:t>[Ariën, 2005 #84]</w:t>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w:t>
      </w:r>
      <w:proofErr w:type="gramStart"/>
      <w:r>
        <w:rPr>
          <w:rFonts w:ascii="Times New Roman" w:hAnsi="Times New Roman"/>
        </w:rPr>
        <w:t>prevalence</w:t>
      </w:r>
      <w:r w:rsidR="00DC3698">
        <w:rPr>
          <w:rFonts w:ascii="Times New Roman" w:hAnsi="Times New Roman"/>
        </w:rPr>
        <w:t>[</w:t>
      </w:r>
      <w:proofErr w:type="gramEnd"/>
      <w:r w:rsidR="00DC3698">
        <w:rPr>
          <w:rFonts w:ascii="Times New Roman" w:hAnsi="Times New Roman"/>
        </w:rPr>
        <w:t>Ariën, 2005 #84]</w:t>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DC3698">
        <w:rPr>
          <w:rFonts w:ascii="Times New Roman" w:hAnsi="Times New Roman"/>
        </w:rPr>
        <w:t>[Gürtler, 2004 #654;VANDEN HAESEVELDE, 1996 #661]</w:t>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DC3698">
        <w:rPr>
          <w:rFonts w:ascii="Times New Roman" w:hAnsi="Times New Roman"/>
        </w:rPr>
        <w:t>[Lemey, 2004 #81]</w:t>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DC3698">
        <w:rPr>
          <w:rFonts w:ascii="Times New Roman" w:hAnsi="Times New Roman"/>
        </w:rPr>
        <w:t>[Simon, 1998 #487]</w:t>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DC3698">
        <w:rPr>
          <w:rFonts w:ascii="Times New Roman" w:hAnsi="Times New Roman"/>
        </w:rPr>
        <w:t>[Gao, 1999 #738;Corbet, 2000 #645]</w:t>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DC3698">
        <w:rPr>
          <w:rFonts w:ascii="Times New Roman" w:hAnsi="Times New Roman"/>
        </w:rPr>
        <w:t>[Simon, 1998 #487]</w:t>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DC3698">
        <w:rPr>
          <w:rFonts w:ascii="Times New Roman" w:hAnsi="Times New Roman"/>
        </w:rPr>
        <w:t>[Plantier, 2009 #762]</w:t>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DC3698">
        <w:rPr>
          <w:rFonts w:ascii="Times New Roman" w:hAnsi="Times New Roman"/>
        </w:rPr>
        <w:t>[Vallari, 2011 #80]</w:t>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DC3698">
        <w:rPr>
          <w:rFonts w:ascii="Times New Roman" w:hAnsi="Times New Roman"/>
        </w:rPr>
        <w:t>[Vallari, 2011 #80]</w:t>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DC3698">
        <w:rPr>
          <w:rFonts w:ascii="Times New Roman" w:hAnsi="Times New Roman"/>
        </w:rPr>
        <w:t>[Robertson, 2000 #768]</w:t>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DC3698">
        <w:rPr>
          <w:rFonts w:ascii="Times New Roman" w:hAnsi="Times New Roman"/>
        </w:rPr>
        <w:t>[Robertson, 2000 #768]</w:t>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DC3698">
        <w:rPr>
          <w:rFonts w:ascii="Times New Roman" w:hAnsi="Times New Roman"/>
        </w:rPr>
        <w:t>[Robertson, 2000 #505]</w:t>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DC3698">
        <w:t>[Robertson, 2000 #505]</w:t>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DC3698">
        <w:rPr>
          <w:rFonts w:ascii="Times New Roman" w:hAnsi="Times New Roman"/>
        </w:rPr>
        <w:t>[Robertson, 2000 #768]</w:t>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DC3698">
        <w:rPr>
          <w:rFonts w:ascii="Times New Roman" w:hAnsi="Times New Roman"/>
        </w:rPr>
        <w:t>[McCutchan, 2006 #493]</w:t>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DC3698">
        <w:rPr>
          <w:rFonts w:ascii="Times New Roman" w:hAnsi="Times New Roman"/>
        </w:rPr>
        <w:t>[Korber, 2001 #208]</w:t>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DC3698">
        <w:rPr>
          <w:rFonts w:ascii="Times New Roman" w:hAnsi="Times New Roman"/>
        </w:rPr>
        <w:t>[Hemelaar, 2006 #213]</w:t>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DC3698">
        <w:rPr>
          <w:rFonts w:ascii="Times New Roman" w:hAnsi="Times New Roman"/>
        </w:rPr>
        <w:t>[Hemelaar, 2006 #213]</w:t>
      </w:r>
      <w:r w:rsidR="0015069C">
        <w:rPr>
          <w:rFonts w:ascii="Times New Roman" w:hAnsi="Times New Roman"/>
        </w:rPr>
        <w:t xml:space="preserve">. </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DC3698">
        <w:rPr>
          <w:rFonts w:ascii="Times New Roman" w:hAnsi="Times New Roman"/>
        </w:rPr>
        <w:t>[Gao, 2001 #513]</w:t>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DC3698">
        <w:rPr>
          <w:rFonts w:ascii="Times New Roman" w:hAnsi="Times New Roman"/>
        </w:rPr>
        <w:t>[Robertson, 2000 #768]</w:t>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DC3698">
        <w:rPr>
          <w:rFonts w:ascii="Times New Roman" w:hAnsi="Times New Roman"/>
        </w:rPr>
        <w:t>[Gao, 2001 #513]</w:t>
      </w:r>
      <w:r>
        <w:rPr>
          <w:rFonts w:ascii="Times New Roman" w:hAnsi="Times New Roman"/>
        </w:rPr>
        <w:t>. Subtype A has sub-subtypes A1 and A2 (A3 and A4 are mentioned by Taylor et al 2008</w:t>
      </w:r>
      <w:r w:rsidR="00DC3698">
        <w:rPr>
          <w:rFonts w:ascii="Times New Roman" w:hAnsi="Times New Roman"/>
        </w:rPr>
        <w:t>[Taylor, 2008 #214]</w:t>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proofErr w:type="gramStart"/>
      <w:r w:rsidR="004A04DD">
        <w:rPr>
          <w:rFonts w:ascii="Times New Roman" w:hAnsi="Times New Roman"/>
        </w:rPr>
        <w:t>;</w:t>
      </w:r>
      <w:proofErr w:type="gramEnd"/>
      <w:r w:rsidR="004A04DD">
        <w:rPr>
          <w:rFonts w:ascii="Times New Roman" w:hAnsi="Times New Roman"/>
        </w:rPr>
        <w:t xml:space="preserve"> sub-subtype F3 mentioned by Taylor et al 2008</w:t>
      </w:r>
      <w:r w:rsidR="00A20492">
        <w:rPr>
          <w:rFonts w:ascii="Times New Roman" w:hAnsi="Times New Roman"/>
        </w:rPr>
        <w:t xml:space="preserve"> </w:t>
      </w:r>
      <w:r w:rsidR="00DC3698">
        <w:rPr>
          <w:rFonts w:ascii="Times New Roman" w:hAnsi="Times New Roman"/>
        </w:rPr>
        <w:t>[Taylor, 2008 #214]</w:t>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DC3698">
        <w:rPr>
          <w:rFonts w:ascii="Times New Roman" w:hAnsi="Times New Roman"/>
        </w:rPr>
        <w:t>[Ayouba, 2000 #825]</w:t>
      </w:r>
      <w:r>
        <w:rPr>
          <w:rFonts w:ascii="Times New Roman" w:hAnsi="Times New Roman"/>
        </w:rPr>
        <w:t>, O</w:t>
      </w:r>
      <w:r w:rsidR="005F07B6">
        <w:rPr>
          <w:rFonts w:ascii="Times New Roman" w:hAnsi="Times New Roman"/>
        </w:rPr>
        <w:t xml:space="preserve"> </w:t>
      </w:r>
      <w:r w:rsidR="00DC3698">
        <w:rPr>
          <w:rFonts w:ascii="Times New Roman" w:hAnsi="Times New Roman"/>
        </w:rPr>
        <w:t>[Lemey, 2004 #826]</w:t>
      </w:r>
      <w:r>
        <w:rPr>
          <w:rFonts w:ascii="Times New Roman" w:hAnsi="Times New Roman"/>
        </w:rPr>
        <w:t xml:space="preserve"> and P </w:t>
      </w:r>
      <w:r w:rsidR="00DC3698">
        <w:rPr>
          <w:rFonts w:ascii="Times New Roman" w:hAnsi="Times New Roman"/>
        </w:rPr>
        <w:t>[Vallari, 2011 #80]</w:t>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DC3698">
        <w:rPr>
          <w:rFonts w:ascii="Times New Roman" w:hAnsi="Times New Roman"/>
        </w:rPr>
        <w:t>[Roques, 2002 #15]</w:t>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DC3698">
        <w:rPr>
          <w:rFonts w:ascii="Times New Roman" w:hAnsi="Times New Roman"/>
        </w:rPr>
        <w:t>[Artenstein, 1995 #931;Tovanabutra, 2002 #933;Wasi, 1995 #932]</w:t>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DC3698">
        <w:rPr>
          <w:rFonts w:ascii="Times New Roman" w:hAnsi="Times New Roman"/>
        </w:rPr>
        <w:t>[McCutchan, 2006 #493]</w:t>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FE0770" w:rsidP="004C5917">
      <w:pPr>
        <w:pStyle w:val="Heading3"/>
      </w:pPr>
      <w:r>
        <w:rPr>
          <w:noProof/>
          <w:lang w:eastAsia="en-US"/>
        </w:rPr>
        <w:pict>
          <v:shape id="Text Box 7" o:spid="_x0000_s1027" type="#_x0000_t202" style="position:absolute;margin-left:6in;margin-top:10.2pt;width:54pt;height:652.75pt;z-index:2516623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A3dD0asgIAAMMFAAAOAAAA&#10;AAAAAAAAAAAAACwCAABkcnMvZTJvRG9jLnhtbFBLAQItABQABgAIAAAAIQAMafhw3QAAAAsBAAAP&#10;AAAAAAAAAAAAAAAAAAoFAABkcnMvZG93bnJldi54bWxQSwUGAAAAAAQABADzAAAAFAYAAAAA&#10;" filled="f" stroked="f">
            <v:textbox style="layout-flow:vertical;mso-layout-flow-alt:bottom-to-top" inset=",7.2pt,,7.2pt">
              <w:txbxContent>
                <w:p w:rsidR="00063DDF" w:rsidRDefault="00063DDF">
                  <w:r>
                    <w:t xml:space="preserve">Figure 1.4: HIV diversity around the globe, its level of prevalence in the area and number of genome sequenced. Source: McCutchan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2"/>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DC3698">
        <w:rPr>
          <w:rFonts w:ascii="Times New Roman" w:hAnsi="Times New Roman"/>
        </w:rPr>
        <w:t>[Letvin, 2006 #12]</w:t>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proofErr w:type="gramStart"/>
      <w:r w:rsidR="00BF098A">
        <w:rPr>
          <w:rFonts w:ascii="Times New Roman" w:hAnsi="Times New Roman"/>
        </w:rPr>
        <w:t>recombinant</w:t>
      </w:r>
      <w:proofErr w:type="gramEnd"/>
      <w:r w:rsidR="00BF098A">
        <w:rPr>
          <w:rFonts w:ascii="Times New Roman" w:hAnsi="Times New Roman"/>
        </w:rPr>
        <w:t xml:space="preserve">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DC3698">
        <w:rPr>
          <w:rFonts w:ascii="Times New Roman" w:hAnsi="Times New Roman"/>
        </w:rPr>
        <w:t>[McCutchan, 2006 #493]</w:t>
      </w:r>
      <w:r w:rsidR="00BF098A">
        <w:rPr>
          <w:rFonts w:ascii="Times New Roman" w:hAnsi="Times New Roman"/>
        </w:rPr>
        <w:t xml:space="preserve">). The same criterion of epidemiological unlinked isolates from three or more people applies for classification as a circular recombinant form (CRF) </w:t>
      </w:r>
      <w:r w:rsidR="00DC3698">
        <w:rPr>
          <w:rFonts w:ascii="Times New Roman" w:hAnsi="Times New Roman"/>
        </w:rPr>
        <w:t>[Robertson, 2000 #505]</w:t>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DC3698">
        <w:rPr>
          <w:rFonts w:ascii="Times New Roman" w:hAnsi="Times New Roman"/>
        </w:rPr>
        <w:t>[McCutchan, 2006 #493]</w:t>
      </w:r>
      <w:r w:rsidR="00BF098A">
        <w:rPr>
          <w:rFonts w:ascii="Times New Roman" w:hAnsi="Times New Roman"/>
        </w:rPr>
        <w:t>). There are 55 CRFs listed in Los Alamos National Laboratory database for HIV sequences (</w:t>
      </w:r>
      <w:hyperlink r:id="rId13"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DC3698">
        <w:rPr>
          <w:rFonts w:ascii="Times New Roman" w:hAnsi="Times New Roman"/>
        </w:rPr>
        <w:t>[Archer, 2008 #11;McCutchan, 2002 #10;Zhang, 2010 #891;Salminen, 1995 #971]</w:t>
      </w:r>
      <w:r w:rsidR="00BF098A">
        <w:rPr>
          <w:rFonts w:ascii="Times New Roman" w:hAnsi="Times New Roman"/>
        </w:rPr>
        <w:t xml:space="preserve"> from different strains of the virus are listed in </w:t>
      </w:r>
      <w:hyperlink r:id="rId14"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DC3698">
        <w:rPr>
          <w:rFonts w:ascii="Times New Roman" w:hAnsi="Times New Roman"/>
        </w:rPr>
        <w:t>[Robertson, 2000 #505;Robertson, 1995 #7;Sharp, 1995 #518]</w:t>
      </w:r>
      <w:r w:rsidR="00BF098A">
        <w:rPr>
          <w:rFonts w:ascii="Times New Roman" w:hAnsi="Times New Roman"/>
        </w:rPr>
        <w:t xml:space="preserve">. CRF02_AG is the most prevalent circulating recombinant form infecting over 9 million people on the whole </w:t>
      </w:r>
      <w:r w:rsidR="00DC3698">
        <w:rPr>
          <w:rFonts w:ascii="Times New Roman" w:hAnsi="Times New Roman"/>
        </w:rPr>
        <w:t>[McCutchan, 2000 #939]</w:t>
      </w:r>
      <w:r w:rsidR="00BF098A">
        <w:rPr>
          <w:rFonts w:ascii="Times New Roman" w:hAnsi="Times New Roman"/>
        </w:rPr>
        <w:t xml:space="preserve"> and geographically epidemic in the West African region (Figure 1.5). CRF01_AE is the dominant circulating recombinant form in South-East Asia (Figure 1.5) </w:t>
      </w:r>
      <w:r w:rsidR="00DC3698">
        <w:rPr>
          <w:rFonts w:ascii="Times New Roman" w:hAnsi="Times New Roman"/>
        </w:rPr>
        <w:t>[Taylor, 2008 #214]</w:t>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DC3698">
        <w:rPr>
          <w:rFonts w:ascii="Times New Roman" w:hAnsi="Times New Roman"/>
        </w:rPr>
        <w:t>[Keele, 2008 #900;Fischer,  #973]</w:t>
      </w:r>
      <w:r>
        <w:rPr>
          <w:rFonts w:ascii="Times New Roman" w:hAnsi="Times New Roman"/>
        </w:rPr>
        <w:t>. Evidences of multiple HIV variants transmission are also recorded</w:t>
      </w:r>
      <w:r w:rsidR="000825D0">
        <w:rPr>
          <w:rFonts w:ascii="Times New Roman" w:hAnsi="Times New Roman"/>
        </w:rPr>
        <w:t xml:space="preserve"> </w:t>
      </w:r>
      <w:r w:rsidR="00DC3698">
        <w:rPr>
          <w:rFonts w:ascii="Times New Roman" w:hAnsi="Times New Roman"/>
        </w:rPr>
        <w:t>[Long, 2000 #910;Ping, 2000 #975]</w:t>
      </w:r>
      <w:r>
        <w:rPr>
          <w:rFonts w:ascii="Times New Roman" w:hAnsi="Times New Roman"/>
        </w:rPr>
        <w:t>. Generally, HIV is genetically homogenous for a short post infection time</w:t>
      </w:r>
      <w:r w:rsidR="000825D0">
        <w:rPr>
          <w:rFonts w:ascii="Times New Roman" w:hAnsi="Times New Roman"/>
        </w:rPr>
        <w:t xml:space="preserve"> </w:t>
      </w:r>
      <w:r w:rsidR="00DC3698">
        <w:rPr>
          <w:rFonts w:ascii="Times New Roman" w:hAnsi="Times New Roman"/>
        </w:rPr>
        <w:t>[Delwart, 2002 #905;Haase,  #904]</w:t>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DC3698">
        <w:rPr>
          <w:rFonts w:ascii="Times New Roman" w:hAnsi="Times New Roman"/>
        </w:rPr>
        <w:t>[Long, 2000 #910]</w:t>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DC3698">
        <w:rPr>
          <w:rFonts w:ascii="Times New Roman" w:hAnsi="Times New Roman"/>
        </w:rPr>
        <w:t>[McCutchan, 2006 #493]</w:t>
      </w:r>
      <w:r>
        <w:rPr>
          <w:rFonts w:ascii="Times New Roman" w:hAnsi="Times New Roman"/>
        </w:rPr>
        <w:t xml:space="preserve">). It is observed that the diversity </w:t>
      </w:r>
      <w:r w:rsidR="00995197">
        <w:rPr>
          <w:rFonts w:ascii="Times New Roman" w:hAnsi="Times New Roman"/>
        </w:rPr>
        <w:t>at a gene (</w:t>
      </w:r>
      <w:r w:rsidR="00995197" w:rsidRPr="00995197">
        <w:rPr>
          <w:rFonts w:ascii="Times New Roman" w:hAnsi="Times New Roman"/>
          <w:i/>
        </w:rPr>
        <w:t>env</w:t>
      </w:r>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DC3698">
        <w:rPr>
          <w:rFonts w:ascii="Times New Roman" w:hAnsi="Times New Roman"/>
        </w:rPr>
        <w:t>[Fouchier, 1992 #978]</w:t>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DC3698">
        <w:t>[Ho, 1995 #914]</w:t>
      </w:r>
      <w:r>
        <w:t xml:space="preserve">, viral </w:t>
      </w:r>
      <w:r w:rsidRPr="00CC4010">
        <w:t>genome</w:t>
      </w:r>
      <w:r>
        <w:t xml:space="preserve"> recombination</w:t>
      </w:r>
      <w:r w:rsidR="00EB4E4C">
        <w:t xml:space="preserve"> </w:t>
      </w:r>
      <w:r w:rsidR="00DC3698">
        <w:t>[Gu, 1995 #980;Lole, 1999 #981;Fang, 2004 #898]</w:t>
      </w:r>
      <w:r>
        <w:t>, higher mutation rate by erroneous reverse transcriptase</w:t>
      </w:r>
      <w:r w:rsidR="00386505">
        <w:t xml:space="preserve"> </w:t>
      </w:r>
      <w:r w:rsidR="00DC3698">
        <w:t>[Roberts, 1988 #306;Bebenek, 1989 #982]</w:t>
      </w:r>
      <w:r>
        <w:t>, and host immune selection</w:t>
      </w:r>
      <w:r w:rsidR="00386505">
        <w:t xml:space="preserve"> </w:t>
      </w:r>
      <w:r w:rsidR="00DC3698">
        <w:t>[Price, 1997 #984;Borrow, 1997 #985]</w:t>
      </w:r>
      <w:r>
        <w:t xml:space="preserve">. On the whole, HIV replication (discussed in section 1.6) is the overall source of genetic heterogeneity in the viral population (reviewed in </w:t>
      </w:r>
      <w:r w:rsidR="00DC3698">
        <w:t>[Smyth,  #919]</w:t>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DC3698">
        <w:t>[Neher,  #986;Fang, 2004 #898]</w:t>
      </w:r>
      <w:r>
        <w:t>. Two genomes from different viral strains</w:t>
      </w:r>
      <w:r w:rsidR="0078515B">
        <w:t xml:space="preserve"> from same subtype or different subtypes</w:t>
      </w:r>
      <w:r>
        <w:t xml:space="preserve"> can be co-packed into single virion during replication </w:t>
      </w:r>
      <w:r w:rsidR="00DC3698">
        <w:t>[Stuhlmann, 1992 #922]</w:t>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DC3698">
        <w:t>[Ben-Artzi, 1996 #987;Kostrikis, 2002 #988]</w:t>
      </w:r>
      <w:r>
        <w:t xml:space="preserve">. Genetic recombination allows rapid and efficient shuffling of </w:t>
      </w:r>
      <w:r w:rsidRPr="00BF098A">
        <w:t>advantageous</w:t>
      </w:r>
      <w:r>
        <w:t xml:space="preserve"> genes and removing deleterious mutations, thus, increasing the viral fitness in the host (reviewed in </w:t>
      </w:r>
      <w:r w:rsidR="00DC3698">
        <w:t>[Smyth,  #919]</w:t>
      </w:r>
      <w:r>
        <w:t xml:space="preserve">). Successful transmission of </w:t>
      </w:r>
      <w:r w:rsidR="0078515B">
        <w:t>the recombinant forms</w:t>
      </w:r>
      <w:r>
        <w:t xml:space="preserve"> with high viral fitness to three or more people and circulates in human population establishes Circulating Recombinant Forms (CRFs) (reviewed in </w:t>
      </w:r>
      <w:r w:rsidR="00DC3698">
        <w:t>[Perrin, 2003 #930]</w:t>
      </w:r>
      <w:r>
        <w:t>)</w:t>
      </w:r>
      <w:r w:rsidR="0078515B">
        <w:t>, as discussed in section 1.4.2</w:t>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DC3698">
        <w:t>[Frankel, 1998 #537]</w:t>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DC3698">
        <w:t>[Frankel, 1998 #537]</w:t>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DC3698">
        <w:t>[Jager,  #989]</w:t>
      </w:r>
      <w:r w:rsidR="00870A43">
        <w:t>.</w:t>
      </w:r>
      <w:r w:rsidR="000B6F5B">
        <w:t xml:space="preserve"> </w:t>
      </w:r>
      <w:r w:rsidR="00486744">
        <w:t>Vif is produced in the late stage of viral production</w:t>
      </w:r>
      <w:r w:rsidR="00A20492">
        <w:t xml:space="preserve"> </w:t>
      </w:r>
      <w:r w:rsidR="00DC3698">
        <w:t>[von Schwedler, 1993 #600;Sheehy, 2002 #603]</w:t>
      </w:r>
      <w:r w:rsidR="00486744">
        <w:t xml:space="preserve"> to suppress the innate antiviral </w:t>
      </w:r>
      <w:r w:rsidR="00EC78BD">
        <w:t>immunity of host</w:t>
      </w:r>
      <w:r w:rsidR="00A20492">
        <w:t xml:space="preserve"> </w:t>
      </w:r>
      <w:r w:rsidR="00DC3698">
        <w:t>[Simon, 1998 #602;Madani, 1998 #601]</w:t>
      </w:r>
      <w:r>
        <w:t xml:space="preserve">. It is observed that vif is expressed only when the virus infects </w:t>
      </w:r>
      <w:r w:rsidR="0043495E">
        <w:t xml:space="preserve">immune cells that express cytidine deaminase </w:t>
      </w:r>
      <w:r>
        <w:t>APOBEC3G</w:t>
      </w:r>
      <w:r w:rsidR="00A20492">
        <w:t xml:space="preserve"> </w:t>
      </w:r>
      <w:r w:rsidR="00DC3698">
        <w:t>[Navarro, 2004 #228]</w:t>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DC3698">
        <w:t>[Conticello, 2003 #113;Mangeat, 2003 #597;Mariani, 2003 #591;Marin, 2003 #595;Mehle, 2004 #592;Schafer, 2004 #809;Sheehy, 2003 #593;Simon, 2005 #605;Stopak, 2003 #594;Wiegand, 2004 #498;Zhang, 2003 #604]</w:t>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DC3698">
        <w:t>[Connor, 1995 #585]</w:t>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DC3698">
        <w:t>[Cohen, 1996 #797]</w:t>
      </w:r>
      <w:r w:rsidR="00486744">
        <w:t>. Vpr arrests the cell cycle during the transfer from G2 to M phase</w:t>
      </w:r>
      <w:r w:rsidR="00DA3C33">
        <w:t xml:space="preserve"> </w:t>
      </w:r>
      <w:r w:rsidR="00DC3698">
        <w:t>[Jowett, 1995 #586;Rogel, 1995 #587]</w:t>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DC3698">
        <w:t>[He, 1995 #588]</w:t>
      </w:r>
      <w:r w:rsidR="00486744">
        <w:t>. Vpr is also important for efficient viral replication in monocyte or macrophage cells, but T-cells</w:t>
      </w:r>
      <w:r w:rsidR="00A20492">
        <w:t xml:space="preserve"> </w:t>
      </w:r>
      <w:r w:rsidR="00DC3698">
        <w:t>[Connor, 1995 #585]</w:t>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DC3698">
        <w:t>[Cohen, 1988 #808]</w:t>
      </w:r>
      <w:r w:rsidR="00C62F5F">
        <w:t xml:space="preserve"> and is 16 </w:t>
      </w:r>
      <w:r w:rsidR="003E50F3">
        <w:t>kilo Dalton</w:t>
      </w:r>
      <w:r w:rsidR="00635274">
        <w:t>, 81 amino acids long</w:t>
      </w:r>
      <w:r w:rsidR="004A303C">
        <w:t xml:space="preserve"> </w:t>
      </w:r>
      <w:r w:rsidR="00DC3698">
        <w:t>[Strebel, 1988 #807]</w:t>
      </w:r>
      <w:r w:rsidR="00DA3C33">
        <w:t>.</w:t>
      </w:r>
      <w:r w:rsidR="001345A0">
        <w:t xml:space="preserve"> </w:t>
      </w:r>
      <w:r w:rsidR="00893E68">
        <w:t>Biological functions of vpu protein include degradation of CD4 in endoplasmic reticulum</w:t>
      </w:r>
      <w:r w:rsidR="00A20492">
        <w:t xml:space="preserve"> </w:t>
      </w:r>
      <w:r w:rsidR="00DC3698">
        <w:t>[Willey, 1992 #590]</w:t>
      </w:r>
      <w:r w:rsidR="00893E68">
        <w:t xml:space="preserve">, </w:t>
      </w:r>
      <w:r w:rsidR="00C62F5F">
        <w:t xml:space="preserve">interference of host immune cell MHC class II antigen presentation on the cell surface allowing the virus for host immune escape </w:t>
      </w:r>
      <w:r w:rsidR="00DC3698">
        <w:t>[Hussain, 2008 #79;Nomaguchi, 2008 #78</w:t>
      </w:r>
      <w:proofErr w:type="gramStart"/>
      <w:r w:rsidR="00DC3698">
        <w:t>]</w:t>
      </w:r>
      <w:r w:rsidR="004A303C">
        <w:t xml:space="preserve"> </w:t>
      </w:r>
      <w:r w:rsidR="00893E68">
        <w:t xml:space="preserve"> and</w:t>
      </w:r>
      <w:proofErr w:type="gramEnd"/>
      <w:r w:rsidR="00C62F5F">
        <w:t xml:space="preserve"> viral </w:t>
      </w:r>
      <w:r w:rsidR="004A303C">
        <w:t xml:space="preserve">maturation and </w:t>
      </w:r>
      <w:r w:rsidR="00C62F5F">
        <w:t>release from host cell membrane</w:t>
      </w:r>
      <w:r w:rsidR="004A303C">
        <w:t xml:space="preserve"> </w:t>
      </w:r>
      <w:r w:rsidR="00DC3698">
        <w:t>[Klimkait, 1990 #83]</w:t>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DC3698">
        <w:t>[Laguette, 2009 #583]</w:t>
      </w:r>
      <w:r w:rsidR="004A303C">
        <w:t xml:space="preserve"> </w:t>
      </w:r>
      <w:r>
        <w:t>and virulence</w:t>
      </w:r>
      <w:r w:rsidR="00BE18E4">
        <w:t xml:space="preserve"> </w:t>
      </w:r>
      <w:r w:rsidR="00DC3698">
        <w:t>[Simmons, 2001 #990;Lenassi,  #991]</w:t>
      </w:r>
      <w:r w:rsidR="004A303C">
        <w:t>. Nef down regulates</w:t>
      </w:r>
      <w:r>
        <w:t xml:space="preserve"> the production of major h</w:t>
      </w:r>
      <w:r w:rsidR="004A303C">
        <w:t>istocompatibility complex type I (MHC type I</w:t>
      </w:r>
      <w:r>
        <w:t>) in the host cell</w:t>
      </w:r>
      <w:r w:rsidR="00381D71">
        <w:t xml:space="preserve"> </w:t>
      </w:r>
      <w:r w:rsidR="00DC3698">
        <w:t>[Lewis, 2012 #486;Blagoveshchenskaya, 2002 #992;Greenberg, 1998 #993]</w:t>
      </w:r>
      <w:r>
        <w:t>. This impairs the function of cytotoxic T lymphocyte cells to clear the infected cells</w:t>
      </w:r>
      <w:r w:rsidR="00381D71">
        <w:t xml:space="preserve"> </w:t>
      </w:r>
      <w:r w:rsidR="00DC3698">
        <w:t>[Adnan, 2006 #576;Baur, 1994 #568;Collins, 1998 #578;Couillin, 1994 #573;Sawai, 1994 #571]</w:t>
      </w:r>
      <w:r>
        <w:t>. Nef also down regulates CD4 on host cell surface</w:t>
      </w:r>
      <w:r w:rsidR="00CA27C0">
        <w:t xml:space="preserve"> </w:t>
      </w:r>
      <w:r w:rsidR="00DC3698">
        <w:t>[Garcia, 1991 #565;Lama, 1999 #572]</w:t>
      </w:r>
      <w:r>
        <w:t xml:space="preserve"> and modulates cellular activation to evade host immune system </w:t>
      </w:r>
      <w:r w:rsidR="00DC3698">
        <w:t>[Baur, 1994 #568;Sawai, 1994 #571]</w:t>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DC3698">
        <w:t>[Briggs, 2004 #814]</w:t>
      </w:r>
      <w:r w:rsidR="0008554B">
        <w:t xml:space="preserve">. </w:t>
      </w:r>
      <w:r>
        <w:t xml:space="preserve">The Gag precursor has all the building blocks to form a fully infectious virion, even in the absence of other viral products </w:t>
      </w:r>
      <w:r w:rsidR="00DC3698">
        <w:t>[Wang, 1993 #621]</w:t>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DC3698">
        <w:t>[Wiegers, 1998 #994]</w:t>
      </w:r>
      <w:r>
        <w:t>. The cleavage takes place in the nascent virus after budding out from host cell</w:t>
      </w:r>
      <w:r w:rsidR="003B2053">
        <w:t xml:space="preserve"> </w:t>
      </w:r>
      <w:r w:rsidR="00DC3698">
        <w:t>[Göttlinger, 1989 #77]</w:t>
      </w:r>
      <w:r>
        <w:t>. The matrix protein is at the N-terminal and p6 at the C-terminal of gag precursor</w:t>
      </w:r>
      <w:r w:rsidR="001C4697">
        <w:t xml:space="preserve"> </w:t>
      </w:r>
      <w:r w:rsidR="00DC3698">
        <w:t>[Borsetti, 1998 #995;Wiegers, 1998 #994]</w:t>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DC3698">
        <w:t>[Wang, 1993 #621]</w:t>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DC3698">
        <w:t>[Wang, 1993 #621;Gheysen, 1989 #810;Zhang, 1998 #70;Dawson, 1998 #69]</w:t>
      </w:r>
      <w:r w:rsidR="00C62F5F">
        <w:t>. The highly basic region in matrix mediates electrostatic association with phospholipids in plasma membrane during assembly</w:t>
      </w:r>
      <w:r w:rsidR="001C4697">
        <w:t xml:space="preserve"> </w:t>
      </w:r>
      <w:r w:rsidR="00DC3698">
        <w:t>[Chukkapalli,  #998;Zhou, 1996 #999]</w:t>
      </w:r>
      <w:r w:rsidR="00C62F5F">
        <w:t xml:space="preserve">. The capsid is a curved and closed shell consisting 250 hexamers and 12 pentamers </w:t>
      </w:r>
      <w:r w:rsidR="009C58A9">
        <w:t xml:space="preserve">(reviewed in </w:t>
      </w:r>
      <w:r w:rsidR="00DC3698">
        <w:t>[Briggs,  #1000]</w:t>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DC3698">
        <w:t>[Ganser-Pornillos, 2004 #820]</w:t>
      </w:r>
      <w:r w:rsidR="00C62F5F">
        <w:t>.  Nucleocapsid plays role in efficient viral assembly by making pr55–pr55 inter</w:t>
      </w:r>
      <w:r w:rsidR="00470381">
        <w:t>-</w:t>
      </w:r>
      <w:r w:rsidR="00C62F5F">
        <w:t>protein contacts</w:t>
      </w:r>
      <w:r w:rsidR="00FB1BFA">
        <w:t xml:space="preserve"> </w:t>
      </w:r>
      <w:r w:rsidR="00DC3698">
        <w:t>[Dawson, 1998 #69;Zhang, 1998 #70</w:t>
      </w:r>
      <w:proofErr w:type="gramStart"/>
      <w:r w:rsidR="00DC3698">
        <w:t>]</w:t>
      </w:r>
      <w:r w:rsidR="00C62F5F">
        <w:t xml:space="preserve"> </w:t>
      </w:r>
      <w:r w:rsidR="00E97F03">
        <w:t xml:space="preserve"> and</w:t>
      </w:r>
      <w:proofErr w:type="gramEnd"/>
      <w:r w:rsidR="00E97F03">
        <w:t xml:space="preserve"> localization of viral proteins </w:t>
      </w:r>
      <w:r w:rsidR="00DC3698">
        <w:t>[Larsen, 2008 #817]</w:t>
      </w:r>
      <w:r w:rsidR="00C62F5F">
        <w:t>. P6 protein plays role in detaching and releasing the newly formed HIV particles</w:t>
      </w:r>
      <w:r w:rsidR="009C58A9">
        <w:t xml:space="preserve"> </w:t>
      </w:r>
      <w:r w:rsidR="00DC3698">
        <w:t>[Demirov, 2002 #811]</w:t>
      </w:r>
      <w:r w:rsidR="00C62F5F">
        <w:t>.</w:t>
      </w:r>
    </w:p>
    <w:p w:rsidR="00870A43" w:rsidRDefault="003E50F3" w:rsidP="00870A43">
      <w:pPr>
        <w:spacing w:line="480" w:lineRule="auto"/>
        <w:jc w:val="both"/>
      </w:pPr>
      <w:r>
        <w:t xml:space="preserve">The </w:t>
      </w:r>
      <w:r w:rsidRPr="00C55F53">
        <w:rPr>
          <w:i/>
        </w:rPr>
        <w:t>pol</w:t>
      </w:r>
      <w:r>
        <w:t xml:space="preserve"> polyprotein is produced by translational frame shift </w:t>
      </w:r>
      <w:r w:rsidR="00DC3698">
        <w:t>[Karacostas, 1993 #25]</w:t>
      </w:r>
      <w:r>
        <w:t xml:space="preserve"> (Figure 1.5), such that, as much as 241 nucleotides at 5’ region of the gene overlaps with 3’ region of </w:t>
      </w:r>
      <w:r w:rsidRPr="00C55F53">
        <w:rPr>
          <w:i/>
        </w:rPr>
        <w:t>gag</w:t>
      </w:r>
      <w:r>
        <w:t xml:space="preserve"> gene </w:t>
      </w:r>
      <w:r w:rsidR="00DC3698">
        <w:t>[Jacks, 1988 #231;Ratner, 1985 #89]</w:t>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DC3698">
        <w:t>[Darke, 1988 #1001;Nutt, 1988 #1002;ERICKSON-VIITANEN, 1989 #24]</w:t>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DC3698">
        <w:t>[Jacobo-Molina, 1991 #63;Sarafianos, 2009 #426]</w:t>
      </w:r>
      <w:r>
        <w:t xml:space="preserve">. The RNase H domain in RT degrades the viral RNA molecule following cDNA production </w:t>
      </w:r>
      <w:r w:rsidR="00DC3698">
        <w:t>[Davies, 1991 #62]</w:t>
      </w:r>
      <w:r>
        <w:t xml:space="preserve">. The integrase enzyme removes two bases from 3’ DNA molecule and functions strand transfer during the process of integrating the proviral DNA into the host genome </w:t>
      </w:r>
      <w:r w:rsidR="00DC3698">
        <w:t>[Pruss, 1994 #60]</w:t>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5"/>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DC3698">
        <w:t>[Frankel, 1998 #537]</w:t>
      </w:r>
    </w:p>
    <w:p w:rsidR="00870A43" w:rsidRDefault="00450BD4" w:rsidP="003E50F3">
      <w:pPr>
        <w:tabs>
          <w:tab w:val="left" w:pos="7230"/>
        </w:tabs>
        <w:spacing w:line="480" w:lineRule="auto"/>
        <w:jc w:val="both"/>
      </w:pPr>
      <w:r>
        <w:br w:type="page"/>
      </w:r>
      <w:r w:rsidR="00826B39">
        <w:t xml:space="preserve">The </w:t>
      </w:r>
      <w:r w:rsidR="00826B39">
        <w:rPr>
          <w:i/>
        </w:rPr>
        <w:t>e</w:t>
      </w:r>
      <w:r w:rsidR="00870A43" w:rsidRPr="004144DB">
        <w:rPr>
          <w:i/>
        </w:rPr>
        <w:t>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DC3698">
        <w:t>[Decroly, 1994 #59]</w:t>
      </w:r>
      <w:r w:rsidR="00870A43">
        <w:t>.  Gp120 is a non-covalent complex of external protein and gp41 is a trans-membrane protein; both play vital role for initial steps in viral infection</w:t>
      </w:r>
      <w:r w:rsidR="004144DB">
        <w:t xml:space="preserve"> </w:t>
      </w:r>
      <w:r w:rsidR="00DC3698">
        <w:t>[Chan, 1997 #58]</w:t>
      </w:r>
      <w:r w:rsidR="004144DB">
        <w:t>. Three gp</w:t>
      </w:r>
      <w:r w:rsidR="00870A43">
        <w:t>120 molecules bound with three gp41 molecules to form envelop spikes</w:t>
      </w:r>
      <w:r w:rsidR="009C58A9">
        <w:t xml:space="preserve"> </w:t>
      </w:r>
      <w:r w:rsidR="00DC3698">
        <w:t>[Pancera,  #1003]</w:t>
      </w:r>
      <w:r w:rsidR="00870A43">
        <w:t>. They are organized to form trimeric complexes on the surface of HIV and mediate HIV entry into the host cell</w:t>
      </w:r>
      <w:r w:rsidR="00EF573E">
        <w:t xml:space="preserve"> </w:t>
      </w:r>
      <w:r w:rsidR="00DC3698">
        <w:t>[Liu, 2008 #56]</w:t>
      </w:r>
      <w:r w:rsidR="00870A43">
        <w:t>. The exposed external complex gp120 binds to the CD4 receptor on the host immune cell</w:t>
      </w:r>
      <w:r w:rsidR="00EF573E">
        <w:t xml:space="preserve"> </w:t>
      </w:r>
      <w:r w:rsidR="00DC3698">
        <w:t>[Rizzuto, 1998 #822]</w:t>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DC3698">
        <w:t>[Huang, 2007 #246;Rizzuto, 1998 #822;Wu, 1996 #823;Wu, 1997 #346]</w:t>
      </w:r>
      <w:r w:rsidR="00870A43">
        <w:t xml:space="preserve">. </w:t>
      </w:r>
      <w:r w:rsidR="00EA58AD">
        <w:t>The gp120-CD4 complex also triggers conformational change in gp41 trans-membrane protein</w:t>
      </w:r>
      <w:r w:rsidR="009549D9">
        <w:t xml:space="preserve"> from native non-fusion state to fusion state </w:t>
      </w:r>
      <w:r w:rsidR="00DC3698">
        <w:t>[Chan, 1997 #58;Kliger, 1997 #1004]</w:t>
      </w:r>
      <w:r w:rsidR="009549D9">
        <w:t xml:space="preserve">. Gp41 </w:t>
      </w:r>
      <w:r w:rsidR="00D856A2">
        <w:t xml:space="preserve">plays role in the viral fusion and release of viral contents in to the host cell </w:t>
      </w:r>
      <w:r w:rsidR="00DC3698">
        <w:t>[Furuta, 1998 #46;Melikyan, 2008 #598]</w:t>
      </w:r>
      <w:proofErr w:type="gramStart"/>
      <w:r w:rsidR="00D856A2">
        <w:t>,</w:t>
      </w:r>
      <w:r w:rsidR="00EA58AD">
        <w:t>.</w:t>
      </w:r>
      <w:proofErr w:type="gramEnd"/>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DC3698">
        <w:t>[Tan, 1997 #53;Furuta, 1998 #46]</w:t>
      </w:r>
      <w:r w:rsidR="0034538F">
        <w:t xml:space="preserve">. HR1 is a bundle of three helical motifs and HR2 is </w:t>
      </w:r>
      <w:proofErr w:type="gramStart"/>
      <w:r w:rsidR="0034538F">
        <w:t>trimeric coiled</w:t>
      </w:r>
      <w:proofErr w:type="gramEnd"/>
      <w:r w:rsidR="0034538F">
        <w:t xml:space="preserve"> coil stru</w:t>
      </w:r>
      <w:r w:rsidR="005A61FE">
        <w:t>c</w:t>
      </w:r>
      <w:r w:rsidR="0034538F">
        <w:t xml:space="preserve">ture </w:t>
      </w:r>
      <w:r w:rsidR="00DC3698">
        <w:t>[Dwyer, 2003 #828]</w:t>
      </w:r>
      <w:r w:rsidR="0034538F">
        <w:t xml:space="preserve">. </w:t>
      </w:r>
      <w:r w:rsidR="00D856A2">
        <w:t xml:space="preserve"> During fusion process, HR2 makes numerous contacts with HR1 to form stable six helical bundles</w:t>
      </w:r>
      <w:r w:rsidR="00AA4B27">
        <w:t xml:space="preserve"> </w:t>
      </w:r>
      <w:r w:rsidR="00DC3698">
        <w:t>[Melikyan, 2000 #48]</w:t>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DC3698">
        <w:t>[Rosen, 1990 #845;Roy, 1990 #1005]</w:t>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DC3698">
        <w:t>[Gaynor, 1992 #1006;Cullen, 1991 #1007]</w:t>
      </w:r>
      <w:r>
        <w:t>. Tat is the primary transcriptional regulatory factor</w:t>
      </w:r>
      <w:r w:rsidR="00FA3B62">
        <w:t xml:space="preserve"> </w:t>
      </w:r>
      <w:r w:rsidR="00DC3698">
        <w:t>[Marcello, 2001 #838]</w:t>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DC3698">
        <w:t>[Bourgeois, 2002 #1025;He,  #1027;Chou,  #1029]</w:t>
      </w:r>
      <w:r>
        <w:t xml:space="preserve">. Sodroski </w:t>
      </w:r>
      <w:r>
        <w:rPr>
          <w:i/>
        </w:rPr>
        <w:t>et al</w:t>
      </w:r>
      <w:r>
        <w:t>. (1985) first</w:t>
      </w:r>
      <w:r w:rsidR="00557715">
        <w:t xml:space="preserve"> explained the function of Tat</w:t>
      </w:r>
      <w:r w:rsidR="00BB6419">
        <w:t xml:space="preserve"> </w:t>
      </w:r>
      <w:r w:rsidR="00DC3698">
        <w:t>[Sodroski, 1985 #836]</w:t>
      </w:r>
      <w:r w:rsidR="00557715">
        <w:t>.</w:t>
      </w:r>
    </w:p>
    <w:p w:rsidR="00870A43" w:rsidRPr="0081166C" w:rsidRDefault="00870A43" w:rsidP="00870A43">
      <w:pPr>
        <w:spacing w:line="480" w:lineRule="auto"/>
        <w:jc w:val="both"/>
      </w:pPr>
      <w:r>
        <w:t xml:space="preserve">Rev is </w:t>
      </w:r>
      <w:r w:rsidR="00CB067F">
        <w:t xml:space="preserve">a </w:t>
      </w:r>
      <w:proofErr w:type="gramStart"/>
      <w:r w:rsidR="00CB067F">
        <w:t>19 kilo</w:t>
      </w:r>
      <w:proofErr w:type="gramEnd"/>
      <w:r w:rsidR="00CB067F">
        <w:t xml:space="preserve"> Dalton phosphoprotein </w:t>
      </w:r>
      <w:r w:rsidR="00DC3698">
        <w:t>[Malim, 1989 #843]</w:t>
      </w:r>
      <w:r w:rsidR="00CB067F">
        <w:t xml:space="preserve"> </w:t>
      </w:r>
      <w:r>
        <w:t>trans-activating factor for HIV gene expression</w:t>
      </w:r>
      <w:r w:rsidR="00BB6419">
        <w:t xml:space="preserve"> </w:t>
      </w:r>
      <w:r w:rsidR="00DC3698">
        <w:t>[Rosen, 1990 #845]</w:t>
      </w:r>
      <w:r>
        <w:t xml:space="preserve">. Like </w:t>
      </w:r>
      <w:proofErr w:type="gramStart"/>
      <w:r>
        <w:t>Tat</w:t>
      </w:r>
      <w:proofErr w:type="gramEnd"/>
      <w:r>
        <w:t>, it is also mainly localized in the nucleus of host cell</w:t>
      </w:r>
      <w:r w:rsidR="00CB067F">
        <w:t xml:space="preserve"> </w:t>
      </w:r>
      <w:r w:rsidR="00DC3698">
        <w:t>[Rosen, 1990 #844]</w:t>
      </w:r>
      <w:r>
        <w:t>, but cycles rapidly between the nucleus and cytoplasm as it promotes nuclear export of the transcriptional products</w:t>
      </w:r>
      <w:r w:rsidR="00BB6419">
        <w:t xml:space="preserve"> </w:t>
      </w:r>
      <w:r w:rsidR="00DC3698">
        <w:t>[Fischer, 1994 #848;Fischer, 1995 #846;Malim, 1989 #32;Henderson, 1997 #847]</w:t>
      </w:r>
      <w:r>
        <w:t xml:space="preserve">. Rev binds at the Rev Responsive Element (RRE), which is an RNA element encoded within the </w:t>
      </w:r>
      <w:r w:rsidRPr="00F35B9D">
        <w:rPr>
          <w:i/>
        </w:rPr>
        <w:t>env</w:t>
      </w:r>
      <w:r>
        <w:t xml:space="preserve"> region of the virus</w:t>
      </w:r>
      <w:r w:rsidR="00E8567C">
        <w:t xml:space="preserve"> </w:t>
      </w:r>
      <w:r w:rsidR="00DC3698">
        <w:t>[Daly, 1989 #849;Malim, 1991 #1008]</w:t>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w:t>
      </w:r>
      <w:r w:rsidR="005C654C">
        <w:t>11</w:t>
      </w:r>
      <w:r w:rsidR="000952F1">
        <w:t xml:space="preserve"> major</w:t>
      </w:r>
      <w:r w:rsidR="005C654C">
        <w:t xml:space="preserve"> events in</w:t>
      </w:r>
      <w:r>
        <w:t xml:space="preserve"> HIV</w:t>
      </w:r>
      <w:r w:rsidR="000952F1">
        <w:t>’s</w:t>
      </w:r>
      <w:r>
        <w:t xml:space="preserve"> replication cycle </w:t>
      </w:r>
      <w:r w:rsidR="005C654C">
        <w:t>(</w:t>
      </w:r>
      <w:r w:rsidR="00333579">
        <w:t>Figure 1.7</w:t>
      </w:r>
      <w:r w:rsidR="005C654C">
        <w:t>)</w:t>
      </w:r>
      <w:r>
        <w:t xml:space="preserve">. </w:t>
      </w:r>
      <w:r w:rsidR="00FC09AB">
        <w:t>The initi</w:t>
      </w:r>
      <w:r w:rsidR="00382029">
        <w:t>al step of viral entry</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 xml:space="preserve">reverse </w:t>
      </w:r>
      <w:r w:rsidR="00B47CB9">
        <w:t>transcriptase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DC3698">
        <w:t>[McDonald, 2002 #555]</w:t>
      </w:r>
      <w:r>
        <w:t xml:space="preserve">. </w:t>
      </w:r>
      <w:r w:rsidR="008B22E1">
        <w:t xml:space="preserve">The reverse transcriptase enzyme is not perfect at copying mRNA molecule to cDNA and has no </w:t>
      </w:r>
      <w:r w:rsidR="000952F1">
        <w:t xml:space="preserve">capability for </w:t>
      </w:r>
      <w:r w:rsidR="008B22E1">
        <w:t>error correct</w:t>
      </w:r>
      <w:r w:rsidR="000952F1">
        <w:t>ion</w:t>
      </w:r>
      <w:r w:rsidR="008B22E1">
        <w:t xml:space="preserve"> </w:t>
      </w:r>
      <w:r w:rsidR="00DC3698">
        <w:t>[Roberts, 1988 #306;Preston, 1988 #1150;Bebenek, 1989 #982;Bebenek, 1993 #1152]</w:t>
      </w:r>
      <w:r w:rsidR="008B22E1">
        <w:t xml:space="preserve">. </w:t>
      </w:r>
      <w:r w:rsidR="00B47CB9">
        <w:t xml:space="preserve">The rate of errors generated is by reverse transcriptase is in the order of </w:t>
      </w:r>
      <w:r w:rsidR="005A61FE">
        <w:t>10</w:t>
      </w:r>
      <w:r w:rsidR="005A61FE" w:rsidRPr="005A61FE">
        <w:rPr>
          <w:vertAlign w:val="superscript"/>
        </w:rPr>
        <w:t>-5</w:t>
      </w:r>
      <w:r w:rsidR="005A61FE">
        <w:t xml:space="preserve"> per base</w:t>
      </w:r>
      <w:r w:rsidR="00B1633A">
        <w:t xml:space="preserve"> per replication cycle </w:t>
      </w:r>
      <w:r w:rsidR="00DC3698">
        <w:t>[Mansky, 1995 #18]</w:t>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DC3698">
        <w:t>[Goodenow, 1989 #1155;Nowak, 1990 #1156]</w:t>
      </w:r>
      <w:r w:rsidR="00B1633A">
        <w:t xml:space="preserve">). </w:t>
      </w:r>
    </w:p>
    <w:p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r>
        <w:t>uncoating</w:t>
      </w:r>
      <w:r w:rsidR="00382029">
        <w:t xml:space="preserve"> </w:t>
      </w:r>
      <w:r w:rsidR="00DC3698">
        <w:t>[McDonald, 2002 #555;Shah, 2013 #852]</w:t>
      </w:r>
      <w:r w:rsidR="002B7491">
        <w:t xml:space="preserve">, releasing </w:t>
      </w:r>
      <w:r w:rsidR="00881462">
        <w:t xml:space="preserve">the </w:t>
      </w:r>
      <w:r w:rsidR="002B7491">
        <w:t xml:space="preserve">ribonucleoprotein complex in to the cytosol </w:t>
      </w:r>
      <w:r w:rsidR="00DC3698">
        <w:t>[Dismuke, 2006 #857]</w:t>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DC3698">
        <w:t>[Hulme, 2011 #853]</w:t>
      </w:r>
      <w:r w:rsidR="00F145B6">
        <w:t>.</w:t>
      </w:r>
      <w:r>
        <w:t xml:space="preserve"> The capsid and nucleocapsid proteins dissociate from cDNA but the reverse transcription complex remains intact along with viral matrix, integrase</w:t>
      </w:r>
      <w:r w:rsidR="007E01A6">
        <w:t>, vpr</w:t>
      </w:r>
      <w:r>
        <w:t xml:space="preserve"> and human protein high mobility group I (HMG I (Y)) forming pre</w:t>
      </w:r>
      <w:r w:rsidR="005A61FE">
        <w:t>-</w:t>
      </w:r>
      <w:r>
        <w:t>integration complex (PIC)</w:t>
      </w:r>
      <w:r w:rsidR="00E8567C">
        <w:t xml:space="preserve"> </w:t>
      </w:r>
      <w:r w:rsidR="00DC3698">
        <w:t>[Bukrinsky, 1993 #858;Farnet, 1991 #860;Miller, 1997 #42]</w:t>
      </w:r>
      <w:r>
        <w:t xml:space="preserve">. The PIC protects cDNA from endonuclease degradation </w:t>
      </w:r>
      <w:r w:rsidR="00DC3698">
        <w:t>[Miller, 1997 #42]</w:t>
      </w:r>
      <w:r>
        <w:t>.</w:t>
      </w:r>
      <w:r w:rsidR="00C73F8D">
        <w:t xml:space="preserve"> I</w:t>
      </w:r>
      <w:r>
        <w:t xml:space="preserve">n </w:t>
      </w:r>
      <w:r w:rsidR="00C73F8D">
        <w:t xml:space="preserve">an </w:t>
      </w:r>
      <w:r>
        <w:t xml:space="preserve">ATP dependent </w:t>
      </w:r>
      <w:r w:rsidR="00404DD5">
        <w:t>process</w:t>
      </w:r>
      <w:r w:rsidR="00C73F8D">
        <w:t xml:space="preserve"> </w:t>
      </w:r>
      <w:r w:rsidR="00DC3698">
        <w:t>[Bukrinsky, 1992 #40]</w:t>
      </w:r>
      <w:r w:rsidR="00404DD5">
        <w:t>,</w:t>
      </w:r>
      <w:r>
        <w:t xml:space="preserve"> PIC </w:t>
      </w:r>
      <w:r w:rsidR="00C73F8D">
        <w:t xml:space="preserve">is transported </w:t>
      </w:r>
      <w:r>
        <w:t xml:space="preserve">on host microtubules towards the nuclear membrane </w:t>
      </w:r>
      <w:r w:rsidR="00DC3698">
        <w:t>[McDonald, 2002 #555]</w:t>
      </w:r>
      <w:r>
        <w:t>.</w:t>
      </w:r>
      <w:r w:rsidR="0095705A">
        <w:t xml:space="preserve"> </w:t>
      </w:r>
      <w:r w:rsidR="00143995">
        <w:t xml:space="preserve">Integrase assists in nuclear import in association with nuclear import machinery like importin </w:t>
      </w:r>
      <w:r w:rsidR="00DC3698">
        <w:t>[Fassati, 2003 #870]</w:t>
      </w:r>
      <w:r w:rsidR="00143995">
        <w:t xml:space="preserve"> and transportin-SR2 </w:t>
      </w:r>
      <w:r w:rsidR="00DC3698">
        <w:t>[Christ, 2008 #868]</w:t>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DC3698">
        <w:t>[Riviere,  #862]</w:t>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DC3698">
        <w:t>[LaFemina, 1992 #37]</w:t>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DC3698">
        <w:t>[Emiliani, 2005 #34]</w:t>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DC3698">
        <w:t>[Davey, 2011 #33]</w:t>
      </w:r>
      <w:r>
        <w:t xml:space="preserve">. HIV protein Tat promotes the transcription of the viral DNA </w:t>
      </w:r>
      <w:r w:rsidR="00DC3698">
        <w:t>[Ott, 2011 #544;Razooky, 2011 #545]</w:t>
      </w:r>
      <w:r>
        <w:t>.  The viral transcriptome encodes structural proteins, accessory proteins and viral enzymes necessary for a complete functional HIV</w:t>
      </w:r>
      <w:r w:rsidR="00507679">
        <w:t xml:space="preserve"> (reviewed in </w:t>
      </w:r>
      <w:r w:rsidR="00DC3698">
        <w:t>[Karn,  #871]</w:t>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DC3698">
        <w:t>[Malim, 1989 #32]</w:t>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DC3698">
        <w:t>[Cherry, 2005 #1031;Thompson, 2000 #1032]</w:t>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DC3698">
        <w:t>[Nermut, 1998 #1014;Saad, 2006 #942;Dong, 2005 #1016]</w:t>
      </w:r>
      <w:r>
        <w:t xml:space="preserve">. The complete assembled virion particles bud out and are released (Figure 1.7 step 10) from the plasma membrane by the host ESCRT machinery involving Tsg101 and ALIX regulatory proteins </w:t>
      </w:r>
      <w:r w:rsidR="00DC3698">
        <w:t>[Saksena, 2007 #877;Garrus, 2001 #875;Fujii, 2007 #30]</w:t>
      </w:r>
      <w:r>
        <w:t xml:space="preserve">. The maturation (Figure 1.7 step 11) of the nascent HIV virions begins concomitantly with budding out </w:t>
      </w:r>
      <w:r w:rsidR="00DC3698">
        <w:t>[Schubert, 2000 #879;Klimkait, 1990 #83]</w:t>
      </w:r>
      <w:r>
        <w:t xml:space="preserve">. </w:t>
      </w:r>
      <w:r w:rsidRPr="001E2766">
        <w:rPr>
          <w:i/>
        </w:rPr>
        <w:t>Gag</w:t>
      </w:r>
      <w:r>
        <w:t xml:space="preserve"> and </w:t>
      </w:r>
      <w:r w:rsidRPr="001E2766">
        <w:rPr>
          <w:i/>
        </w:rPr>
        <w:t>Pol</w:t>
      </w:r>
      <w:r>
        <w:t xml:space="preserve"> polyproteins are proteolytically cleaved by protease enzyme in the maturation step </w:t>
      </w:r>
      <w:r w:rsidR="00DC3698">
        <w:t>[Pettit, 2005 #1017;Darke, 1988 #65]</w:t>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6"/>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DC3698">
        <w:t>[Ho, 2008 #872]</w:t>
      </w:r>
    </w:p>
    <w:p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DC3698">
        <w:t>[Ho, 1995 #20]</w:t>
      </w:r>
      <w:r w:rsidR="00870A43">
        <w:t xml:space="preserve">. The number of new </w:t>
      </w:r>
      <w:r w:rsidR="002B6D9A">
        <w:t xml:space="preserve">infecting </w:t>
      </w:r>
      <w:r w:rsidR="00870A43">
        <w:t xml:space="preserve">HIV determines the replication rate of the virus </w:t>
      </w:r>
      <w:r w:rsidR="00DC3698">
        <w:t>[Tersmette, 1989 #19]</w:t>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DC3698">
        <w:t>[Ho, 1995 #20]</w:t>
      </w:r>
      <w:r w:rsidR="00870A43">
        <w:t>.</w:t>
      </w:r>
    </w:p>
    <w:p w:rsidR="00FC3679" w:rsidRDefault="00FC3679" w:rsidP="00B31691">
      <w:pPr>
        <w:pStyle w:val="Heading3"/>
        <w:spacing w:line="480" w:lineRule="auto"/>
      </w:pPr>
      <w:r>
        <w:t>1.7 A</w:t>
      </w:r>
      <w:r w:rsidR="00073FC1">
        <w:t>ntir</w:t>
      </w:r>
      <w:r>
        <w:t>etro</w:t>
      </w:r>
      <w:r w:rsidR="00073FC1">
        <w:t>v</w:t>
      </w:r>
      <w:r>
        <w:t>iral Drugs</w:t>
      </w:r>
    </w:p>
    <w:p w:rsidR="00B31691" w:rsidRDefault="00B31691" w:rsidP="00B31691">
      <w:pPr>
        <w:spacing w:line="480" w:lineRule="auto"/>
        <w:jc w:val="both"/>
        <w:rPr>
          <w:b/>
        </w:rPr>
      </w:pPr>
      <w:r>
        <w:rPr>
          <w:b/>
        </w:rPr>
        <w:t xml:space="preserve">1.7.1 </w:t>
      </w:r>
      <w:r w:rsidRPr="00E43192">
        <w:rPr>
          <w:b/>
        </w:rPr>
        <w:t>Reverse Transcriptase Inhibitors</w:t>
      </w:r>
    </w:p>
    <w:p w:rsidR="00B31691" w:rsidRDefault="00B31691" w:rsidP="00B31691">
      <w:pPr>
        <w:pStyle w:val="ListParagraph"/>
        <w:numPr>
          <w:ilvl w:val="0"/>
          <w:numId w:val="4"/>
        </w:numPr>
        <w:spacing w:line="480" w:lineRule="auto"/>
        <w:jc w:val="both"/>
        <w:rPr>
          <w:b/>
        </w:rPr>
      </w:pPr>
      <w:r>
        <w:rPr>
          <w:b/>
        </w:rPr>
        <w:t>Nucleoside Reverse Transcriptase Inhibitors (NRTIs)</w:t>
      </w:r>
    </w:p>
    <w:p w:rsidR="00B31691" w:rsidRDefault="00B31691" w:rsidP="00B31691">
      <w:pPr>
        <w:pStyle w:val="ListParagraph"/>
        <w:spacing w:line="480" w:lineRule="auto"/>
        <w:jc w:val="both"/>
      </w:pPr>
      <w:r>
        <w:t xml:space="preserve">NRTIs are analogs of normal nucleotides but without 3’ hydroxyl group (reviewed in </w:t>
      </w:r>
      <w:r w:rsidR="00DC3698">
        <w:t>[Sarafianos, 2004 #293]</w:t>
      </w:r>
      <w:r>
        <w:t xml:space="preserve">). The drug is taken in unphosphorylated form, which cytokinases phosphorylates to form 5’ triophosphates (reviewed in </w:t>
      </w:r>
      <w:r w:rsidR="00DC3698">
        <w:t>[De Clercq, 2002 #414;Ilina, 2008 #413]</w:t>
      </w:r>
      <w:r>
        <w:t xml:space="preserve">). It leads to incomplete termination of cDNA synthesis </w:t>
      </w:r>
      <w:r w:rsidR="00DC3698">
        <w:t>[Sluis-Cremer, 2000 #5]</w:t>
      </w:r>
      <w:r>
        <w:t xml:space="preserve">. </w:t>
      </w:r>
      <w:r w:rsidR="002C6723">
        <w:t>The list of NRTI drugs shown in Table 1.</w:t>
      </w:r>
      <w:commentRangeStart w:id="1"/>
      <w:r w:rsidR="002C6723">
        <w:t>1</w:t>
      </w:r>
      <w:commentRangeEnd w:id="1"/>
      <w:r w:rsidR="00D4215A">
        <w:rPr>
          <w:rStyle w:val="CommentReference"/>
        </w:rPr>
        <w:commentReference w:id="1"/>
      </w:r>
      <w:r w:rsidR="002C6723">
        <w:t>.</w:t>
      </w:r>
    </w:p>
    <w:p w:rsidR="00B31691" w:rsidRDefault="00B31691" w:rsidP="00B31691">
      <w:pPr>
        <w:pStyle w:val="ListParagraph"/>
        <w:numPr>
          <w:ilvl w:val="0"/>
          <w:numId w:val="4"/>
        </w:numPr>
        <w:spacing w:line="480" w:lineRule="auto"/>
        <w:jc w:val="both"/>
        <w:rPr>
          <w:b/>
        </w:rPr>
      </w:pPr>
      <w:r w:rsidRPr="00B4227E">
        <w:rPr>
          <w:b/>
        </w:rPr>
        <w:t>Non-nucleoside reverse transcriptase inhibitors (</w:t>
      </w:r>
      <w:r w:rsidRPr="007E60B2">
        <w:rPr>
          <w:b/>
        </w:rPr>
        <w:t>NNRTIs</w:t>
      </w:r>
      <w:r>
        <w:rPr>
          <w:b/>
        </w:rPr>
        <w:t>)</w:t>
      </w:r>
    </w:p>
    <w:p w:rsidR="00C364A0" w:rsidRDefault="00B31691" w:rsidP="00B31691">
      <w:pPr>
        <w:pStyle w:val="ListParagraph"/>
        <w:spacing w:line="480" w:lineRule="auto"/>
        <w:jc w:val="both"/>
      </w:pPr>
      <w:r>
        <w:t xml:space="preserve"> NNRTIs specifically bind at an allosteric site 10 </w:t>
      </w:r>
      <w:hyperlink r:id="rId18" w:history="1">
        <w:r w:rsidRPr="007E60B2">
          <w:rPr>
            <w:rStyle w:val="Hyperlink"/>
            <w:color w:val="auto"/>
            <w:u w:val="none"/>
          </w:rPr>
          <w:t>Å</w:t>
        </w:r>
      </w:hyperlink>
      <w:r>
        <w:t xml:space="preserve"> from polymerase active site of the HIV-1 reverse transcriptase </w:t>
      </w:r>
      <w:r w:rsidR="00DC3698">
        <w:t>[Himmel, 2006 #1018;Sarafianos, 2009 #426]</w:t>
      </w:r>
      <w:r>
        <w:t>, close to substrate-binding site. The</w:t>
      </w:r>
      <w:r w:rsidR="00966EC8">
        <w:t xml:space="preserve"> binding induces conformationa</w:t>
      </w:r>
      <w:r w:rsidR="00A87209">
        <w:t>l</w:t>
      </w:r>
      <w:r w:rsidR="00B47CB9" w:rsidRPr="00B47CB9">
        <w:t xml:space="preserve"> </w:t>
      </w:r>
      <w:r w:rsidR="00B47CB9">
        <w:t xml:space="preserve">change in the enzyme, which distorts the catalytic aspartate triad of active site and inhibits the function of the enzyme </w:t>
      </w:r>
      <w:r w:rsidR="00DC3698">
        <w:t>[Esnouf, 1995 #431;Balzarini, 2004 #442]</w:t>
      </w:r>
      <w:r w:rsidR="00B47CB9">
        <w:t>. The list of NNRTI drugs is shown in Table 1.1</w:t>
      </w:r>
    </w:p>
    <w:p w:rsidR="00A87209" w:rsidRDefault="00A87209" w:rsidP="00B31691">
      <w:pPr>
        <w:pStyle w:val="ListParagraph"/>
        <w:spacing w:line="480" w:lineRule="auto"/>
        <w:jc w:val="both"/>
        <w:sectPr w:rsidR="00A87209">
          <w:pgSz w:w="11899" w:h="16838"/>
          <w:pgMar w:top="1440" w:right="1800" w:bottom="1440" w:left="1800" w:header="708" w:footer="708" w:gutter="0"/>
          <w:cols w:space="708"/>
        </w:sectPr>
      </w:pPr>
    </w:p>
    <w:p w:rsidR="00A87209" w:rsidRDefault="00A87209" w:rsidP="00034830">
      <w:pPr>
        <w:spacing w:line="480" w:lineRule="auto"/>
        <w:jc w:val="both"/>
      </w:pPr>
    </w:p>
    <w:p w:rsidR="009D4121" w:rsidRPr="00C364A0" w:rsidRDefault="002C6723" w:rsidP="00EF4D79">
      <w:pPr>
        <w:spacing w:line="480" w:lineRule="auto"/>
        <w:jc w:val="both"/>
        <w:rPr>
          <w:b/>
          <w:bCs/>
          <w:color w:val="4F81BD" w:themeColor="accent1"/>
          <w:szCs w:val="18"/>
        </w:rPr>
      </w:pPr>
      <w:r w:rsidRPr="00C364A0">
        <w:rPr>
          <w:b/>
          <w:bCs/>
          <w:color w:val="4F81BD" w:themeColor="accent1"/>
          <w:szCs w:val="18"/>
        </w:rPr>
        <w:t>Table 1.1</w:t>
      </w:r>
      <w:r w:rsidR="00A87209" w:rsidRPr="00C364A0">
        <w:rPr>
          <w:b/>
          <w:bCs/>
          <w:color w:val="4F81BD" w:themeColor="accent1"/>
          <w:szCs w:val="18"/>
        </w:rPr>
        <w:t xml:space="preserve">: Antiretroviral drugs used in the treatment of HIV infection, their </w:t>
      </w:r>
      <w:r w:rsidR="00EF4D79" w:rsidRPr="00C364A0">
        <w:rPr>
          <w:b/>
          <w:bCs/>
          <w:color w:val="4F81BD" w:themeColor="accent1"/>
          <w:szCs w:val="18"/>
        </w:rPr>
        <w:t>r</w:t>
      </w:r>
      <w:r w:rsidR="00A87209" w:rsidRPr="00C364A0">
        <w:rPr>
          <w:b/>
          <w:bCs/>
          <w:color w:val="4F81BD" w:themeColor="accent1"/>
          <w:szCs w:val="18"/>
        </w:rPr>
        <w:t>echanisms of action and mechanisms of resistance</w:t>
      </w:r>
      <w:r w:rsidR="009D4121" w:rsidRPr="00C364A0">
        <w:rPr>
          <w:b/>
          <w:bCs/>
          <w:color w:val="4F81BD" w:themeColor="accent1"/>
          <w:szCs w:val="18"/>
        </w:rPr>
        <w:t>.</w:t>
      </w:r>
    </w:p>
    <w:p w:rsidR="00B47CB9" w:rsidRPr="00C364A0" w:rsidRDefault="00525F2E" w:rsidP="00EF4D79">
      <w:pPr>
        <w:spacing w:line="480" w:lineRule="auto"/>
        <w:jc w:val="both"/>
        <w:rPr>
          <w:b/>
          <w:bCs/>
          <w:color w:val="4F81BD" w:themeColor="accent1"/>
          <w:szCs w:val="18"/>
        </w:rPr>
      </w:pPr>
      <w:r w:rsidRPr="00C364A0">
        <w:rPr>
          <w:b/>
          <w:bCs/>
          <w:color w:val="4F81BD" w:themeColor="accent1"/>
          <w:szCs w:val="18"/>
        </w:rPr>
        <w:t xml:space="preserve">Source: Adapted from François Clavel and Allan J. Hance 2004 </w:t>
      </w:r>
      <w:r w:rsidR="00DC3698">
        <w:rPr>
          <w:b/>
          <w:bCs/>
          <w:color w:val="4F81BD" w:themeColor="accent1"/>
          <w:szCs w:val="18"/>
        </w:rPr>
        <w:t>[Clavel, 2004 #314]</w:t>
      </w:r>
      <w:r w:rsidR="00E93503" w:rsidRPr="00C364A0">
        <w:rPr>
          <w:b/>
          <w:bCs/>
          <w:color w:val="4F81BD" w:themeColor="accent1"/>
          <w:szCs w:val="18"/>
        </w:rPr>
        <w:t xml:space="preserve"> and </w:t>
      </w:r>
      <w:r w:rsidR="00DC3698">
        <w:rPr>
          <w:b/>
          <w:bCs/>
          <w:color w:val="4F81BD" w:themeColor="accent1"/>
          <w:szCs w:val="18"/>
        </w:rPr>
        <w:t>[Ammaranond, 2012 #245;Colin, 2013 #1175]</w:t>
      </w:r>
    </w:p>
    <w:tbl>
      <w:tblPr>
        <w:tblpPr w:leftFromText="180" w:rightFromText="180" w:vertAnchor="text" w:tblpX="30" w:tblpY="1"/>
        <w:tblOverlap w:val="never"/>
        <w:tblW w:w="60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3131"/>
        <w:gridCol w:w="3829"/>
        <w:gridCol w:w="3148"/>
      </w:tblGrid>
      <w:tr w:rsidR="00B47CB9" w:rsidRPr="00364D5B">
        <w:trPr>
          <w:tblHeader/>
        </w:trPr>
        <w:tc>
          <w:tcPr>
            <w:tcW w:w="1549" w:type="pct"/>
            <w:shd w:val="clear" w:color="auto" w:fill="auto"/>
            <w:vAlign w:val="center"/>
          </w:tcPr>
          <w:p w:rsidR="00B47CB9" w:rsidRPr="00921E07" w:rsidRDefault="00B47CB9" w:rsidP="00B47CB9">
            <w:pPr>
              <w:jc w:val="center"/>
              <w:rPr>
                <w:rFonts w:ascii="Times" w:hAnsi="Times"/>
                <w:b/>
                <w:szCs w:val="20"/>
              </w:rPr>
            </w:pPr>
            <w:r w:rsidRPr="00921E07">
              <w:rPr>
                <w:rFonts w:ascii="Times" w:hAnsi="Times"/>
                <w:b/>
                <w:szCs w:val="20"/>
              </w:rPr>
              <w:t>Drugs</w:t>
            </w:r>
          </w:p>
        </w:tc>
        <w:tc>
          <w:tcPr>
            <w:tcW w:w="1894" w:type="pct"/>
            <w:shd w:val="clear" w:color="auto" w:fill="auto"/>
          </w:tcPr>
          <w:p w:rsidR="00B47CB9" w:rsidRPr="00921E07" w:rsidRDefault="00B47CB9" w:rsidP="00B47CB9">
            <w:pPr>
              <w:jc w:val="center"/>
              <w:rPr>
                <w:rFonts w:ascii="Times" w:hAnsi="Times"/>
                <w:b/>
                <w:szCs w:val="20"/>
              </w:rPr>
            </w:pPr>
            <w:r w:rsidRPr="00921E07">
              <w:rPr>
                <w:rFonts w:ascii="Times" w:hAnsi="Times"/>
                <w:b/>
                <w:szCs w:val="20"/>
              </w:rPr>
              <w:t>Mechanism of Action</w:t>
            </w:r>
          </w:p>
        </w:tc>
        <w:tc>
          <w:tcPr>
            <w:tcW w:w="1557" w:type="pct"/>
            <w:shd w:val="clear" w:color="auto" w:fill="auto"/>
          </w:tcPr>
          <w:p w:rsidR="00B47CB9" w:rsidRPr="00921E07" w:rsidRDefault="00B47CB9" w:rsidP="00B47CB9">
            <w:pPr>
              <w:jc w:val="center"/>
              <w:rPr>
                <w:rFonts w:ascii="Times" w:hAnsi="Times"/>
                <w:b/>
                <w:szCs w:val="20"/>
              </w:rPr>
            </w:pPr>
            <w:r w:rsidRPr="00921E07">
              <w:rPr>
                <w:rFonts w:ascii="Times" w:hAnsi="Times"/>
                <w:b/>
                <w:szCs w:val="20"/>
              </w:rPr>
              <w:t>Mechanisms of Resistance</w:t>
            </w:r>
          </w:p>
        </w:tc>
      </w:tr>
      <w:tr w:rsidR="00B47CB9" w:rsidRPr="00364D5B">
        <w:tc>
          <w:tcPr>
            <w:tcW w:w="5000" w:type="pct"/>
            <w:gridSpan w:val="3"/>
            <w:shd w:val="clear" w:color="auto" w:fill="auto"/>
            <w:vAlign w:val="center"/>
          </w:tcPr>
          <w:p w:rsidR="00B47CB9" w:rsidRPr="00921E07" w:rsidRDefault="00B47CB9" w:rsidP="00B47CB9">
            <w:pPr>
              <w:rPr>
                <w:rFonts w:ascii="Times" w:hAnsi="Times"/>
                <w:b/>
                <w:szCs w:val="20"/>
              </w:rPr>
            </w:pPr>
            <w:r w:rsidRPr="00921E07">
              <w:rPr>
                <w:rFonts w:ascii="Times" w:hAnsi="Times"/>
                <w:b/>
                <w:szCs w:val="20"/>
              </w:rPr>
              <w:t>Fusion and entry inhibitors</w:t>
            </w:r>
          </w:p>
        </w:tc>
      </w:tr>
      <w:tr w:rsidR="00B47CB9" w:rsidRPr="00364D5B">
        <w:trPr>
          <w:trHeight w:val="1080"/>
        </w:trPr>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Enfuvirtide (T-20)</w:t>
            </w:r>
          </w:p>
        </w:tc>
        <w:tc>
          <w:tcPr>
            <w:tcW w:w="1894"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36 amino acid peptide derived from the HR2 domain of glycoprotein 41</w:t>
            </w:r>
          </w:p>
          <w:p w:rsidR="00B47CB9" w:rsidRPr="00364D5B" w:rsidRDefault="00B47CB9" w:rsidP="00B47CB9">
            <w:pPr>
              <w:rPr>
                <w:rFonts w:ascii="Times" w:hAnsi="Times"/>
                <w:szCs w:val="20"/>
              </w:rPr>
            </w:pPr>
            <w:r w:rsidRPr="00364D5B">
              <w:rPr>
                <w:rFonts w:ascii="Times" w:hAnsi="Times"/>
                <w:szCs w:val="20"/>
              </w:rPr>
              <w:t>Interferes with glycoprotein 41 dependent membrane fusion</w:t>
            </w:r>
          </w:p>
        </w:tc>
        <w:tc>
          <w:tcPr>
            <w:tcW w:w="1557" w:type="pct"/>
            <w:shd w:val="clear" w:color="auto" w:fill="auto"/>
          </w:tcPr>
          <w:p w:rsidR="00B47CB9" w:rsidRPr="00364D5B" w:rsidRDefault="00B47CB9" w:rsidP="00B47CB9">
            <w:pPr>
              <w:rPr>
                <w:rFonts w:ascii="Times" w:hAnsi="Times"/>
                <w:szCs w:val="20"/>
              </w:rPr>
            </w:pPr>
            <w:r w:rsidRPr="00364D5B">
              <w:rPr>
                <w:rFonts w:ascii="Times" w:hAnsi="Times"/>
                <w:szCs w:val="20"/>
              </w:rPr>
              <w:t>Mutations affect HR1, a domain of glycoprotein 41 whose interaction with HR2 promotes membrane fusion</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Maraviroc</w:t>
            </w:r>
          </w:p>
        </w:tc>
        <w:tc>
          <w:tcPr>
            <w:tcW w:w="1894" w:type="pct"/>
            <w:shd w:val="clear" w:color="auto" w:fill="auto"/>
          </w:tcPr>
          <w:p w:rsidR="00B47CB9" w:rsidRPr="00364D5B" w:rsidRDefault="00B47CB9" w:rsidP="00B47CB9">
            <w:pPr>
              <w:rPr>
                <w:rFonts w:ascii="Times" w:hAnsi="Times"/>
                <w:szCs w:val="20"/>
              </w:rPr>
            </w:pPr>
            <w:r w:rsidRPr="00364D5B">
              <w:rPr>
                <w:rFonts w:ascii="Times" w:hAnsi="Times"/>
                <w:szCs w:val="20"/>
              </w:rPr>
              <w:t>Binds to CCR5 co receptor</w:t>
            </w:r>
          </w:p>
        </w:tc>
        <w:tc>
          <w:tcPr>
            <w:tcW w:w="1557" w:type="pct"/>
            <w:shd w:val="clear" w:color="auto" w:fill="auto"/>
          </w:tcPr>
          <w:p w:rsidR="00B47CB9" w:rsidRPr="00364D5B" w:rsidRDefault="00B47CB9" w:rsidP="00B47CB9">
            <w:pPr>
              <w:rPr>
                <w:rFonts w:ascii="Times" w:hAnsi="Times"/>
                <w:szCs w:val="20"/>
              </w:rPr>
            </w:pPr>
            <w:r w:rsidRPr="00364D5B">
              <w:rPr>
                <w:rFonts w:ascii="Times" w:hAnsi="Times"/>
                <w:szCs w:val="20"/>
              </w:rPr>
              <w:t>Development of CXCR4 using HIV</w:t>
            </w:r>
          </w:p>
          <w:p w:rsidR="00B47CB9" w:rsidRPr="00364D5B" w:rsidRDefault="00B47CB9" w:rsidP="00B47CB9">
            <w:pPr>
              <w:pStyle w:val="Heading1"/>
              <w:spacing w:before="2" w:after="2"/>
              <w:rPr>
                <w:rFonts w:ascii="Times" w:eastAsiaTheme="minorEastAsia" w:hAnsi="Times" w:cstheme="minorBidi"/>
                <w:b w:val="0"/>
                <w:bCs w:val="0"/>
                <w:color w:val="auto"/>
                <w:sz w:val="24"/>
                <w:szCs w:val="20"/>
              </w:rPr>
            </w:pPr>
            <w:r w:rsidRPr="00364D5B">
              <w:rPr>
                <w:rFonts w:ascii="Times" w:eastAsiaTheme="minorEastAsia" w:hAnsi="Times" w:cstheme="minorBidi"/>
                <w:b w:val="0"/>
                <w:bCs w:val="0"/>
                <w:color w:val="auto"/>
                <w:sz w:val="24"/>
                <w:szCs w:val="20"/>
              </w:rPr>
              <w:t>HIV-1 exploits CCR5 conformational heterogeneity</w:t>
            </w:r>
          </w:p>
          <w:p w:rsidR="00B47CB9" w:rsidRPr="00364D5B" w:rsidRDefault="00B47CB9" w:rsidP="00B47CB9">
            <w:pPr>
              <w:rPr>
                <w:rFonts w:ascii="Times" w:hAnsi="Times"/>
                <w:szCs w:val="20"/>
              </w:rPr>
            </w:pPr>
          </w:p>
        </w:tc>
      </w:tr>
      <w:tr w:rsidR="00B47CB9" w:rsidRPr="00364D5B">
        <w:tc>
          <w:tcPr>
            <w:tcW w:w="5000" w:type="pct"/>
            <w:gridSpan w:val="3"/>
            <w:shd w:val="clear" w:color="auto" w:fill="auto"/>
            <w:vAlign w:val="center"/>
          </w:tcPr>
          <w:p w:rsidR="00B47CB9" w:rsidRPr="00921E07" w:rsidRDefault="00B47CB9" w:rsidP="00B47CB9">
            <w:pPr>
              <w:rPr>
                <w:rFonts w:ascii="Times" w:hAnsi="Times"/>
                <w:b/>
                <w:szCs w:val="20"/>
              </w:rPr>
            </w:pPr>
            <w:r w:rsidRPr="00921E07">
              <w:rPr>
                <w:rFonts w:ascii="Times" w:hAnsi="Times"/>
                <w:b/>
                <w:szCs w:val="20"/>
              </w:rPr>
              <w:t>Nucleoside reverse transcriptase inhibitors (NRTls)</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Zidovudine (AZT)</w:t>
            </w:r>
          </w:p>
        </w:tc>
        <w:tc>
          <w:tcPr>
            <w:tcW w:w="1894" w:type="pct"/>
            <w:vMerge w:val="restart"/>
            <w:shd w:val="clear" w:color="auto" w:fill="auto"/>
            <w:vAlign w:val="center"/>
          </w:tcPr>
          <w:p w:rsidR="00B47CB9" w:rsidRPr="00364D5B" w:rsidRDefault="00B47CB9" w:rsidP="00B47CB9">
            <w:pPr>
              <w:rPr>
                <w:rFonts w:ascii="Times" w:hAnsi="Times"/>
                <w:szCs w:val="20"/>
              </w:rPr>
            </w:pPr>
            <w:r w:rsidRPr="00364D5B">
              <w:rPr>
                <w:rFonts w:ascii="Times" w:hAnsi="Times"/>
                <w:szCs w:val="20"/>
              </w:rPr>
              <w:t>Analogues of normal nucleosides</w:t>
            </w:r>
          </w:p>
          <w:p w:rsidR="00B47CB9" w:rsidRPr="00364D5B" w:rsidRDefault="00B47CB9" w:rsidP="00B47CB9">
            <w:pPr>
              <w:rPr>
                <w:rFonts w:ascii="Times" w:hAnsi="Times"/>
                <w:szCs w:val="20"/>
              </w:rPr>
            </w:pPr>
            <w:r w:rsidRPr="00364D5B">
              <w:rPr>
                <w:rFonts w:ascii="Times" w:hAnsi="Times"/>
                <w:szCs w:val="20"/>
              </w:rPr>
              <w:t>Active as triphosphate derivatives</w:t>
            </w:r>
          </w:p>
          <w:p w:rsidR="00B47CB9" w:rsidRPr="00364D5B" w:rsidRDefault="00B47CB9" w:rsidP="00B47CB9">
            <w:pPr>
              <w:rPr>
                <w:rFonts w:ascii="Times" w:hAnsi="Times"/>
                <w:szCs w:val="20"/>
              </w:rPr>
            </w:pPr>
            <w:r w:rsidRPr="00364D5B">
              <w:rPr>
                <w:rFonts w:ascii="Times" w:hAnsi="Times"/>
                <w:szCs w:val="20"/>
              </w:rPr>
              <w:t>Incorporated into nascent viral DNA</w:t>
            </w:r>
          </w:p>
          <w:p w:rsidR="00B47CB9" w:rsidRPr="00364D5B" w:rsidRDefault="00B47CB9" w:rsidP="00B47CB9">
            <w:pPr>
              <w:rPr>
                <w:rFonts w:ascii="Times" w:hAnsi="Times"/>
                <w:szCs w:val="20"/>
              </w:rPr>
            </w:pPr>
            <w:r w:rsidRPr="00364D5B">
              <w:rPr>
                <w:rFonts w:ascii="Times" w:hAnsi="Times"/>
                <w:szCs w:val="20"/>
              </w:rPr>
              <w:t>Prematurely terminate HIV DNA synthesis</w:t>
            </w:r>
          </w:p>
        </w:tc>
        <w:tc>
          <w:tcPr>
            <w:tcW w:w="1557" w:type="pct"/>
            <w:vMerge w:val="restart"/>
            <w:shd w:val="clear" w:color="auto" w:fill="auto"/>
            <w:vAlign w:val="center"/>
          </w:tcPr>
          <w:p w:rsidR="00B47CB9" w:rsidRPr="00364D5B" w:rsidRDefault="00B47CB9" w:rsidP="00B47CB9">
            <w:pPr>
              <w:rPr>
                <w:rFonts w:ascii="Times" w:hAnsi="Times"/>
                <w:szCs w:val="20"/>
              </w:rPr>
            </w:pPr>
            <w:r w:rsidRPr="00364D5B">
              <w:rPr>
                <w:rFonts w:ascii="Times" w:hAnsi="Times"/>
                <w:szCs w:val="20"/>
              </w:rPr>
              <w:t>Thymidine analogue mutations promote ATP-mediated and pyrophosphate-mediated excision of the incorporated terminator</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Didanosine (ddl)</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Zalcitabine (ddC)</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Stavudine (d4T)</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Lamivudine (3TC)</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Abacavir (ABC)</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Tenofovir disoproxil (TVD)</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Emtricitabine (FTC)</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5000" w:type="pct"/>
            <w:gridSpan w:val="3"/>
            <w:shd w:val="clear" w:color="auto" w:fill="auto"/>
            <w:vAlign w:val="center"/>
          </w:tcPr>
          <w:p w:rsidR="00B47CB9" w:rsidRPr="00921E07" w:rsidRDefault="00B47CB9" w:rsidP="00B47CB9">
            <w:pPr>
              <w:rPr>
                <w:rFonts w:ascii="Times" w:hAnsi="Times"/>
                <w:b/>
                <w:szCs w:val="20"/>
              </w:rPr>
            </w:pPr>
            <w:r w:rsidRPr="00921E07">
              <w:rPr>
                <w:rFonts w:ascii="Times" w:hAnsi="Times"/>
                <w:b/>
                <w:szCs w:val="20"/>
              </w:rPr>
              <w:t>Nucleotide reverse transcriptase inhibitors (NtRTls)</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Tenofovir</w:t>
            </w:r>
          </w:p>
        </w:tc>
        <w:tc>
          <w:tcPr>
            <w:tcW w:w="1894"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Same as nucleoside analogues</w:t>
            </w:r>
          </w:p>
        </w:tc>
        <w:tc>
          <w:tcPr>
            <w:tcW w:w="1557"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K65R impairs incorporation of tenofovir into DNA</w:t>
            </w:r>
          </w:p>
          <w:p w:rsidR="00B47CB9" w:rsidRPr="00364D5B" w:rsidRDefault="00B47CB9" w:rsidP="00B47CB9">
            <w:pPr>
              <w:rPr>
                <w:rFonts w:ascii="Times" w:hAnsi="Times"/>
                <w:szCs w:val="20"/>
              </w:rPr>
            </w:pPr>
            <w:r w:rsidRPr="00364D5B">
              <w:rPr>
                <w:rFonts w:ascii="Times" w:hAnsi="Times"/>
                <w:szCs w:val="20"/>
              </w:rPr>
              <w:t>Thymidine analogue mutations often associated with cross-resistance to tenofovir</w:t>
            </w:r>
          </w:p>
        </w:tc>
      </w:tr>
      <w:tr w:rsidR="00B47CB9" w:rsidRPr="00364D5B">
        <w:tc>
          <w:tcPr>
            <w:tcW w:w="5000" w:type="pct"/>
            <w:gridSpan w:val="3"/>
            <w:shd w:val="clear" w:color="auto" w:fill="auto"/>
            <w:vAlign w:val="center"/>
          </w:tcPr>
          <w:p w:rsidR="00B47CB9" w:rsidRPr="00921E07" w:rsidRDefault="00B47CB9" w:rsidP="00B47CB9">
            <w:pPr>
              <w:rPr>
                <w:rFonts w:ascii="Times" w:hAnsi="Times"/>
                <w:b/>
                <w:szCs w:val="20"/>
              </w:rPr>
            </w:pPr>
            <w:r w:rsidRPr="00921E07">
              <w:rPr>
                <w:rFonts w:ascii="Times" w:hAnsi="Times"/>
                <w:b/>
                <w:szCs w:val="20"/>
              </w:rPr>
              <w:t>Non-nucleoside reverse transcriptase inhibitors (NNRTls)</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Nevirapine (NVP)</w:t>
            </w:r>
          </w:p>
        </w:tc>
        <w:tc>
          <w:tcPr>
            <w:tcW w:w="1894" w:type="pct"/>
            <w:vMerge w:val="restart"/>
            <w:shd w:val="clear" w:color="auto" w:fill="auto"/>
            <w:vAlign w:val="center"/>
          </w:tcPr>
          <w:p w:rsidR="00B47CB9" w:rsidRPr="00364D5B" w:rsidRDefault="00B47CB9" w:rsidP="00B47CB9">
            <w:pPr>
              <w:rPr>
                <w:rFonts w:ascii="Times" w:hAnsi="Times"/>
                <w:szCs w:val="20"/>
              </w:rPr>
            </w:pPr>
            <w:r w:rsidRPr="00364D5B">
              <w:rPr>
                <w:rFonts w:ascii="Times" w:hAnsi="Times"/>
                <w:szCs w:val="20"/>
              </w:rPr>
              <w:t>Bind a hydrophobic pocket of HIV type 1 reverse transcriptase</w:t>
            </w:r>
          </w:p>
          <w:p w:rsidR="00B47CB9" w:rsidRPr="00364D5B" w:rsidRDefault="00B47CB9" w:rsidP="00B47CB9">
            <w:pPr>
              <w:rPr>
                <w:rFonts w:ascii="Times" w:hAnsi="Times"/>
                <w:szCs w:val="20"/>
              </w:rPr>
            </w:pPr>
            <w:r w:rsidRPr="00364D5B">
              <w:rPr>
                <w:rFonts w:ascii="Times" w:hAnsi="Times"/>
                <w:szCs w:val="20"/>
              </w:rPr>
              <w:t>Block polymerization of viral DNA</w:t>
            </w:r>
          </w:p>
          <w:p w:rsidR="00B47CB9" w:rsidRPr="00364D5B" w:rsidRDefault="00B47CB9" w:rsidP="00B47CB9">
            <w:pPr>
              <w:rPr>
                <w:rFonts w:ascii="Times" w:hAnsi="Times"/>
                <w:szCs w:val="20"/>
              </w:rPr>
            </w:pPr>
            <w:r w:rsidRPr="00364D5B">
              <w:rPr>
                <w:rFonts w:ascii="Times" w:hAnsi="Times"/>
                <w:szCs w:val="20"/>
              </w:rPr>
              <w:t>Inactive against HIV type 2</w:t>
            </w:r>
          </w:p>
        </w:tc>
        <w:tc>
          <w:tcPr>
            <w:tcW w:w="1557" w:type="pct"/>
            <w:vMerge w:val="restart"/>
            <w:shd w:val="clear" w:color="auto" w:fill="auto"/>
          </w:tcPr>
          <w:p w:rsidR="00B47CB9" w:rsidRPr="00364D5B" w:rsidRDefault="00B47CB9" w:rsidP="00B47CB9">
            <w:pPr>
              <w:rPr>
                <w:rFonts w:ascii="Times" w:hAnsi="Times"/>
                <w:szCs w:val="20"/>
              </w:rPr>
            </w:pPr>
            <w:r w:rsidRPr="00364D5B">
              <w:rPr>
                <w:rFonts w:ascii="Times" w:hAnsi="Times"/>
                <w:szCs w:val="20"/>
              </w:rPr>
              <w:t>Mutations reduce affinity of the inhibitors for the enzyme</w:t>
            </w:r>
          </w:p>
          <w:p w:rsidR="00B47CB9" w:rsidRPr="00364D5B" w:rsidRDefault="00B47CB9" w:rsidP="00B47CB9">
            <w:pPr>
              <w:rPr>
                <w:rFonts w:ascii="Times" w:hAnsi="Times"/>
                <w:szCs w:val="20"/>
              </w:rPr>
            </w:pPr>
            <w:r w:rsidRPr="00364D5B">
              <w:rPr>
                <w:rFonts w:ascii="Times" w:hAnsi="Times"/>
                <w:szCs w:val="20"/>
              </w:rPr>
              <w:t>Single mutations generally sufficient to induce high level of resistance</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Delavirdine (DLV)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Efavirenz (EFV)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Etravirine (ETR)</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5000" w:type="pct"/>
            <w:gridSpan w:val="3"/>
            <w:shd w:val="clear" w:color="auto" w:fill="auto"/>
            <w:vAlign w:val="center"/>
          </w:tcPr>
          <w:p w:rsidR="00B47CB9" w:rsidRPr="00364D5B" w:rsidRDefault="00B47CB9" w:rsidP="00B47CB9">
            <w:pPr>
              <w:rPr>
                <w:rFonts w:ascii="Times" w:hAnsi="Times"/>
                <w:szCs w:val="20"/>
              </w:rPr>
            </w:pPr>
            <w:r w:rsidRPr="00364D5B">
              <w:rPr>
                <w:rFonts w:ascii="Times" w:hAnsi="Times"/>
                <w:szCs w:val="20"/>
              </w:rPr>
              <w:t>Protease Inhibitors</w:t>
            </w: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Saquinavir (SQV)</w:t>
            </w:r>
          </w:p>
        </w:tc>
        <w:tc>
          <w:tcPr>
            <w:tcW w:w="1894" w:type="pct"/>
            <w:vMerge w:val="restart"/>
            <w:shd w:val="clear" w:color="auto" w:fill="auto"/>
            <w:vAlign w:val="center"/>
          </w:tcPr>
          <w:p w:rsidR="00B47CB9" w:rsidRPr="00364D5B" w:rsidRDefault="00B47CB9" w:rsidP="00B47CB9">
            <w:pPr>
              <w:rPr>
                <w:rFonts w:ascii="Times" w:hAnsi="Times"/>
                <w:szCs w:val="20"/>
              </w:rPr>
            </w:pPr>
            <w:r w:rsidRPr="00364D5B">
              <w:rPr>
                <w:rFonts w:ascii="Times" w:hAnsi="Times"/>
                <w:szCs w:val="20"/>
              </w:rPr>
              <w:t>Structure derived from natural peptidic substrates of the HIV type 1 protease</w:t>
            </w:r>
          </w:p>
          <w:p w:rsidR="00B47CB9" w:rsidRPr="00364D5B" w:rsidRDefault="00B47CB9" w:rsidP="00B47CB9">
            <w:pPr>
              <w:rPr>
                <w:rFonts w:ascii="Times" w:hAnsi="Times"/>
                <w:szCs w:val="20"/>
              </w:rPr>
            </w:pPr>
            <w:r w:rsidRPr="00364D5B">
              <w:rPr>
                <w:rFonts w:ascii="Times" w:hAnsi="Times"/>
                <w:szCs w:val="20"/>
              </w:rPr>
              <w:t>Bind the active site of the protease</w:t>
            </w:r>
          </w:p>
        </w:tc>
        <w:tc>
          <w:tcPr>
            <w:tcW w:w="1557" w:type="pct"/>
            <w:vMerge w:val="restart"/>
            <w:shd w:val="clear" w:color="auto" w:fill="auto"/>
            <w:vAlign w:val="center"/>
          </w:tcPr>
          <w:p w:rsidR="00B47CB9" w:rsidRPr="00364D5B" w:rsidRDefault="00B47CB9" w:rsidP="00B47CB9">
            <w:pPr>
              <w:rPr>
                <w:rFonts w:ascii="Times" w:hAnsi="Times"/>
                <w:szCs w:val="20"/>
              </w:rPr>
            </w:pPr>
            <w:r w:rsidRPr="00364D5B">
              <w:rPr>
                <w:rFonts w:ascii="Times" w:hAnsi="Times"/>
                <w:szCs w:val="20"/>
              </w:rPr>
              <w:t>Mutations reduce affinity of the inhibitors for the enzyme</w:t>
            </w:r>
          </w:p>
          <w:p w:rsidR="00B47CB9" w:rsidRPr="00364D5B" w:rsidRDefault="00B47CB9" w:rsidP="00B47CB9">
            <w:pPr>
              <w:rPr>
                <w:rFonts w:ascii="Times" w:hAnsi="Times"/>
                <w:szCs w:val="20"/>
              </w:rPr>
            </w:pPr>
            <w:r w:rsidRPr="00364D5B">
              <w:rPr>
                <w:rFonts w:ascii="Times" w:hAnsi="Times"/>
                <w:szCs w:val="20"/>
              </w:rPr>
              <w:t>High-level resistance requires a accumulation of mutations</w:t>
            </w: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Ritonavir (RTV)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Indinavir (IDV)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Nelflnavir (NFV)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Amprenavir (APV)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Lopinavir + Ritonavir (LPV/r)</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Fosamprenavir (FPV)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Tipranavir (TPV)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Darunavir (DRV)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r w:rsidRPr="00364D5B">
              <w:rPr>
                <w:rFonts w:ascii="Times" w:hAnsi="Times"/>
                <w:szCs w:val="20"/>
              </w:rPr>
              <w:t>Atazanavir (ATV)</w:t>
            </w:r>
          </w:p>
        </w:tc>
        <w:tc>
          <w:tcPr>
            <w:tcW w:w="1894" w:type="pct"/>
            <w:vMerge/>
            <w:shd w:val="clear" w:color="auto" w:fill="auto"/>
          </w:tcPr>
          <w:p w:rsidR="00B47CB9" w:rsidRPr="00364D5B" w:rsidRDefault="00B47CB9" w:rsidP="00B47CB9">
            <w:pPr>
              <w:rPr>
                <w:rFonts w:ascii="Times" w:hAnsi="Times"/>
                <w:szCs w:val="20"/>
              </w:rPr>
            </w:pPr>
          </w:p>
        </w:tc>
        <w:tc>
          <w:tcPr>
            <w:tcW w:w="1557" w:type="pct"/>
            <w:vMerge/>
            <w:shd w:val="clear" w:color="auto" w:fill="auto"/>
          </w:tcPr>
          <w:p w:rsidR="00B47CB9" w:rsidRPr="00364D5B" w:rsidRDefault="00B47CB9" w:rsidP="00B47CB9">
            <w:pPr>
              <w:rPr>
                <w:rFonts w:ascii="Times" w:hAnsi="Times"/>
                <w:szCs w:val="20"/>
              </w:rPr>
            </w:pPr>
          </w:p>
        </w:tc>
      </w:tr>
      <w:tr w:rsidR="00B47CB9" w:rsidRPr="00364D5B">
        <w:tc>
          <w:tcPr>
            <w:tcW w:w="1549" w:type="pct"/>
            <w:shd w:val="clear" w:color="auto" w:fill="auto"/>
            <w:vAlign w:val="center"/>
          </w:tcPr>
          <w:p w:rsidR="00B47CB9" w:rsidRPr="00364D5B" w:rsidRDefault="00B47CB9" w:rsidP="00B47CB9">
            <w:pPr>
              <w:spacing w:before="2" w:after="2"/>
              <w:rPr>
                <w:rFonts w:ascii="Times" w:hAnsi="Times"/>
                <w:szCs w:val="20"/>
              </w:rPr>
            </w:pPr>
          </w:p>
        </w:tc>
        <w:tc>
          <w:tcPr>
            <w:tcW w:w="1894" w:type="pct"/>
            <w:shd w:val="clear" w:color="auto" w:fill="auto"/>
          </w:tcPr>
          <w:p w:rsidR="00B47CB9" w:rsidRPr="00364D5B" w:rsidRDefault="00B47CB9" w:rsidP="00B47CB9">
            <w:pPr>
              <w:rPr>
                <w:rFonts w:ascii="Times" w:hAnsi="Times"/>
                <w:szCs w:val="20"/>
              </w:rPr>
            </w:pPr>
          </w:p>
        </w:tc>
        <w:tc>
          <w:tcPr>
            <w:tcW w:w="1557" w:type="pct"/>
            <w:shd w:val="clear" w:color="auto" w:fill="auto"/>
          </w:tcPr>
          <w:p w:rsidR="00B47CB9" w:rsidRPr="00364D5B" w:rsidRDefault="00B47CB9" w:rsidP="00B47CB9">
            <w:pPr>
              <w:rPr>
                <w:rFonts w:ascii="Times" w:hAnsi="Times"/>
                <w:szCs w:val="20"/>
              </w:rPr>
            </w:pPr>
          </w:p>
        </w:tc>
      </w:tr>
      <w:tr w:rsidR="00B47CB9" w:rsidRPr="00364D5B">
        <w:tc>
          <w:tcPr>
            <w:tcW w:w="5000" w:type="pct"/>
            <w:gridSpan w:val="3"/>
            <w:shd w:val="clear" w:color="auto" w:fill="auto"/>
            <w:vAlign w:val="center"/>
          </w:tcPr>
          <w:p w:rsidR="00B47CB9" w:rsidRPr="00921E07" w:rsidRDefault="00B47CB9" w:rsidP="00B47CB9">
            <w:pPr>
              <w:rPr>
                <w:rFonts w:ascii="Times" w:hAnsi="Times"/>
                <w:b/>
                <w:szCs w:val="20"/>
              </w:rPr>
            </w:pPr>
            <w:r w:rsidRPr="00921E07">
              <w:rPr>
                <w:rFonts w:ascii="Times" w:hAnsi="Times"/>
                <w:b/>
                <w:szCs w:val="20"/>
              </w:rPr>
              <w:t>Integrase Inhibitors</w:t>
            </w:r>
          </w:p>
        </w:tc>
      </w:tr>
      <w:tr w:rsidR="00B47CB9" w:rsidRPr="00364D5B">
        <w:tc>
          <w:tcPr>
            <w:tcW w:w="1549"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Raltegravir</w:t>
            </w:r>
          </w:p>
        </w:tc>
        <w:tc>
          <w:tcPr>
            <w:tcW w:w="1894" w:type="pct"/>
            <w:shd w:val="clear" w:color="auto" w:fill="auto"/>
            <w:vAlign w:val="center"/>
          </w:tcPr>
          <w:p w:rsidR="00B47CB9" w:rsidRPr="00364D5B" w:rsidRDefault="00B47CB9" w:rsidP="00B47CB9">
            <w:pPr>
              <w:rPr>
                <w:rFonts w:ascii="Times" w:hAnsi="Times"/>
                <w:szCs w:val="20"/>
              </w:rPr>
            </w:pPr>
            <w:r w:rsidRPr="00364D5B">
              <w:t>Binds selectively to the enzyme complexes that results in inhibiting strand transfer of viral and host DNA</w:t>
            </w:r>
          </w:p>
        </w:tc>
        <w:tc>
          <w:tcPr>
            <w:tcW w:w="1557" w:type="pct"/>
            <w:shd w:val="clear" w:color="auto" w:fill="auto"/>
            <w:vAlign w:val="center"/>
          </w:tcPr>
          <w:p w:rsidR="00B47CB9" w:rsidRPr="00364D5B" w:rsidRDefault="00B47CB9" w:rsidP="00B47CB9">
            <w:pPr>
              <w:rPr>
                <w:rFonts w:ascii="Times" w:hAnsi="Times"/>
                <w:szCs w:val="20"/>
              </w:rPr>
            </w:pPr>
            <w:r w:rsidRPr="00364D5B">
              <w:rPr>
                <w:rFonts w:ascii="Times" w:hAnsi="Times"/>
                <w:szCs w:val="20"/>
              </w:rPr>
              <w:t xml:space="preserve">Mutations at </w:t>
            </w:r>
            <w:r w:rsidRPr="00364D5B">
              <w:t>conserved carboxylate residues (Asp64 and Asp116)</w:t>
            </w:r>
          </w:p>
        </w:tc>
      </w:tr>
    </w:tbl>
    <w:p w:rsidR="00B47CB9" w:rsidRDefault="00B47CB9" w:rsidP="009D4121">
      <w:pPr>
        <w:pStyle w:val="ListParagraph"/>
        <w:spacing w:line="480" w:lineRule="auto"/>
      </w:pPr>
    </w:p>
    <w:p w:rsidR="00921E07" w:rsidRDefault="00921E07">
      <w:pPr>
        <w:rPr>
          <w:b/>
        </w:rPr>
      </w:pPr>
      <w:r>
        <w:rPr>
          <w:b/>
        </w:rPr>
        <w:br w:type="page"/>
      </w:r>
    </w:p>
    <w:p w:rsidR="00B31691" w:rsidRPr="00AD3D38" w:rsidRDefault="00B31691" w:rsidP="00B31691">
      <w:pPr>
        <w:spacing w:line="480" w:lineRule="auto"/>
        <w:jc w:val="both"/>
        <w:rPr>
          <w:b/>
        </w:rPr>
      </w:pPr>
      <w:r>
        <w:rPr>
          <w:b/>
        </w:rPr>
        <w:t xml:space="preserve">1.7.2 </w:t>
      </w:r>
      <w:r w:rsidR="002C6723">
        <w:rPr>
          <w:b/>
        </w:rPr>
        <w:t>Protease Inhibitors (PI</w:t>
      </w:r>
      <w:r w:rsidRPr="00AD3D38">
        <w:rPr>
          <w:b/>
        </w:rPr>
        <w:t>)</w:t>
      </w:r>
    </w:p>
    <w:p w:rsidR="00B31691" w:rsidRPr="00B22EAC" w:rsidRDefault="00B31691" w:rsidP="00B31691">
      <w:pPr>
        <w:spacing w:line="480" w:lineRule="auto"/>
        <w:jc w:val="both"/>
        <w:rPr>
          <w:b/>
        </w:rPr>
      </w:pPr>
      <w:r>
        <w:t xml:space="preserve">Protease Inhibitors interfere with cleavage of </w:t>
      </w:r>
      <w:r w:rsidRPr="00A534DD">
        <w:rPr>
          <w:i/>
        </w:rPr>
        <w:t>gag</w:t>
      </w:r>
      <w:r>
        <w:t>-</w:t>
      </w:r>
      <w:r w:rsidRPr="00A534DD">
        <w:rPr>
          <w:i/>
        </w:rPr>
        <w:t>pol</w:t>
      </w:r>
      <w:r>
        <w:t xml:space="preserve"> polypeptide </w:t>
      </w:r>
      <w:r w:rsidR="00DC3698">
        <w:t>[Seelmeier, 1988 #1020]</w:t>
      </w:r>
      <w:r>
        <w:t xml:space="preserve"> as competitive peptidomimetic inhibitors. The hydroxyethylene core in the inhibitors prohibits the cleavage action of the HIV protease enzyme </w:t>
      </w:r>
      <w:r w:rsidR="00DC3698">
        <w:t>[Vacca, 1994 #401;Vacca, 1991 #1022]</w:t>
      </w:r>
      <w:r>
        <w:t xml:space="preserve">. However, as an adverse side effect, patients consuming the inhibitors have </w:t>
      </w:r>
      <w:r w:rsidRPr="002D21BB">
        <w:t xml:space="preserve">developed </w:t>
      </w:r>
      <w:r w:rsidRPr="002D21BB">
        <w:rPr>
          <w:rStyle w:val="articletext"/>
        </w:rPr>
        <w:t>lipodystrophy and hyperlipidemia</w:t>
      </w:r>
      <w:r>
        <w:rPr>
          <w:rStyle w:val="articletext"/>
        </w:rPr>
        <w:t xml:space="preserve"> </w:t>
      </w:r>
      <w:r w:rsidR="00DC3698">
        <w:rPr>
          <w:rStyle w:val="articletext"/>
        </w:rPr>
        <w:t>[Carr, 2000 #955;Carr, 1998 #953;Carr, 1998 #951;Carr, 1998 #952;Liang, 2001 #433;Miller, 2000 #954;Tsiodras, 2000 #956]</w:t>
      </w:r>
      <w:r>
        <w:rPr>
          <w:rStyle w:val="articletext"/>
        </w:rPr>
        <w:t xml:space="preserve">. </w:t>
      </w:r>
      <w:r w:rsidRPr="008C436D">
        <w:t xml:space="preserve"> </w:t>
      </w:r>
      <w:r w:rsidR="002C6723">
        <w:t>The list of protease inhibitors is show in Table 1.1</w:t>
      </w:r>
      <w:r>
        <w:t>.</w:t>
      </w:r>
    </w:p>
    <w:p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rsidR="00B31691" w:rsidRDefault="00B31691" w:rsidP="00B31691">
      <w:pPr>
        <w:spacing w:line="480" w:lineRule="auto"/>
        <w:jc w:val="both"/>
      </w:pPr>
      <w:r>
        <w:t xml:space="preserve">The feasibility and efficacy of integrase inhibitors have been tested in Rhesus Macaques </w:t>
      </w:r>
      <w:r w:rsidR="00DC3698">
        <w:t>[Hazuda, 2004 #266]</w:t>
      </w:r>
      <w:r>
        <w:t xml:space="preserve">. Most of the integrase inhibitors target strand transfer function of the enzyme </w:t>
      </w:r>
      <w:r w:rsidR="00DC3698">
        <w:t>[Bera, 2011 #559;Espeseth, 2000 #957;Hazuda, 2000 #374;McColl, 2010 #111;Pannecouque, 2002 #373]</w:t>
      </w:r>
      <w:r>
        <w:t xml:space="preserve">. X-ray structure of the integrase enzyme has revealed the active site model of the enzyme complexes with the DNA </w:t>
      </w:r>
      <w:r w:rsidR="00DC3698">
        <w:t>[Chen, 2008 #367]</w:t>
      </w:r>
      <w:r>
        <w:t xml:space="preserve">. </w:t>
      </w:r>
      <w:r w:rsidR="00BC3844">
        <w:t xml:space="preserve">The only integrase inhibitor showing promising anti retroviral effect through animal model is </w:t>
      </w:r>
      <w:r>
        <w:t>Raltegravir</w:t>
      </w:r>
      <w:r w:rsidR="00BC3844">
        <w:t xml:space="preserve"> and is currently in clinical trials (reviewed in </w:t>
      </w:r>
      <w:r w:rsidR="00DC3698">
        <w:t>[Ammaranond, 2012 #245]</w:t>
      </w:r>
      <w:r w:rsidR="00BC3844">
        <w:t xml:space="preserve">). </w:t>
      </w:r>
    </w:p>
    <w:p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rsidR="00B31691" w:rsidRPr="00AD3D38" w:rsidRDefault="00B31691" w:rsidP="00B31691">
      <w:pPr>
        <w:spacing w:line="480" w:lineRule="auto"/>
        <w:jc w:val="both"/>
      </w:pPr>
      <w:r>
        <w:t>The cell entry inhibitors interfere viral binding or fusion of HIV to a host cell. Following are the two classes of cell entry inhibitors.</w:t>
      </w:r>
    </w:p>
    <w:p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rsidR="00B31691" w:rsidRDefault="00B31691" w:rsidP="00B31691">
      <w:pPr>
        <w:pStyle w:val="ListParagraph"/>
        <w:spacing w:line="480" w:lineRule="auto"/>
        <w:jc w:val="both"/>
      </w:pPr>
      <w:r>
        <w:t xml:space="preserve">Maraviroc is the only CCR5 antagonist in clinical use </w:t>
      </w:r>
      <w:r w:rsidR="00DC3698">
        <w:t>[De Clercq, 2005 #337;De Clercq, 2005 #416;Fätkenheuer, 2005 #335;Rosario, 2005 #336;Rosario, 2006 #333;Wheeler, 2007 #334]</w:t>
      </w:r>
      <w:r>
        <w:t>. It is the only anti retroviral drug that does not target any viral enzyme or protein molecule</w:t>
      </w:r>
      <w:ins w:id="2" w:author="Simon Travers" w:date="2013-08-29T14:27:00Z">
        <w:r w:rsidR="004F6708">
          <w:t xml:space="preserve"> </w:t>
        </w:r>
      </w:ins>
      <w:r>
        <w:t>but</w:t>
      </w:r>
      <w:r w:rsidR="004F6708">
        <w:t>, instead, binds to the</w:t>
      </w:r>
      <w:r>
        <w:t xml:space="preserve"> host cell receptor CCR5 </w:t>
      </w:r>
      <w:r w:rsidR="00DC3698">
        <w:t>[Westby, 2005 #1157]</w:t>
      </w:r>
      <w:r>
        <w:t xml:space="preserve">. </w:t>
      </w:r>
      <w:r w:rsidR="00921E07">
        <w:t>This binding prevents</w:t>
      </w:r>
      <w:r>
        <w:t xml:space="preserve"> HIV gp120 binding</w:t>
      </w:r>
      <w:r w:rsidR="00921E07">
        <w:t xml:space="preserve"> to the co-receptor</w:t>
      </w:r>
      <w:r>
        <w:t xml:space="preserve">, thereby </w:t>
      </w:r>
      <w:r w:rsidR="00921E07">
        <w:t>disabling</w:t>
      </w:r>
      <w:r>
        <w:t xml:space="preserve"> the viral entry in to the cell </w:t>
      </w:r>
      <w:r w:rsidR="00DC3698">
        <w:t>[Fätkenheuer, 2005 #335]</w:t>
      </w:r>
      <w:r>
        <w:t xml:space="preserve">. However, it is important for HIV tropism test </w:t>
      </w:r>
      <w:r w:rsidR="00921E07">
        <w:t>for the viral co-receptor use</w:t>
      </w:r>
      <w:r w:rsidR="00AF53FB">
        <w:t>,</w:t>
      </w:r>
      <w:r w:rsidR="00921E07">
        <w:t xml:space="preserve"> </w:t>
      </w:r>
      <w:r>
        <w:t>before administrating this drug, as the drug is ineffective against CXCR4 co receptor using viruses</w:t>
      </w:r>
      <w:r w:rsidR="00364D5B">
        <w:t xml:space="preserve"> </w:t>
      </w:r>
      <w:r w:rsidR="00DC3698">
        <w:t>[Raymond, 2010 #1176]</w:t>
      </w:r>
      <w:r>
        <w:t xml:space="preserve">. </w:t>
      </w:r>
    </w:p>
    <w:p w:rsidR="00B31691" w:rsidRDefault="00B31691" w:rsidP="00B31691">
      <w:pPr>
        <w:pStyle w:val="ListParagraph"/>
        <w:numPr>
          <w:ilvl w:val="0"/>
          <w:numId w:val="6"/>
        </w:numPr>
        <w:spacing w:line="480" w:lineRule="auto"/>
        <w:jc w:val="both"/>
        <w:rPr>
          <w:b/>
        </w:rPr>
      </w:pPr>
      <w:r w:rsidRPr="009A3EAB">
        <w:rPr>
          <w:b/>
        </w:rPr>
        <w:t>Fusion Inhibitors</w:t>
      </w:r>
    </w:p>
    <w:p w:rsidR="00B31691" w:rsidRDefault="00B31691" w:rsidP="00602F4A">
      <w:pPr>
        <w:pStyle w:val="ListParagraph"/>
        <w:spacing w:line="480" w:lineRule="auto"/>
        <w:jc w:val="both"/>
      </w:pPr>
      <w:r>
        <w:t>Fusion inhibitor design is based on targeting the he</w:t>
      </w:r>
      <w:r w:rsidR="00AF53FB">
        <w:t xml:space="preserve">ptad regions HR1 or HR2 of gp41, which disables HIV to create </w:t>
      </w:r>
      <w:r>
        <w:t xml:space="preserve">fusion pore </w:t>
      </w:r>
      <w:r w:rsidR="00AF53FB">
        <w:t xml:space="preserve">on host cell membrane </w:t>
      </w:r>
      <w:r>
        <w:t xml:space="preserve">(reviewed in </w:t>
      </w:r>
      <w:r w:rsidR="00DC3698">
        <w:t>[Baldwin, 2003 #959]</w:t>
      </w:r>
      <w:r>
        <w:t xml:space="preserve">). Enfuvirtide </w:t>
      </w:r>
      <w:r w:rsidR="00DC3698">
        <w:t>[Duffalo, 2003 #318;Poveda, 2005 #317]</w:t>
      </w:r>
      <w:r>
        <w:t xml:space="preserve"> is a synthetic peptide, approved for clinical use in 2003 </w:t>
      </w:r>
      <w:r w:rsidR="00DC3698">
        <w:t>[Robertson, 2003 #354]</w:t>
      </w:r>
      <w:r>
        <w:t xml:space="preserve">, which can bind to gp41 HR1 region </w:t>
      </w:r>
      <w:r w:rsidR="00DC3698">
        <w:t>[Wild, 1993 #321]</w:t>
      </w:r>
      <w:r>
        <w:t xml:space="preserve">. </w:t>
      </w:r>
      <w:proofErr w:type="gramStart"/>
      <w:r w:rsidR="00FD05AC">
        <w:t>Emergence of E</w:t>
      </w:r>
      <w:r>
        <w:t xml:space="preserve">nfuvirtide resistant viral strains </w:t>
      </w:r>
      <w:r w:rsidR="00FD05AC">
        <w:t>lead</w:t>
      </w:r>
      <w:proofErr w:type="gramEnd"/>
      <w:r w:rsidR="00FD05AC">
        <w:t xml:space="preserve"> to </w:t>
      </w:r>
      <w:r w:rsidR="00AF53FB">
        <w:t xml:space="preserve">its </w:t>
      </w:r>
      <w:r w:rsidR="00FD05AC">
        <w:t>discontinue</w:t>
      </w:r>
      <w:r w:rsidR="00AF53FB">
        <w:t>d</w:t>
      </w:r>
      <w:r w:rsidR="00FD05AC">
        <w:t xml:space="preserve"> use</w:t>
      </w:r>
      <w:r>
        <w:t xml:space="preserve"> for clinical use </w:t>
      </w:r>
      <w:r w:rsidR="00FD05AC">
        <w:t xml:space="preserve">in 2004 </w:t>
      </w:r>
      <w:r w:rsidR="00DC3698">
        <w:t>[Briz, 2006 #362;Melby, 2007 #315]</w:t>
      </w:r>
      <w:r>
        <w:t xml:space="preserve">. Sifuvirtide is another HIV fusion inhibitor peptide under research </w:t>
      </w:r>
      <w:r w:rsidR="00DC3698">
        <w:t>[Wang, 2009 #316]</w:t>
      </w:r>
      <w:r>
        <w:t>.</w:t>
      </w:r>
    </w:p>
    <w:p w:rsidR="00347819" w:rsidRDefault="00347819" w:rsidP="00347819">
      <w:pPr>
        <w:pStyle w:val="Heading3"/>
        <w:spacing w:line="480" w:lineRule="auto"/>
      </w:pPr>
      <w:r>
        <w:t>1.8 Brief history of antiretroviral treatment</w:t>
      </w:r>
    </w:p>
    <w:p w:rsidR="00347819" w:rsidRPr="00347819" w:rsidRDefault="00347819" w:rsidP="00347819">
      <w:pPr>
        <w:spacing w:line="480" w:lineRule="auto"/>
      </w:pPr>
      <w:r>
        <w:t xml:space="preserve">The </w:t>
      </w:r>
      <w:r w:rsidR="00C62494">
        <w:t xml:space="preserve">treatment of HIV infection started in 1986 with the only available drug – Zidovudine (AZT), </w:t>
      </w:r>
      <w:r w:rsidR="008F14CD">
        <w:t xml:space="preserve">an anti-cancer drug, </w:t>
      </w:r>
      <w:r w:rsidR="00C62494">
        <w:t xml:space="preserve">which was once rejected for its toxic and unpleasant side effects </w:t>
      </w:r>
      <w:r w:rsidR="00DC3698">
        <w:t>[Richman, 1987 #1304]</w:t>
      </w:r>
      <w:r w:rsidR="00C62494">
        <w:t xml:space="preserve">. </w:t>
      </w:r>
      <w:r w:rsidR="008F14CD">
        <w:t xml:space="preserve">Although Zidovudine was expensive, the drug was the only hope for HIV infected people until 1991 when a new drug </w:t>
      </w:r>
      <w:r w:rsidR="00DD7662">
        <w:t xml:space="preserve">Zalcitabine (ddC) was approved for use. </w:t>
      </w:r>
    </w:p>
    <w:p w:rsidR="00EF37CB" w:rsidRDefault="00B31691" w:rsidP="004D66BF">
      <w:pPr>
        <w:pStyle w:val="Heading3"/>
      </w:pPr>
      <w:r>
        <w:t>1.8</w:t>
      </w:r>
      <w:r w:rsidR="00686D73">
        <w:t xml:space="preserve"> </w:t>
      </w:r>
      <w:r w:rsidR="00EF37CB">
        <w:t xml:space="preserve">HIV </w:t>
      </w:r>
      <w:commentRangeStart w:id="3"/>
      <w:r w:rsidR="00EF37CB">
        <w:t>Treatment</w:t>
      </w:r>
      <w:commentRangeEnd w:id="3"/>
      <w:r w:rsidR="00A344AC">
        <w:rPr>
          <w:rStyle w:val="CommentReference"/>
          <w:rFonts w:asciiTheme="minorHAnsi" w:eastAsiaTheme="minorEastAsia" w:hAnsiTheme="minorHAnsi" w:cstheme="minorBidi"/>
          <w:b w:val="0"/>
          <w:bCs w:val="0"/>
          <w:color w:val="auto"/>
        </w:rPr>
        <w:commentReference w:id="3"/>
      </w:r>
    </w:p>
    <w:p w:rsidR="00EF37CB" w:rsidRDefault="00EF37CB" w:rsidP="00EF37CB"/>
    <w:p w:rsidR="00C941D8" w:rsidRDefault="00097B69" w:rsidP="008557C6">
      <w:pPr>
        <w:spacing w:line="480" w:lineRule="auto"/>
        <w:jc w:val="both"/>
      </w:pPr>
      <w:r>
        <w:t xml:space="preserve">The World Health Organization (WHO) has produced </w:t>
      </w:r>
      <w:r w:rsidR="006B3298">
        <w:t xml:space="preserve">year </w:t>
      </w:r>
      <w:r>
        <w:t xml:space="preserve">2013 </w:t>
      </w:r>
      <w:r w:rsidR="005544D7">
        <w:t xml:space="preserve">clinical </w:t>
      </w:r>
      <w:r>
        <w:t xml:space="preserve">guideline </w:t>
      </w:r>
      <w:r w:rsidR="006B3298">
        <w:t>(</w:t>
      </w:r>
      <w:hyperlink r:id="rId19" w:history="1">
        <w:r w:rsidR="006B3298" w:rsidRPr="008961FC">
          <w:rPr>
            <w:rStyle w:val="Hyperlink"/>
          </w:rPr>
          <w:t>http://www.who.int/hiv/pub/guidelines/arv2013/art/en/index.html</w:t>
        </w:r>
      </w:hyperlink>
      <w:r w:rsidR="006B3298">
        <w:t xml:space="preserve">) </w:t>
      </w:r>
      <w:r>
        <w:t xml:space="preserve">for HIV treatment. </w:t>
      </w:r>
      <w:r w:rsidR="001D733F">
        <w:t>From the treatment point of view, the guideline has grouped HIV infected people as Adult,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 xml:space="preserve">recommends treatment initiation to all confirmed HIV infected people with CD+ cell count less </w:t>
      </w:r>
      <w:ins w:id="4" w:author="Simon Travers" w:date="2013-08-29T14:29:00Z">
        <w:r w:rsidR="004D4525">
          <w:t xml:space="preserve">than </w:t>
        </w:r>
      </w:ins>
      <w:r w:rsidR="001D733F">
        <w:t>or equal to 350 per mm</w:t>
      </w:r>
      <w:r w:rsidR="001D733F" w:rsidRPr="001D733F">
        <w:rPr>
          <w:vertAlign w:val="superscript"/>
        </w:rPr>
        <w:t>3</w:t>
      </w:r>
      <w:r w:rsidR="001D733F">
        <w:t>.</w:t>
      </w:r>
      <w:r w:rsidR="00FA0971">
        <w:t xml:space="preserve"> However, in resource poor settings, where laboratory tests for CD+ count may not be feasible, WHO clinical stages should be used as a guide for treatment initiation </w:t>
      </w:r>
      <w:r w:rsidR="00DC3698">
        <w:t>[Weinberg,  #1161]</w:t>
      </w:r>
      <w:r w:rsidR="00FA0971">
        <w:t>.</w:t>
      </w:r>
    </w:p>
    <w:p w:rsidR="00450C93" w:rsidRDefault="00880733" w:rsidP="008557C6">
      <w:pPr>
        <w:spacing w:line="480" w:lineRule="auto"/>
        <w:jc w:val="both"/>
      </w:pPr>
      <w:commentRangeStart w:id="5"/>
      <w:r>
        <w:t>A</w:t>
      </w:r>
      <w:r w:rsidR="00C95C4F">
        <w:t xml:space="preserve">ccording to the WHO consolidated anti retroviral guideline recommendation for HIV treatment, a combination of three </w:t>
      </w:r>
      <w:r>
        <w:t>reverse transcriptase inhibitors (2 NRTIs + 1 NNRTI)</w:t>
      </w:r>
      <w:r w:rsidR="00C95C4F">
        <w:t xml:space="preserve"> are used</w:t>
      </w:r>
      <w:r w:rsidR="000E3DD3">
        <w:t xml:space="preserve"> as first line therapy</w:t>
      </w:r>
      <w:commentRangeEnd w:id="5"/>
      <w:r w:rsidR="004D4525">
        <w:rPr>
          <w:rStyle w:val="CommentReference"/>
        </w:rPr>
        <w:commentReference w:id="5"/>
      </w:r>
      <w:r w:rsidR="00C95C4F">
        <w:t>.</w:t>
      </w:r>
      <w:r w:rsidR="005669F2">
        <w:t xml:space="preserve"> A</w:t>
      </w:r>
      <w:r w:rsidR="00FD05AC">
        <w:t>ddition of</w:t>
      </w:r>
      <w:r w:rsidR="005669F2">
        <w:t xml:space="preserve"> </w:t>
      </w:r>
      <w:r>
        <w:t>protease inhibitor</w:t>
      </w:r>
      <w:r w:rsidR="005669F2">
        <w:t xml:space="preserve"> is recommended for children below 3 years old.</w:t>
      </w:r>
      <w:r>
        <w:t xml:space="preserve"> On virologic failure to first line, second line drug regimen containing 2 NRTIs and a ritonavir boosted protease inhibitor is recommended. Following failure to second line therapy, a new drug class –</w:t>
      </w:r>
      <w:r w:rsidR="00450C93">
        <w:t xml:space="preserve"> integrase inh</w:t>
      </w:r>
      <w:r>
        <w:t>ibitor is introduced in third line therapy along with a reverse transcriptase and a protease inhibitor.</w:t>
      </w:r>
    </w:p>
    <w:p w:rsidR="003E50F3" w:rsidRPr="009602C4" w:rsidRDefault="00450C93" w:rsidP="008557C6">
      <w:pPr>
        <w:spacing w:line="480" w:lineRule="auto"/>
        <w:jc w:val="both"/>
      </w:pPr>
      <w:r>
        <w:t xml:space="preserve">Patients under ART therapy are monitored for effectiveness of the treatment at a defined interval. Laboratory test for viral load should be done for monitoring the treatment response. The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92232B">
        <w:t xml:space="preserve"> (Figure 1.8)</w:t>
      </w:r>
      <w:r w:rsidR="00054F3B">
        <w:t xml:space="preserve">. If </w:t>
      </w:r>
      <w:r>
        <w:t>viral load test is not feasible</w:t>
      </w:r>
      <w:r w:rsidR="00054F3B">
        <w:t xml:space="preserve"> routinely</w:t>
      </w:r>
      <w:r>
        <w:t>, CD</w:t>
      </w:r>
      <w:r w:rsidR="00054F3B">
        <w:t>4+ count and clinical monitoring need to be used.</w:t>
      </w:r>
    </w:p>
    <w:p w:rsidR="00F42C48" w:rsidRDefault="00E103AE" w:rsidP="007340F8">
      <w:pPr>
        <w:pStyle w:val="Heading3"/>
      </w:pPr>
      <w:r>
        <w:t xml:space="preserve">1.8 </w:t>
      </w:r>
      <w:r w:rsidR="00F42C48">
        <w:t>HIV Drug Resistance</w:t>
      </w:r>
    </w:p>
    <w:p w:rsidR="00F42C48" w:rsidRDefault="00F42C48" w:rsidP="00F42C48">
      <w:pPr>
        <w:spacing w:line="480" w:lineRule="auto"/>
      </w:pPr>
    </w:p>
    <w:p w:rsidR="00112236" w:rsidRDefault="007F5009" w:rsidP="004C1541">
      <w:pPr>
        <w:spacing w:line="480" w:lineRule="auto"/>
        <w:jc w:val="both"/>
      </w:pPr>
      <w:r>
        <w:t>A</w:t>
      </w:r>
      <w:r w:rsidR="00F42C48">
        <w:t>nti retroviral drug therapy has been successful at controlling HIV replication to low viral</w:t>
      </w:r>
      <w:r w:rsidR="00E114C3">
        <w:t xml:space="preserve"> load within a host </w:t>
      </w:r>
      <w:r w:rsidR="00DC3698">
        <w:t>[Rosenberg, 2000 #960]</w:t>
      </w:r>
      <w:r w:rsidR="00F42C48">
        <w:t xml:space="preserve">. The therapy has been compromised </w:t>
      </w:r>
      <w:r w:rsidR="007C41AD">
        <w:t xml:space="preserve">and threatened for </w:t>
      </w:r>
      <w:proofErr w:type="gramStart"/>
      <w:r w:rsidR="007C41AD">
        <w:t>long term</w:t>
      </w:r>
      <w:proofErr w:type="gramEnd"/>
      <w:r w:rsidR="007C41AD">
        <w:t xml:space="preserve"> sustainability </w:t>
      </w:r>
      <w:r w:rsidR="00F42C48">
        <w:t xml:space="preserve">by the emergence of </w:t>
      </w:r>
      <w:r w:rsidR="00CF42D8">
        <w:t xml:space="preserve">drug </w:t>
      </w:r>
      <w:r w:rsidR="00F42C48">
        <w:t>resistant HIV viral variants</w:t>
      </w:r>
      <w:r w:rsidR="007C41AD">
        <w:t xml:space="preserve"> </w:t>
      </w:r>
      <w:r w:rsidR="00E114C3">
        <w:t xml:space="preserve">(reviewed in </w:t>
      </w:r>
      <w:r w:rsidR="00DC3698">
        <w:t>[Clavel, 2004 #314]</w:t>
      </w:r>
      <w:r w:rsidR="00E114C3">
        <w:t>)</w:t>
      </w:r>
      <w:r w:rsidR="00F42C48">
        <w:t xml:space="preserve">. </w:t>
      </w:r>
      <w:r w:rsidR="00655D5D">
        <w:t>HIV mutates spontaneously in every replication cycle</w:t>
      </w:r>
      <w:r w:rsidR="003A4C56">
        <w:t xml:space="preserve"> </w:t>
      </w:r>
      <w:r w:rsidR="00DC3698">
        <w:t>[Dumonceaux, 1998 #1168;di Marzo Veronese, 1993 #1169]</w:t>
      </w:r>
      <w:r w:rsidR="00CF42D8">
        <w:t>; the error prone reverse transcriptase introduces mutations randomly at the rate of 10</w:t>
      </w:r>
      <w:r w:rsidR="00CF42D8" w:rsidRPr="00CF42D8">
        <w:rPr>
          <w:vertAlign w:val="superscript"/>
        </w:rPr>
        <w:t>-5</w:t>
      </w:r>
      <w:r w:rsidR="00CF42D8">
        <w:t xml:space="preserve"> per base per replication cycle </w:t>
      </w:r>
      <w:r w:rsidR="00DC3698">
        <w:t>[Mansky, 1996 #1170;Mansky, 1995 #18]</w:t>
      </w:r>
      <w:r w:rsidR="00F13403">
        <w:t xml:space="preserve">. The accumulation of mutations </w:t>
      </w:r>
      <w:r w:rsidR="006066A0">
        <w:t xml:space="preserve">and viral recombination </w:t>
      </w:r>
      <w:r w:rsidR="00CF42D8">
        <w:t>contribute the most for the emergence of drug resistant variants</w:t>
      </w:r>
      <w:r w:rsidR="005573A5">
        <w:t xml:space="preserve"> (reviewed in </w:t>
      </w:r>
      <w:r w:rsidR="00DC3698">
        <w:t>[Menéndez-Arias, 2002 #312;Tebit, 2007 #469;Smyth, 2012 #919]</w:t>
      </w:r>
      <w:r w:rsidR="005573A5">
        <w:t>)</w:t>
      </w:r>
      <w:r w:rsidR="00655D5D">
        <w:t xml:space="preserve">. </w:t>
      </w:r>
      <w:r w:rsidR="00754ABC">
        <w:t>In the</w:t>
      </w:r>
      <w:r w:rsidR="00AA5C59">
        <w:t xml:space="preserve"> presence of anti retro viral drugs </w:t>
      </w:r>
      <w:r w:rsidR="00754ABC">
        <w:t xml:space="preserve">the </w:t>
      </w:r>
      <w:r w:rsidR="00655D5D">
        <w:t>HIV variants in the quasispecies</w:t>
      </w:r>
      <w:r w:rsidR="00754ABC">
        <w:t xml:space="preserve"> </w:t>
      </w:r>
      <w:r w:rsidR="006066A0">
        <w:t>get select</w:t>
      </w:r>
      <w:r w:rsidR="00F13403">
        <w:t>ed</w:t>
      </w:r>
      <w:r w:rsidR="00754ABC">
        <w:t xml:space="preserve"> </w:t>
      </w:r>
      <w:r w:rsidR="00DC3698">
        <w:t>[Nijhuis, 1999 #2;Leslie, 2004 #192]</w:t>
      </w:r>
      <w:r w:rsidR="00F13403">
        <w:t>. The selected variants</w:t>
      </w:r>
      <w:r w:rsidR="00754ABC">
        <w:t xml:space="preserve"> proliferate to high number in subsequent replication cycles</w:t>
      </w:r>
      <w:r w:rsidR="00655D5D">
        <w:t xml:space="preserve"> </w:t>
      </w:r>
      <w:r w:rsidR="00DC3698">
        <w:t>[Hosseinipour, 2013 #1167]</w:t>
      </w:r>
      <w:r w:rsidR="004C230B">
        <w:t>.</w:t>
      </w:r>
      <w:r w:rsidR="00AA5C59">
        <w:t xml:space="preserve"> </w:t>
      </w:r>
      <w:r w:rsidR="00E926E4">
        <w:t xml:space="preserve">Transmission of resistant virus </w:t>
      </w:r>
      <w:r w:rsidR="00AA5C59">
        <w:t xml:space="preserve">also </w:t>
      </w:r>
      <w:r w:rsidR="00E926E4">
        <w:t>confers drug resistance in drug naïve patients</w:t>
      </w:r>
      <w:r w:rsidR="00570808">
        <w:t xml:space="preserve"> </w:t>
      </w:r>
      <w:r w:rsidR="00DC3698">
        <w:t>[Yerly, 1999 #4;Boden, 1998 #284;Wensing, 2005 #3]</w:t>
      </w:r>
      <w:r w:rsidR="00E926E4">
        <w:t xml:space="preserve">. </w:t>
      </w:r>
      <w:r w:rsidR="00570808">
        <w:t xml:space="preserve">Although </w:t>
      </w:r>
      <w:r w:rsidR="00112236">
        <w:t xml:space="preserve">drug resistant mutations </w:t>
      </w:r>
      <w:r>
        <w:t>escape drug</w:t>
      </w:r>
      <w:r w:rsidR="00C27AE2">
        <w:t xml:space="preserve"> effect, they </w:t>
      </w:r>
      <w:r w:rsidR="00112236">
        <w:t xml:space="preserve">confer decrease in viral fitness and replication rate at certain level </w:t>
      </w:r>
      <w:r w:rsidR="00DC3698">
        <w:t>[Lucas, 2005 #1;Mammano, 2000 #1171]</w:t>
      </w:r>
      <w:r w:rsidR="00112236">
        <w:t xml:space="preserve">. Other mutations counteract the effect of drug resistant mutations to </w:t>
      </w:r>
      <w:r w:rsidR="004B72D6">
        <w:t>boost up viral</w:t>
      </w:r>
      <w:r w:rsidR="00112236">
        <w:t xml:space="preserve"> fitness and replication rate</w:t>
      </w:r>
      <w:r w:rsidR="00C27AE2">
        <w:t xml:space="preserve"> </w:t>
      </w:r>
      <w:r w:rsidR="00DC3698">
        <w:t>[Nijhuis, 1999 #2]</w:t>
      </w:r>
      <w:r w:rsidR="00112236">
        <w:t>.</w:t>
      </w:r>
    </w:p>
    <w:p w:rsidR="00EF4D79" w:rsidRDefault="00AA5C59" w:rsidP="00EF4D79">
      <w:pPr>
        <w:spacing w:line="480" w:lineRule="auto"/>
        <w:jc w:val="both"/>
      </w:pPr>
      <w:r>
        <w:t xml:space="preserve">ART drugs are designed based on three dimension structures of the viral proteins to bind at </w:t>
      </w:r>
      <w:r w:rsidR="00574523">
        <w:t xml:space="preserve">a </w:t>
      </w:r>
      <w:r>
        <w:t>specific active region of the proteins and interfere with its normal function</w:t>
      </w:r>
      <w:r w:rsidR="00C90283">
        <w:t xml:space="preserve"> </w:t>
      </w:r>
    </w:p>
    <w:p w:rsidR="00D027E6" w:rsidRDefault="00D027E6" w:rsidP="00800A9A">
      <w:pPr>
        <w:spacing w:line="480" w:lineRule="auto"/>
        <w:jc w:val="both"/>
        <w:sectPr w:rsidR="00D027E6">
          <w:pgSz w:w="11899" w:h="16838"/>
          <w:pgMar w:top="1440" w:right="1800" w:bottom="1440" w:left="1800" w:header="708" w:footer="708" w:gutter="0"/>
          <w:cols w:space="708"/>
        </w:sectPr>
      </w:pPr>
    </w:p>
    <w:p w:rsidR="00AA091C" w:rsidRDefault="00AA091C" w:rsidP="00AA091C">
      <w:pPr>
        <w:spacing w:line="480" w:lineRule="auto"/>
        <w:jc w:val="center"/>
      </w:pPr>
      <w:r w:rsidRPr="00AA091C">
        <w:rPr>
          <w:noProof/>
          <w:lang w:eastAsia="en-US"/>
        </w:rPr>
        <w:drawing>
          <wp:inline distT="0" distB="0" distL="0" distR="0">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rsidR="00AA091C" w:rsidRDefault="0092232B" w:rsidP="00B00722">
      <w:pPr>
        <w:spacing w:line="480" w:lineRule="auto"/>
        <w:sectPr w:rsidR="00AA091C">
          <w:pgSz w:w="16838" w:h="11899" w:orient="landscape"/>
          <w:pgMar w:top="1800" w:right="1440" w:bottom="1800" w:left="1440" w:header="708" w:footer="708" w:gutter="0"/>
          <w:cols w:space="708"/>
        </w:sectPr>
      </w:pPr>
      <w:r>
        <w:t>Figure 1.8</w:t>
      </w:r>
      <w:r w:rsidR="00B00722">
        <w:t>: Dynamics of HIV viral load within an infected patient. Viral load peaks at acute infection followed by significant drop due to less CD4+ count. Introduction of highly active coc</w:t>
      </w:r>
      <w:r w:rsidR="00CF70C7">
        <w:t xml:space="preserve">ktail of anti retroviral drugs </w:t>
      </w:r>
      <w:r w:rsidR="00792D61">
        <w:t xml:space="preserve">arrest viral replication cycle </w:t>
      </w:r>
      <w:r w:rsidR="00CF70C7">
        <w:t>decreases</w:t>
      </w:r>
      <w:r w:rsidR="00792D61">
        <w:t xml:space="preserve"> the viral load to safe level. Spontaneous mutations give rise to resistant viruses that replicate with high turnover increasing the viral load and the therapy fails. Interruption of drugs contributes to higher viral load. Introduction of second line anti retroviral drugs suppress the viral load back to safe level again </w:t>
      </w:r>
      <w:r w:rsidR="006F39A3">
        <w:t>and the cycle of viral load repeats.</w:t>
      </w:r>
      <w:r w:rsidR="005552C1">
        <w:t xml:space="preserve"> Source: Roger Paredes personal communication</w:t>
      </w:r>
    </w:p>
    <w:p w:rsidR="00D027E6" w:rsidRDefault="00D027E6" w:rsidP="00800A9A">
      <w:pPr>
        <w:spacing w:line="480" w:lineRule="auto"/>
        <w:jc w:val="both"/>
      </w:pPr>
    </w:p>
    <w:p w:rsidR="00EF4D79" w:rsidRDefault="00EF4D79" w:rsidP="00EF4D79">
      <w:pPr>
        <w:spacing w:line="480" w:lineRule="auto"/>
        <w:jc w:val="both"/>
      </w:pPr>
      <w:r>
        <w:t>(</w:t>
      </w:r>
      <w:proofErr w:type="gramStart"/>
      <w:r>
        <w:t>reviewed</w:t>
      </w:r>
      <w:proofErr w:type="gramEnd"/>
      <w:r>
        <w:t xml:space="preserve"> in </w:t>
      </w:r>
      <w:r w:rsidR="00DC3698">
        <w:t>[Tantillo, 1994 #1033]</w:t>
      </w:r>
      <w:r>
        <w:t xml:space="preserve">). In general, mutations at the active site amino acid residues of HIV proteins change their three-dimensional shape, </w:t>
      </w:r>
      <w:r w:rsidR="00C364A0">
        <w:t>disabling</w:t>
      </w:r>
      <w:r>
        <w:t xml:space="preserve"> the drug </w:t>
      </w:r>
      <w:r w:rsidR="00C364A0">
        <w:t>binding</w:t>
      </w:r>
      <w:r>
        <w:t xml:space="preserve"> (Figure 1.9)</w:t>
      </w:r>
      <w:r w:rsidRPr="006066A0">
        <w:t xml:space="preserve"> </w:t>
      </w:r>
      <w:r w:rsidR="00DC3698">
        <w:t>[Miller, 2000 #965;Hsiou, 2001 #966;Tantillo, 1994 #1033;Fikkert, 2003 #265]</w:t>
      </w:r>
      <w:r>
        <w:t xml:space="preserve">. For more details on </w:t>
      </w:r>
      <w:ins w:id="6" w:author="Simon Travers" w:date="2013-09-02T08:54:00Z">
        <w:r>
          <w:t xml:space="preserve">the </w:t>
        </w:r>
      </w:ins>
      <w:r>
        <w:t xml:space="preserve">mechanisms of HIV resistance, see Table 1.1. </w:t>
      </w:r>
    </w:p>
    <w:p w:rsidR="00EF4D79" w:rsidRDefault="00EF4D79" w:rsidP="00EF4D79">
      <w:pPr>
        <w:spacing w:line="480" w:lineRule="auto"/>
        <w:jc w:val="both"/>
      </w:pPr>
      <w:r>
        <w:t xml:space="preserve">The mutations attributing resistance to drugs have been well documented with associated drug and resistance level </w:t>
      </w:r>
      <w:r w:rsidR="00DC3698">
        <w:t>[Shafer, 2006 #310]</w:t>
      </w:r>
      <w:r>
        <w:t xml:space="preserve">. The viral quasispecies sequence information can be used to align against the reference sequence and infer the presence of any drug resistant mutation </w:t>
      </w:r>
      <w:r w:rsidR="00DC3698">
        <w:t>[Kuiken, 2003 #963]</w:t>
      </w:r>
      <w:r>
        <w:t>.</w:t>
      </w:r>
    </w:p>
    <w:p w:rsidR="00EF4D79" w:rsidRDefault="00EF4D79" w:rsidP="00EF4D79">
      <w:pPr>
        <w:pStyle w:val="Heading3"/>
      </w:pPr>
      <w:r>
        <w:t>1.9 HIV genotyping for Resistance Test</w:t>
      </w:r>
    </w:p>
    <w:p w:rsidR="00EF4D79" w:rsidRDefault="00EF4D79" w:rsidP="00EF4D79">
      <w:pPr>
        <w:pStyle w:val="Heading3"/>
        <w:spacing w:line="480" w:lineRule="auto"/>
      </w:pPr>
      <w:r>
        <w:t>Conventional Population Based HIV Drug Resistance Genotyping</w:t>
      </w:r>
    </w:p>
    <w:p w:rsidR="00800A9A" w:rsidRDefault="00EF4D79" w:rsidP="00EF4D79">
      <w:pPr>
        <w:spacing w:line="480" w:lineRule="auto"/>
        <w:jc w:val="both"/>
      </w:pPr>
      <w:r>
        <w:t xml:space="preserve">The pattern of drug resistant mutations in HIV has strong relation with virologic failure </w:t>
      </w:r>
      <w:r w:rsidR="00DC3698">
        <w:t>[Lorenzi, 1999 #1045;Zolopa, 1999 #1046;van Leeuwen, 1995 #1047;Larder, 1989 #1049;Condra, 1995 #1050;Molla, 1996 #1051;Larder, 1989 #1052]</w:t>
      </w:r>
      <w:r>
        <w:t xml:space="preserve">. </w:t>
      </w:r>
      <w:commentRangeStart w:id="7"/>
      <w:r>
        <w:t xml:space="preserve">Given the database management of all the drug resistant mutations, the application of HIV genotype information on therapy optimization has shown virologic benefits in clinical settings </w:t>
      </w:r>
      <w:commentRangeEnd w:id="7"/>
      <w:r>
        <w:rPr>
          <w:rStyle w:val="CommentReference"/>
        </w:rPr>
        <w:commentReference w:id="7"/>
      </w:r>
      <w:r w:rsidR="00DC3698">
        <w:t>[Baxter, 2000 #1053;Durant, 1999 #1055;Van Vaerenbergh, 2001 #229]</w:t>
      </w:r>
      <w:r>
        <w:t xml:space="preserve">. Conventional HIV genotyping involves Sanger dideoxy termination sequencing method </w:t>
      </w:r>
      <w:r w:rsidR="00DC3698">
        <w:t>[Ewing, 1998 #1114;Sanger, 1977 #1115;Metzker, 2005 #1116]</w:t>
      </w:r>
      <w:r>
        <w:t xml:space="preserve">. The method produces a chromatogram that represents an average genotype sequence of the viral population in the host </w:t>
      </w:r>
      <w:r w:rsidR="00DC3698">
        <w:t>[Struck,  #1119]</w:t>
      </w:r>
      <w:r>
        <w:t>.</w:t>
      </w:r>
    </w:p>
    <w:p w:rsidR="00502D64" w:rsidRDefault="00C20B93" w:rsidP="004C1541">
      <w:pPr>
        <w:spacing w:line="480" w:lineRule="auto"/>
        <w:jc w:val="both"/>
      </w:pPr>
      <w:r>
        <w:t xml:space="preserve"> </w:t>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E93503" w:rsidP="004C1541">
      <w:pPr>
        <w:spacing w:line="480" w:lineRule="auto"/>
        <w:jc w:val="both"/>
      </w:pPr>
      <w:r>
        <w:t>Figure 1.9</w:t>
      </w:r>
      <w:r w:rsidR="00502D64">
        <w:t>:</w:t>
      </w:r>
      <w:r w:rsidR="00864785">
        <w:t xml:space="preserve"> Development of HIV drug resistance</w:t>
      </w:r>
      <w:r>
        <w:t xml:space="preserve"> again</w:t>
      </w:r>
      <w:r w:rsidR="00B47CB9">
        <w:t>st</w:t>
      </w:r>
      <w:r>
        <w:t xml:space="preserve"> NNRTI</w:t>
      </w:r>
      <w:r w:rsidR="00864785">
        <w:t xml:space="preserve">. </w:t>
      </w:r>
      <w:r w:rsidR="000B1B4A">
        <w:t>Accumulation of Drug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DC3698">
        <w:t>[Clavel, 2004 #314]</w:t>
      </w:r>
    </w:p>
    <w:p w:rsidR="00D94A90" w:rsidRDefault="00D94A90" w:rsidP="00D94A90">
      <w:pPr>
        <w:spacing w:line="480" w:lineRule="auto"/>
        <w:jc w:val="both"/>
      </w:pPr>
    </w:p>
    <w:p w:rsidR="00D94A90" w:rsidRDefault="00D94A90" w:rsidP="00D94A90">
      <w:pPr>
        <w:spacing w:line="480" w:lineRule="auto"/>
        <w:jc w:val="both"/>
      </w:pPr>
    </w:p>
    <w:p w:rsidR="003C1049" w:rsidRDefault="003C1049" w:rsidP="004C0FD4">
      <w:pPr>
        <w:spacing w:line="480" w:lineRule="auto"/>
        <w:jc w:val="both"/>
      </w:pPr>
      <w:r>
        <w:t>Conventional population</w:t>
      </w:r>
      <w:r w:rsidR="00754098">
        <w:t xml:space="preserve"> based sequencing method has limited </w:t>
      </w:r>
      <w:r w:rsidR="00D13FDF">
        <w:t>sensitivity,</w:t>
      </w:r>
      <w:r w:rsidR="00754098">
        <w:t xml:space="preserve"> </w:t>
      </w:r>
      <w:r w:rsidR="00305422">
        <w:t xml:space="preserve">as it </w:t>
      </w:r>
      <w:commentRangeStart w:id="8"/>
      <w:r w:rsidR="00D13FDF">
        <w:t>has been able to detect only the</w:t>
      </w:r>
      <w:r w:rsidR="00754098">
        <w:t xml:space="preserve"> </w:t>
      </w:r>
      <w:r w:rsidR="008D7206">
        <w:t>viral variants</w:t>
      </w:r>
      <w:r w:rsidR="00754098">
        <w:t xml:space="preserve"> of frequency greater or equa</w:t>
      </w:r>
      <w:r w:rsidR="00237E14">
        <w:t>l to</w:t>
      </w:r>
      <w:r w:rsidR="008D7206">
        <w:t xml:space="preserve"> 20%; </w:t>
      </w:r>
      <w:r w:rsidR="00237E14">
        <w:t>low prevalent variants go undetected</w:t>
      </w:r>
      <w:commentRangeEnd w:id="8"/>
      <w:r w:rsidR="0010753D">
        <w:rPr>
          <w:rStyle w:val="CommentReference"/>
        </w:rPr>
        <w:commentReference w:id="8"/>
      </w:r>
      <w:r w:rsidR="00071356">
        <w:t xml:space="preserve"> </w:t>
      </w:r>
      <w:r w:rsidR="00DC3698">
        <w:t>[Ji,  #1111;Johnson,  #1112]</w:t>
      </w:r>
      <w:r w:rsidR="00237E14">
        <w:t>. Thus, sequencing technology unde</w:t>
      </w:r>
      <w:r w:rsidR="00527EAC">
        <w:t xml:space="preserve">restimates </w:t>
      </w:r>
      <w:r w:rsidR="002E5095">
        <w:t>the total variants in the viral population</w:t>
      </w:r>
      <w:r w:rsidR="00B12AB3">
        <w:t xml:space="preserve"> </w:t>
      </w:r>
      <w:r w:rsidR="00DC3698">
        <w:t>[Palmer, 2005 #1118]</w:t>
      </w:r>
      <w:r w:rsidR="002E5095">
        <w:t>.</w:t>
      </w:r>
      <w:r w:rsidR="00130ABB">
        <w:t xml:space="preserve"> Undetected low frequency HIV variants are clinically </w:t>
      </w:r>
      <w:r w:rsidR="005F00AE">
        <w:t>significant</w:t>
      </w:r>
      <w:r w:rsidR="00130ABB">
        <w:t xml:space="preserve"> for </w:t>
      </w:r>
      <w:commentRangeStart w:id="9"/>
      <w:r w:rsidR="00130ABB">
        <w:t xml:space="preserve">designing salvage therapy, </w:t>
      </w:r>
      <w:commentRangeEnd w:id="9"/>
      <w:r w:rsidR="0010753D">
        <w:rPr>
          <w:rStyle w:val="CommentReference"/>
        </w:rPr>
        <w:commentReference w:id="9"/>
      </w:r>
      <w:r w:rsidR="00130ABB">
        <w:t>as they are usually drug resistant</w:t>
      </w:r>
      <w:r w:rsidR="005F00AE">
        <w:t xml:space="preserve"> </w:t>
      </w:r>
      <w:r w:rsidR="00DC3698">
        <w:t>[Simen, 2007 #313;Simen, 2009 #383;Rowley,  #1122;Paredes,  #1123]</w:t>
      </w:r>
      <w:r w:rsidR="00130ABB">
        <w:t>. Those minor variants rebound in the presence of drugs, leading to ultimate virologic failure</w:t>
      </w:r>
      <w:r w:rsidR="005F00AE">
        <w:t xml:space="preserve"> </w:t>
      </w:r>
      <w:r w:rsidR="00DC3698">
        <w:t>[Rowley,  #1122;Paredes,  #1123]</w:t>
      </w:r>
      <w:r w:rsidR="00130ABB">
        <w:t>. This necessitates improved</w:t>
      </w:r>
      <w:r w:rsidR="00980304">
        <w:t xml:space="preserve"> and highly sensitive</w:t>
      </w:r>
      <w:r w:rsidR="00130ABB">
        <w:t xml:space="preserve"> sequencing technologies able to detect </w:t>
      </w:r>
      <w:r w:rsidR="00980304">
        <w:t xml:space="preserve">minor HIV variants in the </w:t>
      </w:r>
      <w:r w:rsidR="002D3CD5">
        <w:t>viral quasispecies</w:t>
      </w:r>
      <w:r w:rsidR="00284139">
        <w:t xml:space="preserve"> (reviewed in </w:t>
      </w:r>
      <w:r w:rsidR="00DC3698">
        <w:t>[Metzker,  #1124]</w:t>
      </w:r>
      <w:proofErr w:type="gramStart"/>
      <w:r w:rsidR="00284139">
        <w:t>)</w:t>
      </w:r>
      <w:r w:rsidR="005F00AE">
        <w:t xml:space="preserve"> </w:t>
      </w:r>
      <w:r w:rsidR="00980304">
        <w:t>.</w:t>
      </w:r>
      <w:proofErr w:type="gramEnd"/>
    </w:p>
    <w:p w:rsidR="002D3CD5" w:rsidRPr="002D3CD5" w:rsidRDefault="002D3CD5" w:rsidP="002D3CD5">
      <w:pPr>
        <w:pStyle w:val="Heading3"/>
        <w:spacing w:line="480" w:lineRule="auto"/>
        <w:rPr>
          <w:rStyle w:val="mb"/>
          <w:rFonts w:asciiTheme="minorHAnsi" w:eastAsiaTheme="minorEastAsia" w:hAnsiTheme="minorHAnsi" w:cstheme="minorBidi"/>
          <w:b w:val="0"/>
          <w:bCs w:val="0"/>
          <w:color w:val="auto"/>
        </w:rPr>
      </w:pPr>
      <w:r w:rsidRPr="002D3CD5">
        <w:rPr>
          <w:rStyle w:val="mb"/>
        </w:rPr>
        <w:t xml:space="preserve">1.10 Next Generation </w:t>
      </w:r>
      <w:proofErr w:type="gramStart"/>
      <w:r w:rsidRPr="002D3CD5">
        <w:rPr>
          <w:rStyle w:val="mb"/>
        </w:rPr>
        <w:t>Sequencing</w:t>
      </w:r>
      <w:proofErr w:type="gramEnd"/>
      <w:r>
        <w:rPr>
          <w:rStyle w:val="mb"/>
        </w:rPr>
        <w:t xml:space="preserve"> technologies</w:t>
      </w:r>
    </w:p>
    <w:p w:rsidR="007E704C" w:rsidRDefault="00C91564" w:rsidP="00C91564">
      <w:pPr>
        <w:spacing w:line="480" w:lineRule="auto"/>
        <w:jc w:val="both"/>
      </w:pPr>
      <w:commentRangeStart w:id="10"/>
      <w:r>
        <w:t xml:space="preserve">The newer sequencing technologies developed as an alternative to automated Sanger sequencing is referred as Next Generation Sequencing (NGS) technologies. </w:t>
      </w:r>
      <w:commentRangeEnd w:id="10"/>
      <w:r w:rsidR="00D63A8B">
        <w:rPr>
          <w:rStyle w:val="CommentReference"/>
        </w:rPr>
        <w:commentReference w:id="10"/>
      </w:r>
      <w:r>
        <w:t xml:space="preserve">Commercially available NGS technologies in the market are Roche 454, Illumina, Applied </w:t>
      </w:r>
      <w:r w:rsidR="00C77C89">
        <w:t>Biosystems</w:t>
      </w:r>
      <w:r>
        <w:t xml:space="preserve"> SOLiD </w:t>
      </w:r>
      <w:r w:rsidR="00C77C89">
        <w:t>technology</w:t>
      </w:r>
      <w:r>
        <w:t xml:space="preserve"> and Ion </w:t>
      </w:r>
      <w:proofErr w:type="gramStart"/>
      <w:r>
        <w:t>torrent )</w:t>
      </w:r>
      <w:proofErr w:type="gramEnd"/>
      <w:r>
        <w:t xml:space="preserve">. </w:t>
      </w:r>
      <w:commentRangeStart w:id="11"/>
      <w:r w:rsidR="00A76286">
        <w:t xml:space="preserve">All the NGS systems has PCR step for DNA amplification </w:t>
      </w:r>
      <w:commentRangeEnd w:id="11"/>
      <w:r w:rsidR="00D63A8B">
        <w:rPr>
          <w:rStyle w:val="CommentReference"/>
        </w:rPr>
        <w:commentReference w:id="11"/>
      </w:r>
      <w:r w:rsidR="00A76286">
        <w:t>but</w:t>
      </w:r>
      <w:r>
        <w:t xml:space="preserve"> differ in </w:t>
      </w:r>
      <w:r w:rsidR="00A76286">
        <w:t>other</w:t>
      </w:r>
      <w:r>
        <w:t xml:space="preserve"> features</w:t>
      </w:r>
      <w:r w:rsidR="00A76286">
        <w:t xml:space="preserve"> </w:t>
      </w:r>
      <w:r w:rsidR="00DC3698">
        <w:t>[Shokralla,  #1134]</w:t>
      </w:r>
      <w:r w:rsidR="00A76286">
        <w:t>;</w:t>
      </w:r>
      <w:r>
        <w:t xml:space="preserve"> each one outperforms </w:t>
      </w:r>
      <w:r w:rsidR="007E704C">
        <w:t xml:space="preserve">the others </w:t>
      </w:r>
      <w:r w:rsidR="005E32AB">
        <w:t>at</w:t>
      </w:r>
      <w:r w:rsidR="007E704C">
        <w:t xml:space="preserve"> a par</w:t>
      </w:r>
      <w:r w:rsidR="00AB24F3">
        <w:t>ticular application.</w:t>
      </w:r>
      <w:r w:rsidR="007E704C">
        <w:t xml:space="preserve"> </w:t>
      </w:r>
      <w:r w:rsidR="00D63A8B">
        <w:rPr>
          <w:rStyle w:val="CommentReference"/>
        </w:rPr>
        <w:commentReference w:id="12"/>
      </w:r>
      <w:r w:rsidR="007E704C">
        <w:t xml:space="preserve"> </w:t>
      </w:r>
    </w:p>
    <w:p w:rsidR="00C77C89" w:rsidRDefault="00EA6A79" w:rsidP="00C91564">
      <w:pPr>
        <w:spacing w:line="480" w:lineRule="auto"/>
        <w:jc w:val="both"/>
      </w:pPr>
      <w:r>
        <w:t xml:space="preserve">Roche 454 </w:t>
      </w:r>
      <w:r w:rsidR="00215EF2">
        <w:t xml:space="preserve">and Illumina </w:t>
      </w:r>
      <w:r w:rsidR="00C77C89">
        <w:t>implement</w:t>
      </w:r>
      <w:r>
        <w:t xml:space="preserve"> ‘Sequencing by synthesis’ (SBS) technique for </w:t>
      </w:r>
      <w:proofErr w:type="gramStart"/>
      <w:r w:rsidR="00C77C89">
        <w:t>DNA sequencing</w:t>
      </w:r>
      <w:r w:rsidR="00C7381D">
        <w:t xml:space="preserve"> </w:t>
      </w:r>
      <w:r w:rsidR="00DC3698">
        <w:t>[Margulies, 2005 #1135]</w:t>
      </w:r>
      <w:r>
        <w:t>.</w:t>
      </w:r>
      <w:proofErr w:type="gramEnd"/>
      <w:r w:rsidR="00215EF2">
        <w:t xml:space="preserve"> Both systems detect fluorescent light emitted from each nucleotide incorporation event during DNA synthesis</w:t>
      </w:r>
      <w:r w:rsidR="009B64EB">
        <w:t xml:space="preserve"> </w:t>
      </w:r>
      <w:r w:rsidR="00DC3698">
        <w:t>[Margulies, 2005 #1127]</w:t>
      </w:r>
      <w:r w:rsidR="003F2279">
        <w:t xml:space="preserve"> </w:t>
      </w:r>
      <w:commentRangeStart w:id="13"/>
      <w:r w:rsidR="00202507">
        <w:t>(review</w:t>
      </w:r>
      <w:r w:rsidR="008D4D47">
        <w:t>e</w:t>
      </w:r>
      <w:r w:rsidR="00202507">
        <w:t xml:space="preserve">d in </w:t>
      </w:r>
      <w:r w:rsidR="00DC3698">
        <w:t>[Shendure, 2008 #1132]</w:t>
      </w:r>
      <w:commentRangeEnd w:id="13"/>
      <w:r w:rsidR="00931928">
        <w:rPr>
          <w:rStyle w:val="CommentReference"/>
        </w:rPr>
        <w:commentReference w:id="13"/>
      </w:r>
      <w:r w:rsidR="00202507">
        <w:t>)</w:t>
      </w:r>
      <w:r w:rsidR="00215EF2">
        <w:t xml:space="preserve">. </w:t>
      </w:r>
      <w:commentRangeStart w:id="14"/>
      <w:r w:rsidR="00215EF2">
        <w:t>The intensity of fluorescent light emitted per base addition is too small for detection; this requires amplification of the template DNA to million copies</w:t>
      </w:r>
      <w:commentRangeEnd w:id="14"/>
      <w:r w:rsidR="00931928">
        <w:rPr>
          <w:rStyle w:val="CommentReference"/>
        </w:rPr>
        <w:commentReference w:id="14"/>
      </w:r>
      <w:r w:rsidR="00215EF2">
        <w:t>. Simultaneous addition of same nucleotide in million copies produces higher intensity of detectable fluorescent light</w:t>
      </w:r>
      <w:r w:rsidR="00090AAD">
        <w:t xml:space="preserve"> </w:t>
      </w:r>
      <w:commentRangeStart w:id="15"/>
      <w:r w:rsidR="00090AAD">
        <w:t xml:space="preserve">(reviewed in </w:t>
      </w:r>
      <w:r w:rsidR="00DC3698">
        <w:t>[Metzker,  #1124;Shendure, 2008 #1132]</w:t>
      </w:r>
      <w:commentRangeEnd w:id="15"/>
      <w:r w:rsidR="00931928">
        <w:rPr>
          <w:rStyle w:val="CommentReference"/>
        </w:rPr>
        <w:commentReference w:id="15"/>
      </w:r>
      <w:r w:rsidR="00090AAD">
        <w:t>)</w:t>
      </w:r>
      <w:r w:rsidR="00215EF2">
        <w:t xml:space="preserve">. </w:t>
      </w:r>
      <w:r w:rsidR="00E767B3">
        <w:t xml:space="preserve">A defined order of free nucleotide molecules are </w:t>
      </w:r>
      <w:commentRangeStart w:id="16"/>
      <w:r w:rsidR="00E767B3">
        <w:t xml:space="preserve">flown </w:t>
      </w:r>
      <w:commentRangeEnd w:id="16"/>
      <w:r w:rsidR="00931928">
        <w:rPr>
          <w:rStyle w:val="CommentReference"/>
        </w:rPr>
        <w:commentReference w:id="16"/>
      </w:r>
      <w:r w:rsidR="00E767B3">
        <w:t xml:space="preserve">in the reaction plate, </w:t>
      </w:r>
      <w:commentRangeStart w:id="17"/>
      <w:r w:rsidR="00E767B3">
        <w:t>allow nucleotide to incorporate</w:t>
      </w:r>
      <w:commentRangeEnd w:id="17"/>
      <w:r w:rsidR="00A0696B">
        <w:rPr>
          <w:rStyle w:val="CommentReference"/>
        </w:rPr>
        <w:commentReference w:id="17"/>
      </w:r>
      <w:r w:rsidR="00E767B3">
        <w:t xml:space="preserve">, detect fluorescent light and wash off any unincorporated nucleotides for next cycle. </w:t>
      </w:r>
      <w:r w:rsidR="00215EF2">
        <w:t xml:space="preserve">Roche 454 and Illumina differ </w:t>
      </w:r>
      <w:r w:rsidR="008D4D47">
        <w:t xml:space="preserve">only </w:t>
      </w:r>
      <w:r w:rsidR="00215EF2">
        <w:t xml:space="preserve">at the sequencing step. </w:t>
      </w:r>
      <w:r w:rsidR="00B832C9">
        <w:t xml:space="preserve">In </w:t>
      </w:r>
      <w:r w:rsidR="00215EF2">
        <w:t>Roche 454</w:t>
      </w:r>
      <w:r w:rsidR="00B832C9">
        <w:t>, polymerase</w:t>
      </w:r>
      <w:r w:rsidR="00215EF2">
        <w:t xml:space="preserve"> </w:t>
      </w:r>
      <w:r w:rsidR="006C5911">
        <w:t>continues</w:t>
      </w:r>
      <w:r w:rsidR="00215EF2">
        <w:t xml:space="preserve"> nucleotide addition reaction</w:t>
      </w:r>
      <w:r w:rsidR="00B832C9">
        <w:t>s</w:t>
      </w:r>
      <w:r w:rsidR="00215EF2">
        <w:t xml:space="preserve"> </w:t>
      </w:r>
      <w:r w:rsidR="006C5911">
        <w:t>until the base flowing in the reaction plate is complementary to the template sequence.</w:t>
      </w:r>
      <w:r w:rsidR="00B832C9">
        <w:t xml:space="preserve"> </w:t>
      </w:r>
      <w:r w:rsidR="006C5911">
        <w:t>The intensity of fluorescent light emission is detected and the number of bases subsequently added, as a homopolymer run, is calculated based on the light intensity in a particular reaction cycle</w:t>
      </w:r>
      <w:r w:rsidR="001358B9">
        <w:t xml:space="preserve"> </w:t>
      </w:r>
      <w:r w:rsidR="00DC3698">
        <w:t>[Margulies, 2005 #1135]</w:t>
      </w:r>
      <w:r w:rsidR="006C5911">
        <w:t>. Illumina, on the other hand, stops the reaction after single nucleotide addition</w:t>
      </w:r>
      <w:r w:rsidR="001A6517">
        <w:t xml:space="preserve"> </w:t>
      </w:r>
      <w:r w:rsidR="00DC3698">
        <w:t>[Bentley, 2008 #1136]</w:t>
      </w:r>
      <w:r w:rsidR="006C5911">
        <w:t>. The light emission is detected</w:t>
      </w:r>
      <w:r w:rsidR="00F678F0">
        <w:t xml:space="preserve"> that determines the base added in that particular cycle of base flow</w:t>
      </w:r>
      <w:r w:rsidR="00963450">
        <w:t xml:space="preserve"> (</w:t>
      </w:r>
      <w:r w:rsidR="00DC3698">
        <w:t>[Bentley, 2008 #1136]</w:t>
      </w:r>
      <w:r w:rsidR="001A6517">
        <w:t xml:space="preserve">, </w:t>
      </w:r>
      <w:r w:rsidR="00963450">
        <w:t xml:space="preserve">reviewed in </w:t>
      </w:r>
      <w:r w:rsidR="00DC3698">
        <w:t>[Shendure, 2008 #1132]</w:t>
      </w:r>
      <w:r w:rsidR="00963450">
        <w:t>)</w:t>
      </w:r>
      <w:r w:rsidR="00F678F0">
        <w:t>. These different sequencing techniqu</w:t>
      </w:r>
      <w:r w:rsidR="008D4D47">
        <w:t>es have high impact on sequence</w:t>
      </w:r>
      <w:r w:rsidR="00F678F0">
        <w:t xml:space="preserve"> read length. Roche 454 </w:t>
      </w:r>
      <w:r w:rsidR="00A219AF">
        <w:t xml:space="preserve">produces </w:t>
      </w:r>
      <w:r w:rsidR="008D4D47">
        <w:t xml:space="preserve">low number of sequences but </w:t>
      </w:r>
      <w:r w:rsidR="00A76286">
        <w:t>longer read length</w:t>
      </w:r>
      <w:r w:rsidR="00A219AF">
        <w:t xml:space="preserve"> (Table 1.1)</w:t>
      </w:r>
      <w:r w:rsidR="00C77C89">
        <w:t xml:space="preserve">. </w:t>
      </w:r>
      <w:r w:rsidR="008D4D47">
        <w:t xml:space="preserve">Comparatively, </w:t>
      </w:r>
      <w:r w:rsidR="00C77C89">
        <w:t>Illumina produces shorter r</w:t>
      </w:r>
      <w:r w:rsidR="00EF49B6">
        <w:t>eads in high quantity (Table 1.</w:t>
      </w:r>
      <w:commentRangeStart w:id="18"/>
      <w:r w:rsidR="00EF49B6">
        <w:t>1</w:t>
      </w:r>
      <w:commentRangeEnd w:id="18"/>
      <w:r w:rsidR="00A0696B">
        <w:rPr>
          <w:rStyle w:val="CommentReference"/>
        </w:rPr>
        <w:commentReference w:id="18"/>
      </w:r>
      <w:r w:rsidR="00C77C89">
        <w:t>).</w:t>
      </w:r>
    </w:p>
    <w:p w:rsidR="00556DFB" w:rsidRDefault="00C77C89" w:rsidP="00C91564">
      <w:pPr>
        <w:spacing w:line="480" w:lineRule="auto"/>
        <w:jc w:val="both"/>
      </w:pPr>
      <w:r>
        <w:t>Applied Biosystems SOLiD implements ‘Sequencing by ligatio</w:t>
      </w:r>
      <w:r w:rsidR="009A372D">
        <w:t xml:space="preserve">n’ technique for DNA </w:t>
      </w:r>
      <w:r w:rsidR="00CC6641">
        <w:t>sequencing;</w:t>
      </w:r>
      <w:r w:rsidR="009A372D">
        <w:t xml:space="preserve"> </w:t>
      </w:r>
      <w:r w:rsidR="00CC6641">
        <w:t xml:space="preserve">thus, bypassing </w:t>
      </w:r>
      <w:r w:rsidR="009A372D">
        <w:t xml:space="preserve">any DNA polymerase </w:t>
      </w:r>
      <w:r w:rsidR="00CC6641">
        <w:t xml:space="preserve">related sequencing </w:t>
      </w:r>
      <w:r w:rsidR="009A372D">
        <w:t>error</w:t>
      </w:r>
      <w:r w:rsidR="001A6517">
        <w:t xml:space="preserve"> </w:t>
      </w:r>
      <w:r w:rsidR="00DC3698">
        <w:t>[Pandey, 2008 #1137]</w:t>
      </w:r>
      <w:r w:rsidR="009A372D">
        <w:t xml:space="preserve">. The template DNA </w:t>
      </w:r>
      <w:r w:rsidR="00C93FCD">
        <w:t>is</w:t>
      </w:r>
      <w:r w:rsidR="009A372D">
        <w:t xml:space="preserve"> amplified </w:t>
      </w:r>
      <w:r w:rsidR="00C93FCD">
        <w:t xml:space="preserve">in </w:t>
      </w:r>
      <w:r w:rsidR="009A372D">
        <w:t xml:space="preserve">similar </w:t>
      </w:r>
      <w:r w:rsidR="00C93FCD">
        <w:t xml:space="preserve">way </w:t>
      </w:r>
      <w:r w:rsidR="009A372D">
        <w:t xml:space="preserve">to previous NGS technologies. </w:t>
      </w:r>
      <w:r w:rsidR="00556DFB">
        <w:t xml:space="preserve">During sequencing, </w:t>
      </w:r>
      <w:r w:rsidR="000C5157">
        <w:t xml:space="preserve">a universal primer and </w:t>
      </w:r>
      <w:r w:rsidR="00556DFB">
        <w:t>a library of pre-designed 1,2-probes of 8 nucleotides (or dibase probe) along with DNA ligase enzyme is added. The probes hybridize to the complementary template sequence and the fluorescence of the probe is read.</w:t>
      </w:r>
      <w:r w:rsidR="000C5157">
        <w:t xml:space="preserve"> </w:t>
      </w:r>
      <w:r w:rsidR="003A3AFA">
        <w:t xml:space="preserve">The probe hybridization is repeated for seven cycles extending read length to 35 bases. </w:t>
      </w:r>
      <w:r w:rsidR="000C5157">
        <w:t xml:space="preserve">In the next cycle, a new universal primer is hybridized at offset position of one base (n-1) to the previous primer position followed by ligation sequencing process. The </w:t>
      </w:r>
      <w:r w:rsidR="003A3AFA">
        <w:t xml:space="preserve">primer resetting </w:t>
      </w:r>
      <w:r w:rsidR="000C5157">
        <w:t xml:space="preserve">cycle is </w:t>
      </w:r>
      <w:r w:rsidR="003A3AFA">
        <w:t>repeated five times providing dual measurement of each base and the final sequence is decoded from color code information using 4 by 4 color code</w:t>
      </w:r>
      <w:r w:rsidR="009F10A6">
        <w:t xml:space="preserve"> (reviewed in </w:t>
      </w:r>
      <w:r w:rsidR="00DC3698">
        <w:t>[Mardis, 2008 #1126]</w:t>
      </w:r>
      <w:r w:rsidR="009F10A6">
        <w:t>)</w:t>
      </w:r>
      <w:r w:rsidR="003A3AFA">
        <w:t>.</w:t>
      </w:r>
    </w:p>
    <w:p w:rsidR="006A410A" w:rsidRDefault="006A410A" w:rsidP="006A410A">
      <w:pPr>
        <w:spacing w:line="480" w:lineRule="auto"/>
        <w:jc w:val="both"/>
      </w:pPr>
    </w:p>
    <w:p w:rsidR="002E563B" w:rsidRPr="006A410A" w:rsidRDefault="002E563B" w:rsidP="006A410A">
      <w:pPr>
        <w:sectPr w:rsidR="002E563B" w:rsidRPr="006A410A">
          <w:pgSz w:w="11899" w:h="16838"/>
          <w:pgMar w:top="1440" w:right="1800" w:bottom="1440" w:left="1800" w:header="708" w:footer="708" w:gutter="0"/>
          <w:cols w:space="708"/>
        </w:sectPr>
      </w:pPr>
    </w:p>
    <w:p w:rsidR="00CC16FB" w:rsidRPr="00830323" w:rsidRDefault="00C364A0" w:rsidP="00CC16FB">
      <w:pPr>
        <w:pStyle w:val="Caption"/>
        <w:keepNext/>
        <w:rPr>
          <w:sz w:val="24"/>
        </w:rPr>
      </w:pPr>
      <w:r>
        <w:rPr>
          <w:sz w:val="24"/>
        </w:rPr>
        <w:t>Table 1:2</w:t>
      </w:r>
      <w:r w:rsidR="00AC441A">
        <w:rPr>
          <w:sz w:val="24"/>
        </w:rPr>
        <w:t xml:space="preserve"> Comparative </w:t>
      </w:r>
      <w:proofErr w:type="gramStart"/>
      <w:r w:rsidR="00AC441A">
        <w:rPr>
          <w:sz w:val="24"/>
        </w:rPr>
        <w:t>analysis</w:t>
      </w:r>
      <w:proofErr w:type="gramEnd"/>
      <w:r w:rsidR="00AC441A">
        <w:rPr>
          <w:sz w:val="24"/>
        </w:rPr>
        <w:t xml:space="preserve"> of different NGS system</w:t>
      </w:r>
      <w:r w:rsidR="00F51BAF">
        <w:rPr>
          <w:sz w:val="24"/>
        </w:rPr>
        <w:t xml:space="preserve">s. Source: adapted from </w:t>
      </w:r>
      <w:proofErr w:type="gramStart"/>
      <w:r w:rsidR="00F51BAF">
        <w:rPr>
          <w:sz w:val="24"/>
        </w:rPr>
        <w:t>Shokralla  et</w:t>
      </w:r>
      <w:proofErr w:type="gramEnd"/>
      <w:r w:rsidR="00F51BAF">
        <w:rPr>
          <w:sz w:val="24"/>
        </w:rPr>
        <w:t xml:space="preserve"> al 2012 </w:t>
      </w:r>
      <w:r w:rsidR="00DC3698">
        <w:rPr>
          <w:sz w:val="24"/>
        </w:rPr>
        <w:t>[Shokralla,  #1134]</w:t>
      </w:r>
      <w:r w:rsidR="00F51BAF" w:rsidRPr="00F51BAF">
        <w:rPr>
          <w:sz w:val="24"/>
        </w:rPr>
        <w:t xml:space="preserve">, Niedringhaus et al 2011 </w:t>
      </w:r>
      <w:r w:rsidR="00DC3698">
        <w:rPr>
          <w:sz w:val="24"/>
        </w:rPr>
        <w:t>[Niedringhaus,  #1138]</w:t>
      </w:r>
      <w:r w:rsidR="00F51BAF" w:rsidRPr="00F51BAF">
        <w:rPr>
          <w:sz w:val="24"/>
        </w:rPr>
        <w:t xml:space="preserve"> and Glenn 2011 </w:t>
      </w:r>
      <w:r w:rsidR="00DC3698">
        <w:rPr>
          <w:sz w:val="24"/>
        </w:rPr>
        <w:t>[Glenn, 2011 #1140]</w:t>
      </w:r>
      <w:r w:rsidR="00F51BAF">
        <w:rPr>
          <w:sz w:val="24"/>
        </w:rPr>
        <w:t xml:space="preserve"> </w:t>
      </w:r>
    </w:p>
    <w:tbl>
      <w:tblPr>
        <w:tblW w:w="14268"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2172"/>
        <w:gridCol w:w="1430"/>
        <w:gridCol w:w="1039"/>
        <w:gridCol w:w="1981"/>
        <w:gridCol w:w="1031"/>
        <w:gridCol w:w="4408"/>
        <w:gridCol w:w="2207"/>
      </w:tblGrid>
      <w:tr w:rsidR="00830323" w:rsidRPr="00CC16FB">
        <w:trPr>
          <w:tblHeader/>
        </w:trPr>
        <w:tc>
          <w:tcPr>
            <w:tcW w:w="2172"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(bp)</w:t>
            </w:r>
          </w:p>
        </w:tc>
        <w:tc>
          <w:tcPr>
            <w:tcW w:w="1039" w:type="dxa"/>
            <w:shd w:val="pct30" w:color="FFFF00" w:fill="FFFFFF"/>
            <w:vAlign w:val="center"/>
          </w:tcPr>
          <w:p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Junior</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2000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1000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GAIIx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MiSeq</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xl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bl>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BACs,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metagenomics.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sequence tags (i.e. MIDs or indexes) is required for ef</w:t>
      </w:r>
      <w:r w:rsidR="00426362">
        <w:rPr>
          <w:rFonts w:ascii="Times" w:eastAsiaTheme="minorHAnsi" w:hAnsi="Times" w:cs="Times"/>
          <w:color w:val="141413"/>
          <w:szCs w:val="15"/>
          <w:lang w:eastAsia="en-US"/>
        </w:rPr>
        <w:t>ficient use of this application</w:t>
      </w:r>
    </w:p>
    <w:p w:rsidR="00775987"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2E563B" w:rsidRPr="00426362" w:rsidRDefault="002E563B"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sectPr>
      </w:pPr>
    </w:p>
    <w:p w:rsidR="00D3354B" w:rsidRDefault="00D3354B" w:rsidP="00D3354B">
      <w:pPr>
        <w:spacing w:line="480" w:lineRule="auto"/>
        <w:jc w:val="both"/>
      </w:pPr>
      <w:r>
        <w:t xml:space="preserve">Ion torrent technology implements </w:t>
      </w:r>
      <w:r w:rsidR="0010432F">
        <w:t xml:space="preserve">sequencing by synthesis method </w:t>
      </w:r>
      <w:r>
        <w:t>and electronic sensors connected to</w:t>
      </w:r>
      <w:r w:rsidR="0010432F">
        <w:t xml:space="preserve"> complementary metal-oxide-semiconductor inte</w:t>
      </w:r>
      <w:r>
        <w:t xml:space="preserve">grated circuit with a microprocessor for signal processing </w:t>
      </w:r>
      <w:r w:rsidR="00DC3698">
        <w:t>[Jakobson, 2002 #148;Milgrew, 2004 #149]</w:t>
      </w:r>
      <w:r>
        <w:t>. The sequencing step is similar to Roche 454 homopolymer sequencing but the base detection is completely electronic. During DNA sequencing, a base incorporation releases a hydroxyl ion (H</w:t>
      </w:r>
      <w:r w:rsidRPr="00B832C9">
        <w:rPr>
          <w:vertAlign w:val="superscript"/>
        </w:rPr>
        <w:t>+</w:t>
      </w:r>
      <w:r>
        <w:t xml:space="preserve">) that shifts pH of the surrounding solution and this correlates directly to the number of nucleotides incorporated in that particular base flow cycle (reviewed in </w:t>
      </w:r>
      <w:r w:rsidR="00DC3698">
        <w:t>[Niedringhaus,  #1138]</w:t>
      </w:r>
      <w:r>
        <w:t>.</w:t>
      </w:r>
    </w:p>
    <w:p w:rsidR="00D3354B" w:rsidRDefault="00D3354B" w:rsidP="00D3354B">
      <w:pPr>
        <w:spacing w:line="480" w:lineRule="auto"/>
        <w:jc w:val="both"/>
      </w:pPr>
      <w:r>
        <w:t xml:space="preserve">This change in pH is detected by sensor at the bottom of each well, converted to a voltage and digitalized by semi conductor CMOS integrated circuits </w:t>
      </w:r>
      <w:r w:rsidR="00DC3698">
        <w:t>[Pennisi,  #1139]</w:t>
      </w:r>
      <w:r>
        <w:t xml:space="preserve">. Signal processing software is used to convert the data for measurement of incorporation in that flow using a physical model </w:t>
      </w:r>
      <w:commentRangeStart w:id="19"/>
      <w:r w:rsidR="00DC3698">
        <w:t>[Rothberg, 2011 #174]</w:t>
      </w:r>
      <w:commentRangeEnd w:id="19"/>
      <w:r w:rsidR="00CA5E1A">
        <w:rPr>
          <w:rStyle w:val="CommentReference"/>
        </w:rPr>
        <w:commentReference w:id="19"/>
      </w:r>
      <w:r>
        <w:t>.</w:t>
      </w:r>
    </w:p>
    <w:p w:rsidR="00D3354B" w:rsidRDefault="00D3354B" w:rsidP="00D3354B">
      <w:pPr>
        <w:pStyle w:val="Heading3"/>
        <w:spacing w:line="480" w:lineRule="auto"/>
      </w:pPr>
      <w:r>
        <w:t>1.11 HIV-1 Drug resistance Genotyping in the era of high throughput sequencing</w:t>
      </w:r>
    </w:p>
    <w:p w:rsidR="00D3354B" w:rsidRDefault="00D3354B" w:rsidP="00D3354B"/>
    <w:p w:rsidR="00D3354B" w:rsidRDefault="00D3354B" w:rsidP="00D3354B">
      <w:pPr>
        <w:spacing w:line="480" w:lineRule="auto"/>
        <w:jc w:val="both"/>
      </w:pPr>
      <w:commentRangeStart w:id="20"/>
      <w:r>
        <w:t xml:space="preserve">The next generation sequencing technologies are highly demanded in the current genomic research in comparison to Sanger sequencing method for two reasons: low cost and ultra deep high throughput. </w:t>
      </w:r>
      <w:commentRangeEnd w:id="20"/>
      <w:r w:rsidR="002B0C11">
        <w:rPr>
          <w:rStyle w:val="CommentReference"/>
        </w:rPr>
        <w:commentReference w:id="20"/>
      </w:r>
      <w:commentRangeStart w:id="21"/>
      <w:r>
        <w:t>The application of NGS has contributed to many research findings in organisms like HIV that exhibit high heterogeneity at genetic sequence. HIV mutations has strong link to viral fitness and survival in the presence of antiretroviral drugs and every mutation known to correlate drug resistance is maintained in a proper database. Therefore, it is highly essential to accurately detect HIV drug resistant mutations while assessing genetically diverse viral quasispecies.</w:t>
      </w:r>
      <w:commentRangeEnd w:id="21"/>
      <w:r w:rsidR="009C1B1A">
        <w:rPr>
          <w:rStyle w:val="CommentReference"/>
        </w:rPr>
        <w:commentReference w:id="21"/>
      </w:r>
    </w:p>
    <w:p w:rsidR="00D3354B" w:rsidRDefault="00D3354B" w:rsidP="00D3354B">
      <w:pPr>
        <w:spacing w:line="480" w:lineRule="auto"/>
        <w:jc w:val="both"/>
      </w:pPr>
      <w:commentRangeStart w:id="22"/>
      <w:r>
        <w:t>Genotyping of HIV quasispecies are essential to identify the mutations responsible for drug resistance</w:t>
      </w:r>
      <w:commentRangeEnd w:id="22"/>
      <w:r w:rsidR="009C1B1A">
        <w:rPr>
          <w:rStyle w:val="CommentReference"/>
        </w:rPr>
        <w:commentReference w:id="22"/>
      </w:r>
      <w:r>
        <w:t xml:space="preserve">. HIV genotyping with NGS include amplicon-based approach of resequencing HIV genomic section that covers drug resistant mutations. Longer sequencing reads from NGS that cover the amplicon region is more advantageous to short reads for assessing drug resistant </w:t>
      </w:r>
      <w:commentRangeStart w:id="23"/>
      <w:r>
        <w:t xml:space="preserve">(reviewed in </w:t>
      </w:r>
      <w:r w:rsidR="00DC3698">
        <w:t>[Droege, 2008 #1189]</w:t>
      </w:r>
      <w:r>
        <w:t>).</w:t>
      </w:r>
      <w:commentRangeEnd w:id="23"/>
      <w:r w:rsidR="00AE5D9A">
        <w:rPr>
          <w:rStyle w:val="CommentReference"/>
        </w:rPr>
        <w:commentReference w:id="23"/>
      </w:r>
      <w:r>
        <w:t xml:space="preserve"> Roche 454 system with longest read length (Table 1.1) NGS system is, thus, increasingly used for genotyping HIV </w:t>
      </w:r>
      <w:commentRangeStart w:id="24"/>
      <w:r>
        <w:t>quasispecies</w:t>
      </w:r>
      <w:commentRangeEnd w:id="24"/>
      <w:r w:rsidR="00AE5D9A">
        <w:rPr>
          <w:rStyle w:val="CommentReference"/>
        </w:rPr>
        <w:commentReference w:id="24"/>
      </w:r>
      <w:r>
        <w:t>.</w:t>
      </w:r>
    </w:p>
    <w:p w:rsidR="008074FC" w:rsidRDefault="0015410C" w:rsidP="00AD67AA">
      <w:pPr>
        <w:spacing w:line="480" w:lineRule="auto"/>
        <w:jc w:val="both"/>
      </w:pPr>
      <w:r>
        <w:t xml:space="preserve">Although Roche 454 produces large amount of </w:t>
      </w:r>
      <w:r w:rsidR="00546D07">
        <w:t>sequence data wit</w:t>
      </w:r>
      <w:r w:rsidR="00B77DA4">
        <w:t xml:space="preserve">h long reads, it </w:t>
      </w:r>
      <w:commentRangeStart w:id="25"/>
      <w:r w:rsidR="00B77DA4">
        <w:t xml:space="preserve">is error prone </w:t>
      </w:r>
      <w:commentRangeEnd w:id="25"/>
      <w:r w:rsidR="00AE5D9A">
        <w:rPr>
          <w:rStyle w:val="CommentReference"/>
        </w:rPr>
        <w:commentReference w:id="25"/>
      </w:r>
      <w:r w:rsidR="00B53107">
        <w:t xml:space="preserve">and </w:t>
      </w:r>
      <w:r w:rsidR="00B77DA4">
        <w:t>that increases the artificial diversity in the sample</w:t>
      </w:r>
      <w:r w:rsidR="00CA17C6">
        <w:t xml:space="preserve"> confounding the real variation</w:t>
      </w:r>
      <w:r w:rsidR="00B77DA4">
        <w:t>.</w:t>
      </w:r>
      <w:r w:rsidR="00546D07">
        <w:t xml:space="preserve"> </w:t>
      </w:r>
      <w:commentRangeStart w:id="26"/>
      <w:r w:rsidR="00546D07">
        <w:t xml:space="preserve">The PCR amplification step </w:t>
      </w:r>
      <w:r w:rsidR="00262B43">
        <w:t>has embedded errors like DNA recombination</w:t>
      </w:r>
      <w:r w:rsidR="00B53107">
        <w:t xml:space="preserve"> </w:t>
      </w:r>
      <w:r w:rsidR="00DC3698">
        <w:t>[Kanagawa, 2003 #1179;Meyerhans, 1990 #1181;Yang, 1996 #1182]</w:t>
      </w:r>
      <w:r w:rsidR="00262B43">
        <w:t>, DNA synthesis error</w:t>
      </w:r>
      <w:r w:rsidR="00EB61F7">
        <w:t xml:space="preserve"> </w:t>
      </w:r>
      <w:r w:rsidR="00DC3698">
        <w:t>[Hughes, 2003 #1178;Mansky, 1995 #18]</w:t>
      </w:r>
      <w:r w:rsidR="00262B43">
        <w:t xml:space="preserve"> and DNA re</w:t>
      </w:r>
      <w:r w:rsidR="00CA17C6">
        <w:t>-</w:t>
      </w:r>
      <w:r w:rsidR="00262B43">
        <w:t>sampling error</w:t>
      </w:r>
      <w:r w:rsidR="00EB61F7">
        <w:t xml:space="preserve"> </w:t>
      </w:r>
      <w:r w:rsidR="00DC3698">
        <w:t>[Liu, 1996 #1183]</w:t>
      </w:r>
      <w:r w:rsidR="000A73E4">
        <w:t>.</w:t>
      </w:r>
      <w:commentRangeEnd w:id="26"/>
      <w:r w:rsidR="00AE5D9A">
        <w:rPr>
          <w:rStyle w:val="CommentReference"/>
        </w:rPr>
        <w:commentReference w:id="26"/>
      </w:r>
      <w:r w:rsidR="00DD6589">
        <w:t xml:space="preserve"> In addition to this, </w:t>
      </w:r>
      <w:commentRangeStart w:id="27"/>
      <w:r w:rsidR="00DD6589">
        <w:t xml:space="preserve">ultra deep sequencing </w:t>
      </w:r>
      <w:r w:rsidR="00627B9B">
        <w:t xml:space="preserve">underlying algorithm </w:t>
      </w:r>
      <w:r w:rsidR="00DD6589">
        <w:t>has inherent base miscall error</w:t>
      </w:r>
      <w:commentRangeEnd w:id="27"/>
      <w:r w:rsidR="00AE5D9A">
        <w:rPr>
          <w:rStyle w:val="CommentReference"/>
        </w:rPr>
        <w:commentReference w:id="27"/>
      </w:r>
      <w:r w:rsidR="002B27BF">
        <w:t xml:space="preserve"> </w:t>
      </w:r>
      <w:r w:rsidR="00DC3698">
        <w:t>[Quinlan, 2008 #1185]</w:t>
      </w:r>
      <w:r w:rsidR="00DD6589">
        <w:t>.</w:t>
      </w:r>
      <w:r w:rsidR="000B0039">
        <w:t xml:space="preserve"> </w:t>
      </w:r>
      <w:r w:rsidR="003E5311">
        <w:t xml:space="preserve">The </w:t>
      </w:r>
      <w:r w:rsidR="008B486B">
        <w:t>frequency of base call</w:t>
      </w:r>
      <w:r w:rsidR="003E5311">
        <w:t xml:space="preserve"> error is </w:t>
      </w:r>
      <w:r w:rsidR="00913E32">
        <w:t>six times</w:t>
      </w:r>
      <w:r w:rsidR="003E5311">
        <w:t xml:space="preserve"> in homopolymeric region </w:t>
      </w:r>
      <w:r w:rsidR="008B486B">
        <w:t xml:space="preserve">than non-homopolymeric region </w:t>
      </w:r>
      <w:r w:rsidR="00DC3698">
        <w:t>[Margulies, 2005 #177;Wang, 2007 #1187]</w:t>
      </w:r>
      <w:r w:rsidR="00913E32">
        <w:t>.</w:t>
      </w:r>
      <w:r w:rsidR="00CA18B7">
        <w:t xml:space="preserve"> </w:t>
      </w:r>
      <w:r w:rsidR="008074FC">
        <w:t>Enhancement in sequencing chemistry and base calling algorithm</w:t>
      </w:r>
      <w:r w:rsidR="00CA18B7">
        <w:t xml:space="preserve"> </w:t>
      </w:r>
      <w:r w:rsidR="008074FC">
        <w:t xml:space="preserve">in Roche 454 Genome Sequencer FLX system improved accuracy of data to &gt;99.5% including errors at homopolymer region </w:t>
      </w:r>
      <w:commentRangeStart w:id="28"/>
      <w:r w:rsidR="008074FC">
        <w:t xml:space="preserve">(reviewed in </w:t>
      </w:r>
      <w:r w:rsidR="00DC3698">
        <w:t>[Droege, 2008 #1189]</w:t>
      </w:r>
      <w:r w:rsidR="008074FC">
        <w:t>).</w:t>
      </w:r>
      <w:r w:rsidR="00471A00">
        <w:t xml:space="preserve"> </w:t>
      </w:r>
      <w:commentRangeEnd w:id="28"/>
      <w:r w:rsidR="00286E31">
        <w:rPr>
          <w:rStyle w:val="CommentReference"/>
        </w:rPr>
        <w:commentReference w:id="28"/>
      </w:r>
      <w:r w:rsidR="00471A00">
        <w:t xml:space="preserve">At the coverage of 10x, the FLX system is able to identify all sequence variations that is known from Sanger sequencing </w:t>
      </w:r>
      <w:r w:rsidR="00DC3698">
        <w:t>[Bordoni, 2008 #1186]</w:t>
      </w:r>
      <w:r w:rsidR="00471A00">
        <w:t xml:space="preserve">. </w:t>
      </w:r>
      <w:r w:rsidR="004F6E83">
        <w:t>An accuracy of 99.28% is reported, all errors at homopolymer region but given the</w:t>
      </w:r>
      <w:r w:rsidR="00471A00">
        <w:t xml:space="preserve"> coverage </w:t>
      </w:r>
      <w:r w:rsidR="00471A00">
        <w:sym w:font="Symbol" w:char="F0B3"/>
      </w:r>
      <w:r w:rsidR="00471A00">
        <w:t xml:space="preserve"> 30x, FLX system correctly identified all sequencing error </w:t>
      </w:r>
      <w:commentRangeStart w:id="29"/>
      <w:r w:rsidR="00DC3698">
        <w:t>[Bordoni, 2008 #1186]</w:t>
      </w:r>
      <w:commentRangeEnd w:id="29"/>
      <w:r w:rsidR="00286E31">
        <w:rPr>
          <w:rStyle w:val="CommentReference"/>
        </w:rPr>
        <w:commentReference w:id="29"/>
      </w:r>
      <w:r w:rsidR="00471A00">
        <w:t>.</w:t>
      </w:r>
    </w:p>
    <w:p w:rsidR="00F14F37" w:rsidRDefault="005D7E80" w:rsidP="00AD67AA">
      <w:pPr>
        <w:spacing w:line="480" w:lineRule="auto"/>
        <w:jc w:val="both"/>
      </w:pPr>
      <w:r>
        <w:t xml:space="preserve">Ultra deep high throughput sequencers associates quality score to every base. The score denotes probability </w:t>
      </w:r>
      <w:r w:rsidR="00E3223E">
        <w:t>that</w:t>
      </w:r>
      <w:r>
        <w:t xml:space="preserve"> the corresponding base </w:t>
      </w:r>
      <w:r w:rsidR="00E3223E">
        <w:t xml:space="preserve">call is correct </w:t>
      </w:r>
      <w:r w:rsidR="00DC3698">
        <w:t>[Cock, 2010 #425]</w:t>
      </w:r>
      <w:r w:rsidR="00E3223E">
        <w:t>. It is essential to trim out the poor quality scored bases ensure high quality</w:t>
      </w:r>
      <w:r w:rsidR="00F14F37">
        <w:t xml:space="preserve"> data in the downstream analysis. </w:t>
      </w:r>
    </w:p>
    <w:p w:rsidR="00837BC0" w:rsidRDefault="00F14F37" w:rsidP="00AD67AA">
      <w:pPr>
        <w:spacing w:line="480" w:lineRule="auto"/>
        <w:jc w:val="both"/>
      </w:pPr>
      <w:r>
        <w:t>Errors gener</w:t>
      </w:r>
      <w:r w:rsidR="00AE0B5A">
        <w:t>ated in early cycles of PCR get</w:t>
      </w:r>
      <w:r>
        <w:t xml:space="preserve"> amplified in subsequent cycles</w:t>
      </w:r>
      <w:r w:rsidR="00AE0B5A">
        <w:t xml:space="preserve"> and that they might be associated with high quality score during ultra deep sequencing. These erroneous bases can escape at quality trimming given their </w:t>
      </w:r>
      <w:r w:rsidR="00713C78">
        <w:t xml:space="preserve">high </w:t>
      </w:r>
      <w:r w:rsidR="00AE0B5A">
        <w:t>quality score. A novel technique of tagging every template polynucleotide with a prim</w:t>
      </w:r>
      <w:r w:rsidR="0091692B">
        <w:t xml:space="preserve">er ID </w:t>
      </w:r>
      <w:r w:rsidR="00713C78">
        <w:t>is</w:t>
      </w:r>
      <w:r w:rsidR="0091692B">
        <w:t xml:space="preserve"> introduced to track </w:t>
      </w:r>
      <w:r w:rsidR="00713C78">
        <w:t>e</w:t>
      </w:r>
      <w:r w:rsidR="00AE0B5A">
        <w:t>very ultra deep sequence read</w:t>
      </w:r>
      <w:r w:rsidR="00713C78">
        <w:t xml:space="preserve"> that originates from same source template sequence</w:t>
      </w:r>
      <w:r w:rsidR="0091692B">
        <w:t xml:space="preserve"> </w:t>
      </w:r>
      <w:r w:rsidR="00DC3698">
        <w:t>[Jabara, 2011 #1188]</w:t>
      </w:r>
      <w:r w:rsidR="00AE0B5A">
        <w:t xml:space="preserve">. </w:t>
      </w:r>
      <w:r w:rsidR="0091692B">
        <w:t>Consensus sequence re</w:t>
      </w:r>
      <w:r w:rsidR="00713C78">
        <w:t>presenting sequences with same P</w:t>
      </w:r>
      <w:r w:rsidR="0091692B">
        <w:t xml:space="preserve">rimer ID denotes the original source template </w:t>
      </w:r>
      <w:r w:rsidR="00710868">
        <w:t xml:space="preserve">and that </w:t>
      </w:r>
      <w:r w:rsidR="00BD506D">
        <w:t>corrects</w:t>
      </w:r>
      <w:r w:rsidR="00837BC0">
        <w:t xml:space="preserve"> every </w:t>
      </w:r>
      <w:r w:rsidR="00710868">
        <w:t>kn</w:t>
      </w:r>
      <w:r w:rsidR="00837BC0">
        <w:t xml:space="preserve">own </w:t>
      </w:r>
      <w:r w:rsidR="00710868">
        <w:t xml:space="preserve">sequencing </w:t>
      </w:r>
      <w:r w:rsidR="00837BC0">
        <w:t>error</w:t>
      </w:r>
      <w:r w:rsidR="00A55DBB">
        <w:t xml:space="preserve"> </w:t>
      </w:r>
      <w:commentRangeStart w:id="30"/>
      <w:r w:rsidR="00DC3698">
        <w:t>[Jabara, 2011 #1188]</w:t>
      </w:r>
      <w:commentRangeEnd w:id="30"/>
      <w:r w:rsidR="004D085B">
        <w:rPr>
          <w:rStyle w:val="CommentReference"/>
        </w:rPr>
        <w:commentReference w:id="30"/>
      </w:r>
      <w:r w:rsidR="0091692B">
        <w:t xml:space="preserve">. </w:t>
      </w:r>
    </w:p>
    <w:p w:rsidR="006A410A" w:rsidRDefault="0044266B" w:rsidP="00AD67AA">
      <w:pPr>
        <w:spacing w:line="480" w:lineRule="auto"/>
        <w:jc w:val="both"/>
      </w:pPr>
      <w:r>
        <w:t>Ultra deep high throughput sequencers produce large volume of data that often is difficult t</w:t>
      </w:r>
      <w:commentRangeStart w:id="31"/>
      <w:r>
        <w:t>o analyze at human</w:t>
      </w:r>
      <w:r w:rsidR="001C0C5A">
        <w:t xml:space="preserve"> scale</w:t>
      </w:r>
      <w:r>
        <w:t xml:space="preserve">. </w:t>
      </w:r>
      <w:commentRangeEnd w:id="31"/>
      <w:r w:rsidR="00A330F5">
        <w:rPr>
          <w:rStyle w:val="CommentReference"/>
        </w:rPr>
        <w:commentReference w:id="31"/>
      </w:r>
      <w:r>
        <w:t xml:space="preserve">Analysis of data often requires </w:t>
      </w:r>
      <w:r w:rsidR="00710868">
        <w:t>multiple processing</w:t>
      </w:r>
      <w:r>
        <w:t xml:space="preserve"> steps of specific task like grouping the data with similar information, quality control, mapping the sequence data to a reference sequence to infer any mutations. </w:t>
      </w:r>
      <w:r w:rsidR="001C0C5A">
        <w:t xml:space="preserve">Reference mapped </w:t>
      </w:r>
      <w:r>
        <w:t>H</w:t>
      </w:r>
      <w:r w:rsidR="001C0C5A">
        <w:t xml:space="preserve">IV quasispecies sequence data can be used to query a standard HIV drug resistance database e.g. Stanford database. Bioinformatics computational tools are used for each specific task but still they needs to be run manually. An automated computational pipeline where all the tasks can be run in step-wise fashion is a current </w:t>
      </w:r>
      <w:commentRangeStart w:id="32"/>
      <w:r w:rsidR="001C0C5A">
        <w:t>necessity</w:t>
      </w:r>
      <w:commentRangeEnd w:id="32"/>
      <w:r w:rsidR="00071440">
        <w:rPr>
          <w:rStyle w:val="CommentReference"/>
        </w:rPr>
        <w:commentReference w:id="32"/>
      </w:r>
      <w:r w:rsidR="001C0C5A">
        <w:t xml:space="preserve">. </w:t>
      </w:r>
    </w:p>
    <w:p w:rsidR="006B3293" w:rsidRDefault="006B3293" w:rsidP="006B3293">
      <w:pPr>
        <w:pStyle w:val="Heading3"/>
      </w:pPr>
      <w:r>
        <w:t>1.12 Thesis Outline</w:t>
      </w:r>
    </w:p>
    <w:p w:rsidR="006B3293" w:rsidRDefault="006B3293" w:rsidP="006B3293">
      <w:pPr>
        <w:spacing w:line="480" w:lineRule="auto"/>
      </w:pPr>
    </w:p>
    <w:p w:rsidR="003E1FE8" w:rsidRPr="003E1FE8" w:rsidRDefault="006B3293" w:rsidP="00361981">
      <w:pPr>
        <w:spacing w:line="480" w:lineRule="auto"/>
        <w:jc w:val="both"/>
      </w:pPr>
      <w:r w:rsidRPr="003E1FE8">
        <w:rPr>
          <w:b/>
        </w:rPr>
        <w:t>Chapter 2</w:t>
      </w:r>
      <w:r>
        <w:t>: The chapter introduces and describes, in detail, a novel algorithm for quality trimming called QTrim. The tool is designed currently to quality control Roc</w:t>
      </w:r>
      <w:r w:rsidR="003E1FE8">
        <w:t>he 454 ultra deep sequence data and optimized for both poor and high quality data. 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estha, RK and Travers, Simon; being reviewed</w:t>
      </w:r>
      <w:r w:rsidR="00696E32">
        <w:rPr>
          <w:rFonts w:cs="Times"/>
          <w:b/>
          <w:iCs/>
          <w:color w:val="000000"/>
        </w:rPr>
        <w:t>)</w:t>
      </w:r>
      <w:r w:rsidR="003E1FE8">
        <w:rPr>
          <w:rFonts w:cs="Times"/>
          <w:iCs/>
          <w:color w:val="000000"/>
        </w:rPr>
        <w:t>.</w:t>
      </w:r>
    </w:p>
    <w:p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ultra deep sequencing errors. The chapter also </w:t>
      </w:r>
      <w:r>
        <w:t xml:space="preserve">discusses </w:t>
      </w:r>
      <w:r w:rsidR="00361981">
        <w:t>a comparative analysis of sequence data with and without Primer ID approach and the effect on downstream analysis. The Primer ID approach sequence data is obtained</w:t>
      </w:r>
      <w:r w:rsidR="00696E32">
        <w:t xml:space="preserve"> from a study conducted to observe HIV virus response on the vaccine. The study was conducted in the University of Cape Town.</w:t>
      </w:r>
    </w:p>
    <w:p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lled CIPRA-SA, which is a trial of anti retroviral drug monitoring strategy in resource poor setting.</w:t>
      </w:r>
      <w:r w:rsidR="007C6014">
        <w:t xml:space="preserve"> The chapter is included in paper publication. </w:t>
      </w:r>
    </w:p>
    <w:p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rsidR="00921E07" w:rsidRDefault="00921E07" w:rsidP="007138E3">
      <w:pPr>
        <w:spacing w:line="480" w:lineRule="auto"/>
        <w:jc w:val="both"/>
      </w:pPr>
    </w:p>
    <w:p w:rsidR="00921E07" w:rsidRDefault="00921E07" w:rsidP="007138E3">
      <w:pPr>
        <w:spacing w:line="480" w:lineRule="auto"/>
        <w:jc w:val="both"/>
      </w:pPr>
    </w:p>
    <w:p w:rsidR="00921E07" w:rsidRDefault="00921E07" w:rsidP="007138E3">
      <w:pPr>
        <w:spacing w:line="480" w:lineRule="auto"/>
        <w:jc w:val="both"/>
      </w:pPr>
    </w:p>
    <w:p w:rsidR="00921E07" w:rsidRDefault="00921E07" w:rsidP="007138E3">
      <w:pPr>
        <w:spacing w:line="480" w:lineRule="auto"/>
        <w:jc w:val="both"/>
      </w:pPr>
      <w:r>
        <w:t>Need to reshuffle</w:t>
      </w:r>
    </w:p>
    <w:p w:rsidR="00921E07" w:rsidRDefault="00921E07" w:rsidP="007138E3">
      <w:pPr>
        <w:spacing w:line="480" w:lineRule="auto"/>
        <w:jc w:val="both"/>
      </w:pPr>
      <w:commentRangeStart w:id="34"/>
      <w:r>
        <w:t xml:space="preserve">Generally, protease inhibitors are added to second line ART therapy following failure of first line therapy </w:t>
      </w:r>
      <w:commentRangeEnd w:id="34"/>
      <w:r>
        <w:rPr>
          <w:rStyle w:val="CommentReference"/>
        </w:rPr>
        <w:commentReference w:id="34"/>
      </w:r>
      <w:r w:rsidR="00DC3698">
        <w:t>[Pujades-Rodriguez, 2008 #1019]</w:t>
      </w:r>
      <w:r>
        <w:t xml:space="preserve">. </w:t>
      </w:r>
    </w:p>
    <w:p w:rsidR="00921E07" w:rsidRDefault="00921E07" w:rsidP="007138E3">
      <w:pPr>
        <w:spacing w:line="480" w:lineRule="auto"/>
        <w:jc w:val="both"/>
      </w:pPr>
      <w:commentRangeStart w:id="35"/>
      <w:r>
        <w:t xml:space="preserve">Although antiretroviral therapy </w:t>
      </w:r>
      <w:ins w:id="36" w:author="Simon Travers" w:date="2013-08-29T14:25:00Z">
        <w:r>
          <w:t xml:space="preserve">can </w:t>
        </w:r>
      </w:ins>
      <w:r>
        <w:t xml:space="preserve">suppress viral replication, they are expensive, can lead to multiple drug resistance and, thus, require high levels of adherence </w:t>
      </w:r>
      <w:r w:rsidR="00DC3698">
        <w:t>[Cohen, 2002 #376]</w:t>
      </w:r>
      <w:r>
        <w:t xml:space="preserve">. These necessitate alternative drugs that target the third enzyme, the integrase. </w:t>
      </w:r>
      <w:commentRangeEnd w:id="35"/>
      <w:r>
        <w:rPr>
          <w:rStyle w:val="CommentReference"/>
        </w:rPr>
        <w:commentReference w:id="35"/>
      </w:r>
    </w:p>
    <w:p w:rsidR="00A14718" w:rsidRPr="00527EAC" w:rsidRDefault="003B1FDC" w:rsidP="007138E3">
      <w:pPr>
        <w:spacing w:line="480" w:lineRule="auto"/>
        <w:jc w:val="both"/>
      </w:pPr>
      <w:r>
        <w:br w:type="page"/>
      </w:r>
      <w:r w:rsidR="00C2281C" w:rsidRPr="00C2281C">
        <w:rPr>
          <w:b/>
          <w:sz w:val="40"/>
        </w:rPr>
        <w:t>Bibliography</w:t>
      </w:r>
    </w:p>
    <w:sectPr w:rsidR="00A14718" w:rsidRPr="00527EAC" w:rsidSect="002E563B">
      <w:pgSz w:w="11899" w:h="16838"/>
      <w:pgMar w:top="1440" w:right="1800" w:bottom="1440" w:left="1800" w:header="708" w:footer="708" w:gutter="0"/>
      <w:cols w:space="708"/>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 w:author="Simon Travers" w:date="2013-08-29T14:20:00Z" w:initials="OU">
    <w:p w:rsidR="00063DDF" w:rsidRDefault="00063DDF">
      <w:pPr>
        <w:pStyle w:val="CommentText"/>
      </w:pPr>
      <w:r>
        <w:rPr>
          <w:rStyle w:val="CommentReference"/>
        </w:rPr>
        <w:annotationRef/>
      </w:r>
      <w:r>
        <w:t>Did you have figures in previous versions?  I think perhaps include a simple figure…</w:t>
      </w:r>
      <w:proofErr w:type="gramStart"/>
      <w:r>
        <w:t>.these</w:t>
      </w:r>
      <w:proofErr w:type="gramEnd"/>
      <w:r>
        <w:t xml:space="preserve"> drugs are the core of what you are studying and so I think you should explain a little more how they work (specifically RT and protease inhibitors)</w:t>
      </w:r>
    </w:p>
    <w:p w:rsidR="00063DDF" w:rsidRDefault="00063DDF">
      <w:pPr>
        <w:pStyle w:val="CommentText"/>
      </w:pPr>
    </w:p>
    <w:p w:rsidR="00063DDF" w:rsidRDefault="00063DDF">
      <w:pPr>
        <w:pStyle w:val="CommentText"/>
      </w:pPr>
      <w:r>
        <w:t>You did, I’ve just seen them below but you never referenced them in the text!  Why are they so far away?  Figures should be close to the page where you first referenced them!</w:t>
      </w:r>
    </w:p>
  </w:comment>
  <w:comment w:id="3" w:author="Simon Travers" w:date="2013-09-02T08:53:00Z" w:initials="OU">
    <w:p w:rsidR="00063DDF" w:rsidRDefault="00063DDF">
      <w:pPr>
        <w:pStyle w:val="CommentText"/>
      </w:pPr>
      <w:r>
        <w:rPr>
          <w:rStyle w:val="CommentReference"/>
        </w:rPr>
        <w:annotationRef/>
      </w:r>
      <w:r>
        <w:t>OK this is all quite poorly laid out.  You need to restructure the ART section to be something like:</w:t>
      </w:r>
    </w:p>
    <w:p w:rsidR="00063DDF" w:rsidRDefault="00063DDF">
      <w:pPr>
        <w:pStyle w:val="CommentText"/>
      </w:pPr>
    </w:p>
    <w:p w:rsidR="00063DDF" w:rsidRDefault="00063DDF">
      <w:pPr>
        <w:pStyle w:val="CommentText"/>
      </w:pPr>
      <w:r>
        <w:t>History of anti retroviral treatment</w:t>
      </w:r>
    </w:p>
    <w:p w:rsidR="00063DDF" w:rsidRDefault="00063DDF">
      <w:pPr>
        <w:pStyle w:val="CommentText"/>
      </w:pPr>
    </w:p>
    <w:p w:rsidR="00063DDF" w:rsidRDefault="00063DDF">
      <w:pPr>
        <w:pStyle w:val="CommentText"/>
      </w:pPr>
      <w:r>
        <w:t>Current drug types/categories</w:t>
      </w:r>
    </w:p>
    <w:p w:rsidR="00063DDF" w:rsidRDefault="00063DDF">
      <w:pPr>
        <w:pStyle w:val="CommentText"/>
      </w:pPr>
    </w:p>
    <w:p w:rsidR="00063DDF" w:rsidRDefault="00063DDF">
      <w:pPr>
        <w:pStyle w:val="CommentText"/>
      </w:pPr>
      <w:r>
        <w:t>Treatment guidelines – when is therapy instigated etc etc</w:t>
      </w:r>
    </w:p>
    <w:p w:rsidR="00063DDF" w:rsidRDefault="00063DDF">
      <w:pPr>
        <w:pStyle w:val="CommentText"/>
      </w:pPr>
    </w:p>
    <w:p w:rsidR="00063DDF" w:rsidRDefault="00063DDF">
      <w:pPr>
        <w:pStyle w:val="CommentText"/>
      </w:pPr>
      <w:r>
        <w:t>Drug resistance.  This will be a fairly substantial section.  Start with history of resistance (when first observed etc), early ways of trying to tackle it, introduction of HAART, current approaches to test for resistance (pros and cons of these approaches), reasons why genotyping not done in resource limited settings, how resistance is tackled in these settings etc etc.</w:t>
      </w:r>
    </w:p>
    <w:p w:rsidR="00063DDF" w:rsidRDefault="00063DDF">
      <w:pPr>
        <w:pStyle w:val="CommentText"/>
      </w:pPr>
    </w:p>
    <w:p w:rsidR="00063DDF" w:rsidRDefault="00063DDF">
      <w:pPr>
        <w:pStyle w:val="CommentText"/>
      </w:pPr>
    </w:p>
    <w:p w:rsidR="00063DDF" w:rsidRDefault="00063DDF">
      <w:pPr>
        <w:pStyle w:val="CommentText"/>
      </w:pPr>
      <w:r>
        <w:t>A lot of the information is already here but it’s just so jumbled up that it makes for difficult reading.  I’m going to skip the rest of the resistance stuff and come back to it in the next draft as it needs a lot of work.</w:t>
      </w:r>
    </w:p>
    <w:p w:rsidR="00063DDF" w:rsidRDefault="00063DDF">
      <w:pPr>
        <w:pStyle w:val="CommentText"/>
      </w:pPr>
    </w:p>
    <w:p w:rsidR="00063DDF" w:rsidRDefault="00063DDF">
      <w:pPr>
        <w:pStyle w:val="CommentText"/>
      </w:pPr>
      <w:r>
        <w:t>Maybe come up with the headings and send them to me and we can go through them.</w:t>
      </w:r>
    </w:p>
  </w:comment>
  <w:comment w:id="5" w:author="Simon Travers" w:date="2013-08-29T14:31:00Z" w:initials="OU">
    <w:p w:rsidR="00063DDF" w:rsidRDefault="00063DDF">
      <w:pPr>
        <w:pStyle w:val="CommentText"/>
      </w:pPr>
      <w:r>
        <w:rPr>
          <w:rStyle w:val="CommentReference"/>
        </w:rPr>
        <w:annotationRef/>
      </w:r>
      <w:r>
        <w:t xml:space="preserve">Why?  You definitely need to add a section previous to this on the history of HIV treatment and HIV drug resistance.  The current treatment guidelines are based on years of clinical studies and scientific research and it’s imperative for a PhD focusing on drug resistance that you discuss this work. </w:t>
      </w:r>
    </w:p>
  </w:comment>
  <w:comment w:id="7" w:author="Simon Travers" w:date="2013-09-03T10:34:00Z" w:initials="OU">
    <w:p w:rsidR="00063DDF" w:rsidRDefault="00063DDF" w:rsidP="00EF4D79">
      <w:pPr>
        <w:pStyle w:val="CommentText"/>
      </w:pPr>
      <w:r>
        <w:rPr>
          <w:rStyle w:val="CommentReference"/>
        </w:rPr>
        <w:annotationRef/>
      </w:r>
      <w:r>
        <w:t>Makes no sense</w:t>
      </w:r>
      <w:proofErr w:type="gramStart"/>
      <w:r>
        <w:t>..rephrase</w:t>
      </w:r>
      <w:proofErr w:type="gramEnd"/>
    </w:p>
  </w:comment>
  <w:comment w:id="8" w:author="Simon Travers" w:date="2013-09-02T08:55:00Z" w:initials="OU">
    <w:p w:rsidR="00063DDF" w:rsidRDefault="00063DDF">
      <w:pPr>
        <w:pStyle w:val="CommentText"/>
      </w:pPr>
      <w:r>
        <w:rPr>
          <w:rStyle w:val="CommentReference"/>
        </w:rPr>
        <w:annotationRef/>
      </w:r>
      <w:r>
        <w:t>Why?  How does this happen?</w:t>
      </w:r>
    </w:p>
  </w:comment>
  <w:comment w:id="9" w:author="Simon Travers" w:date="2013-09-02T08:55:00Z" w:initials="OU">
    <w:p w:rsidR="00063DDF" w:rsidRDefault="00063DDF">
      <w:pPr>
        <w:pStyle w:val="CommentText"/>
      </w:pPr>
      <w:r>
        <w:rPr>
          <w:rStyle w:val="CommentReference"/>
        </w:rPr>
        <w:annotationRef/>
      </w:r>
      <w:r>
        <w:t>What is salvage therapy?  Sounds like you took this phrase from a review or something without really knowing what it means!</w:t>
      </w:r>
    </w:p>
  </w:comment>
  <w:comment w:id="10" w:author="Simon Travers" w:date="2013-09-02T08:56:00Z" w:initials="OU">
    <w:p w:rsidR="00063DDF" w:rsidRDefault="00063DDF">
      <w:pPr>
        <w:pStyle w:val="CommentText"/>
      </w:pPr>
      <w:r>
        <w:rPr>
          <w:rStyle w:val="CommentReference"/>
        </w:rPr>
        <w:annotationRef/>
      </w:r>
      <w:r>
        <w:t>English</w:t>
      </w:r>
    </w:p>
  </w:comment>
  <w:comment w:id="11" w:author="Simon Travers" w:date="2013-09-02T08:58:00Z" w:initials="OU">
    <w:p w:rsidR="00063DDF" w:rsidRDefault="00063DDF">
      <w:pPr>
        <w:pStyle w:val="CommentText"/>
      </w:pPr>
      <w:r>
        <w:rPr>
          <w:rStyle w:val="CommentReference"/>
        </w:rPr>
        <w:annotationRef/>
      </w:r>
      <w:r>
        <w:t>Do they?  Are you just talking about amplicon based analyses?  If so you need to specify that!</w:t>
      </w:r>
    </w:p>
  </w:comment>
  <w:comment w:id="12" w:author="Simon Travers" w:date="2013-09-02T08:57:00Z" w:initials="OU">
    <w:p w:rsidR="00063DDF" w:rsidRDefault="00063DDF">
      <w:pPr>
        <w:pStyle w:val="CommentText"/>
      </w:pPr>
      <w:r>
        <w:rPr>
          <w:rStyle w:val="CommentReference"/>
        </w:rPr>
        <w:annotationRef/>
      </w:r>
      <w:r>
        <w:t>Twice you’ve said reviewed in Metzker.  Either include the information here or don’t reference this paper.  It’s OK to cite like this in a paper but not in a thesis…</w:t>
      </w:r>
      <w:proofErr w:type="gramStart"/>
      <w:r>
        <w:t>.you’re</w:t>
      </w:r>
      <w:proofErr w:type="gramEnd"/>
      <w:r>
        <w:t xml:space="preserve"> supposed to include all relavent information in the thesis and not send the reader elsewhere!</w:t>
      </w:r>
    </w:p>
  </w:comment>
  <w:comment w:id="13" w:author="Simon Travers" w:date="2013-09-02T09:44:00Z" w:initials="OU">
    <w:p w:rsidR="00063DDF" w:rsidRDefault="00063DDF">
      <w:pPr>
        <w:pStyle w:val="CommentText"/>
      </w:pPr>
      <w:r>
        <w:rPr>
          <w:rStyle w:val="CommentReference"/>
        </w:rPr>
        <w:annotationRef/>
      </w:r>
      <w:r>
        <w:t>Same again here!</w:t>
      </w:r>
    </w:p>
  </w:comment>
  <w:comment w:id="14" w:author="Simon Travers" w:date="2013-09-02T09:45:00Z" w:initials="OU">
    <w:p w:rsidR="00063DDF" w:rsidRDefault="00063DDF">
      <w:pPr>
        <w:pStyle w:val="CommentText"/>
      </w:pPr>
      <w:r>
        <w:rPr>
          <w:rStyle w:val="CommentReference"/>
        </w:rPr>
        <w:annotationRef/>
      </w:r>
      <w:r>
        <w:t>Reread this sentence…</w:t>
      </w:r>
      <w:proofErr w:type="gramStart"/>
      <w:r>
        <w:t>.would</w:t>
      </w:r>
      <w:proofErr w:type="gramEnd"/>
      <w:r>
        <w:t xml:space="preserve"> it make sense to someone?! </w:t>
      </w:r>
    </w:p>
    <w:p w:rsidR="00063DDF" w:rsidRDefault="00063DDF">
      <w:pPr>
        <w:pStyle w:val="CommentText"/>
      </w:pPr>
    </w:p>
    <w:p w:rsidR="00063DDF" w:rsidRDefault="00063DDF">
      <w:pPr>
        <w:pStyle w:val="CommentText"/>
      </w:pPr>
      <w:r>
        <w:t>I know what you are trying to say but it needs to be said better!</w:t>
      </w:r>
    </w:p>
  </w:comment>
  <w:comment w:id="15" w:author="Simon Travers" w:date="2013-09-02T09:45:00Z" w:initials="OU">
    <w:p w:rsidR="00063DDF" w:rsidRDefault="00063DDF">
      <w:pPr>
        <w:pStyle w:val="CommentText"/>
      </w:pPr>
      <w:r>
        <w:rPr>
          <w:rStyle w:val="CommentReference"/>
        </w:rPr>
        <w:annotationRef/>
      </w:r>
      <w:r>
        <w:t>Again</w:t>
      </w:r>
    </w:p>
  </w:comment>
  <w:comment w:id="16" w:author="Simon Travers" w:date="2013-09-02T09:46:00Z" w:initials="OU">
    <w:p w:rsidR="00063DDF" w:rsidRDefault="00063DDF">
      <w:pPr>
        <w:pStyle w:val="CommentText"/>
      </w:pPr>
      <w:r>
        <w:rPr>
          <w:rStyle w:val="CommentReference"/>
        </w:rPr>
        <w:annotationRef/>
      </w:r>
      <w:r>
        <w:t>?? Is this the right word?  Flowed?</w:t>
      </w:r>
    </w:p>
  </w:comment>
  <w:comment w:id="17" w:author="Simon Travers" w:date="2013-09-02T10:04:00Z" w:initials="OU">
    <w:p w:rsidR="00063DDF" w:rsidRDefault="00063DDF">
      <w:pPr>
        <w:pStyle w:val="CommentText"/>
      </w:pPr>
      <w:r>
        <w:rPr>
          <w:rStyle w:val="CommentReference"/>
        </w:rPr>
        <w:annotationRef/>
      </w:r>
      <w:r>
        <w:t>Grammar?</w:t>
      </w:r>
    </w:p>
  </w:comment>
  <w:comment w:id="18" w:author="Simon Travers" w:date="2013-09-02T10:28:00Z" w:initials="OU">
    <w:p w:rsidR="00063DDF" w:rsidRDefault="00063DDF">
      <w:pPr>
        <w:pStyle w:val="CommentText"/>
      </w:pPr>
      <w:r>
        <w:rPr>
          <w:rStyle w:val="CommentReference"/>
        </w:rPr>
        <w:annotationRef/>
      </w:r>
      <w:r>
        <w:t>Are you talking/comparing later on other parameters?  E.g number of reads?  This is a major advantage of illumina over Roche.</w:t>
      </w:r>
    </w:p>
  </w:comment>
  <w:comment w:id="19" w:author="Simon Travers" w:date="2013-09-02T12:24:00Z" w:initials="OU">
    <w:p w:rsidR="00063DDF" w:rsidRDefault="00063DDF">
      <w:pPr>
        <w:pStyle w:val="CommentText"/>
      </w:pPr>
      <w:r>
        <w:rPr>
          <w:rStyle w:val="CommentReference"/>
        </w:rPr>
        <w:annotationRef/>
      </w:r>
      <w:proofErr w:type="gramStart"/>
      <w:r>
        <w:t>this</w:t>
      </w:r>
      <w:proofErr w:type="gramEnd"/>
      <w:r>
        <w:t xml:space="preserve"> section is good and nicely summarises how the various approaches work. I think, however, you need to add a bit more information following this describing the numbers of reads and the various error rates and types of errors as this is very applicable to HIV DR testing.</w:t>
      </w:r>
    </w:p>
    <w:p w:rsidR="00063DDF" w:rsidRDefault="00063DDF">
      <w:pPr>
        <w:pStyle w:val="CommentText"/>
      </w:pPr>
    </w:p>
    <w:p w:rsidR="00063DDF" w:rsidRDefault="00063DDF">
      <w:pPr>
        <w:pStyle w:val="CommentText"/>
      </w:pPr>
      <w:r>
        <w:t>Even though this information is in the table you need to critically discuss the various “features” referencing the table as you do it.</w:t>
      </w:r>
    </w:p>
  </w:comment>
  <w:comment w:id="20" w:author="Simon Travers" w:date="2013-09-02T12:25:00Z" w:initials="OU">
    <w:p w:rsidR="00063DDF" w:rsidRDefault="00063DDF">
      <w:pPr>
        <w:pStyle w:val="CommentText"/>
      </w:pPr>
      <w:r>
        <w:rPr>
          <w:rStyle w:val="CommentReference"/>
        </w:rPr>
        <w:annotationRef/>
      </w:r>
      <w:r>
        <w:t>Poorly written…rephrase</w:t>
      </w:r>
    </w:p>
  </w:comment>
  <w:comment w:id="21" w:author="Simon Travers" w:date="2013-09-02T12:25:00Z" w:initials="OU">
    <w:p w:rsidR="00063DDF" w:rsidRDefault="00063DDF">
      <w:pPr>
        <w:pStyle w:val="CommentText"/>
      </w:pPr>
      <w:r>
        <w:rPr>
          <w:rStyle w:val="CommentReference"/>
        </w:rPr>
        <w:annotationRef/>
      </w:r>
      <w:r>
        <w:t>Badly written…sounds waffly…try again</w:t>
      </w:r>
    </w:p>
  </w:comment>
  <w:comment w:id="22" w:author="Simon Travers" w:date="2013-09-02T12:26:00Z" w:initials="OU">
    <w:p w:rsidR="00063DDF" w:rsidRDefault="00063DDF">
      <w:pPr>
        <w:pStyle w:val="CommentText"/>
      </w:pPr>
      <w:r>
        <w:rPr>
          <w:rStyle w:val="CommentReference"/>
        </w:rPr>
        <w:annotationRef/>
      </w:r>
      <w:r>
        <w:t>Why?  Surely this can be done using Sanger sequencing</w:t>
      </w:r>
      <w:proofErr w:type="gramStart"/>
      <w:r>
        <w:t>?!</w:t>
      </w:r>
      <w:proofErr w:type="gramEnd"/>
    </w:p>
  </w:comment>
  <w:comment w:id="23" w:author="Simon Travers" w:date="2013-09-02T12:26:00Z" w:initials="OU">
    <w:p w:rsidR="00063DDF" w:rsidRDefault="00063DDF">
      <w:pPr>
        <w:pStyle w:val="CommentText"/>
      </w:pPr>
      <w:r>
        <w:rPr>
          <w:rStyle w:val="CommentReference"/>
        </w:rPr>
        <w:annotationRef/>
      </w:r>
      <w:r>
        <w:t>NO!</w:t>
      </w:r>
    </w:p>
  </w:comment>
  <w:comment w:id="24" w:author="Simon Travers" w:date="2013-09-02T12:27:00Z" w:initials="OU">
    <w:p w:rsidR="00063DDF" w:rsidRDefault="00063DDF">
      <w:pPr>
        <w:pStyle w:val="CommentText"/>
      </w:pPr>
      <w:r>
        <w:rPr>
          <w:rStyle w:val="CommentReference"/>
        </w:rPr>
        <w:annotationRef/>
      </w:r>
      <w:r>
        <w:t>All of the text in this section prior to this needs to be rewritten.  It’s very confusing and doesn’t really make sense.</w:t>
      </w:r>
    </w:p>
  </w:comment>
  <w:comment w:id="25" w:author="Simon Travers" w:date="2013-09-02T12:27:00Z" w:initials="OU">
    <w:p w:rsidR="00063DDF" w:rsidRDefault="00063DDF">
      <w:pPr>
        <w:pStyle w:val="CommentText"/>
      </w:pPr>
      <w:r>
        <w:rPr>
          <w:rStyle w:val="CommentReference"/>
        </w:rPr>
        <w:annotationRef/>
      </w:r>
      <w:r>
        <w:t>Moreso than other approaches?  Surely these errors need to be accounted for during data analysis?</w:t>
      </w:r>
    </w:p>
  </w:comment>
  <w:comment w:id="26" w:author="Simon Travers" w:date="2013-09-02T12:28:00Z" w:initials="OU">
    <w:p w:rsidR="00063DDF" w:rsidRDefault="00063DDF">
      <w:pPr>
        <w:pStyle w:val="CommentText"/>
      </w:pPr>
      <w:r>
        <w:rPr>
          <w:rStyle w:val="CommentReference"/>
        </w:rPr>
        <w:annotationRef/>
      </w:r>
      <w:r>
        <w:t>None of these errors are 454 specific yet the way you’ve written it here suggests they are!</w:t>
      </w:r>
    </w:p>
  </w:comment>
  <w:comment w:id="27" w:author="Simon Travers" w:date="2013-09-02T12:28:00Z" w:initials="OU">
    <w:p w:rsidR="00063DDF" w:rsidRDefault="00063DDF">
      <w:pPr>
        <w:pStyle w:val="CommentText"/>
      </w:pPr>
      <w:r>
        <w:rPr>
          <w:rStyle w:val="CommentReference"/>
        </w:rPr>
        <w:annotationRef/>
      </w:r>
      <w:r>
        <w:t>Which algorithm?  454?</w:t>
      </w:r>
    </w:p>
  </w:comment>
  <w:comment w:id="28" w:author="Simon Travers" w:date="2013-09-02T12:51:00Z" w:initials="OU">
    <w:p w:rsidR="00063DDF" w:rsidRDefault="00063DDF">
      <w:pPr>
        <w:pStyle w:val="CommentText"/>
      </w:pPr>
      <w:r>
        <w:rPr>
          <w:rStyle w:val="CommentReference"/>
        </w:rPr>
        <w:annotationRef/>
      </w:r>
      <w:r>
        <w:t>Aagghh!!!</w:t>
      </w:r>
    </w:p>
  </w:comment>
  <w:comment w:id="29" w:author="Simon Travers" w:date="2013-09-02T12:53:00Z" w:initials="OU">
    <w:p w:rsidR="00063DDF" w:rsidRDefault="00063DDF">
      <w:pPr>
        <w:pStyle w:val="CommentText"/>
      </w:pPr>
      <w:r>
        <w:rPr>
          <w:rStyle w:val="CommentReference"/>
        </w:rPr>
        <w:annotationRef/>
      </w:r>
      <w:r>
        <w:t xml:space="preserve">A lot of what you’re talking about here are numbers etc quoted from papers </w:t>
      </w:r>
      <w:proofErr w:type="gramStart"/>
      <w:r>
        <w:t>which  is</w:t>
      </w:r>
      <w:proofErr w:type="gramEnd"/>
      <w:r>
        <w:t xml:space="preserve"> all fine but you need to add some discussion to it.  How are these numbers/error rates important/relavent for HIV resistance genotyping?</w:t>
      </w:r>
    </w:p>
    <w:p w:rsidR="00063DDF" w:rsidRDefault="00063DDF">
      <w:pPr>
        <w:pStyle w:val="CommentText"/>
      </w:pPr>
    </w:p>
    <w:p w:rsidR="00063DDF" w:rsidRDefault="00063DDF">
      <w:pPr>
        <w:pStyle w:val="CommentText"/>
      </w:pPr>
      <w:r>
        <w:t>Also I’m never sure whether you’re talking about 454 or all approaches…you need to be specific!</w:t>
      </w:r>
    </w:p>
  </w:comment>
  <w:comment w:id="30" w:author="Simon Travers" w:date="2013-09-02T12:54:00Z" w:initials="OU">
    <w:p w:rsidR="00063DDF" w:rsidRDefault="00063DDF">
      <w:pPr>
        <w:pStyle w:val="CommentText"/>
      </w:pPr>
      <w:r>
        <w:rPr>
          <w:rStyle w:val="CommentReference"/>
        </w:rPr>
        <w:annotationRef/>
      </w:r>
      <w:r>
        <w:t>In this section you’re trying to talk about two different things.  Separate them out and describe each of them properly…as it is it’s very confusingly written.</w:t>
      </w:r>
    </w:p>
  </w:comment>
  <w:comment w:id="31" w:author="Simon Travers" w:date="2013-09-02T12:54:00Z" w:initials="OU">
    <w:p w:rsidR="00063DDF" w:rsidRDefault="00063DDF">
      <w:pPr>
        <w:pStyle w:val="CommentText"/>
      </w:pPr>
      <w:r>
        <w:rPr>
          <w:rStyle w:val="CommentReference"/>
        </w:rPr>
        <w:annotationRef/>
      </w:r>
      <w:r>
        <w:t>What does this even mean</w:t>
      </w:r>
      <w:proofErr w:type="gramStart"/>
      <w:r>
        <w:t>?!</w:t>
      </w:r>
      <w:proofErr w:type="gramEnd"/>
    </w:p>
  </w:comment>
  <w:comment w:id="32" w:author="Simon Travers" w:date="2013-09-02T12:57:00Z" w:initials="OU">
    <w:p w:rsidR="00063DDF" w:rsidRDefault="00063DDF">
      <w:pPr>
        <w:pStyle w:val="CommentText"/>
      </w:pPr>
      <w:r>
        <w:rPr>
          <w:rStyle w:val="CommentReference"/>
        </w:rPr>
        <w:annotationRef/>
      </w:r>
      <w:r>
        <w:t>Really?  Is this it in relation to NGS approaches for HIV drug resistance genotyping</w:t>
      </w:r>
      <w:proofErr w:type="gramStart"/>
      <w:r>
        <w:t>?!!!!</w:t>
      </w:r>
      <w:proofErr w:type="gramEnd"/>
    </w:p>
    <w:p w:rsidR="00063DDF" w:rsidRDefault="00063DDF">
      <w:pPr>
        <w:pStyle w:val="CommentText"/>
      </w:pPr>
    </w:p>
    <w:p w:rsidR="00063DDF" w:rsidRDefault="00063DDF">
      <w:pPr>
        <w:pStyle w:val="CommentText"/>
      </w:pPr>
    </w:p>
    <w:p w:rsidR="00063DDF" w:rsidRDefault="00063DDF">
      <w:pPr>
        <w:pStyle w:val="CommentText"/>
      </w:pPr>
      <w:r>
        <w:t xml:space="preserve">There’s a wealth of papers out there that have already undertaken resistance genotyping using NGS and you’ve haven’t mentioned any of them!!  </w:t>
      </w:r>
    </w:p>
    <w:p w:rsidR="00063DDF" w:rsidRDefault="00063DDF">
      <w:pPr>
        <w:pStyle w:val="CommentText"/>
      </w:pPr>
    </w:p>
    <w:p w:rsidR="00063DDF" w:rsidRDefault="00063DDF">
      <w:pPr>
        <w:pStyle w:val="CommentText"/>
      </w:pPr>
      <w:r>
        <w:t>I suggest having two sections:</w:t>
      </w:r>
    </w:p>
    <w:p w:rsidR="00063DDF" w:rsidRDefault="00063DDF">
      <w:pPr>
        <w:pStyle w:val="CommentText"/>
      </w:pPr>
    </w:p>
    <w:p w:rsidR="00063DDF" w:rsidRDefault="00063DDF" w:rsidP="00704F53">
      <w:pPr>
        <w:pStyle w:val="CommentText"/>
        <w:numPr>
          <w:ilvl w:val="0"/>
          <w:numId w:val="10"/>
        </w:numPr>
      </w:pPr>
      <w:r>
        <w:t>The practical apsects of using NGS for resistance genotyping.  Various platforms etc.</w:t>
      </w:r>
    </w:p>
    <w:p w:rsidR="00063DDF" w:rsidRDefault="00063DDF" w:rsidP="00704F53">
      <w:pPr>
        <w:pStyle w:val="CommentText"/>
      </w:pPr>
    </w:p>
    <w:p w:rsidR="00063DDF" w:rsidRDefault="00063DDF" w:rsidP="00704F53">
      <w:pPr>
        <w:pStyle w:val="CommentText"/>
      </w:pPr>
      <w:r>
        <w:t xml:space="preserve">2) </w:t>
      </w:r>
      <w:proofErr w:type="gramStart"/>
      <w:r>
        <w:t>previous</w:t>
      </w:r>
      <w:proofErr w:type="gramEnd"/>
      <w:r>
        <w:t xml:space="preserve"> work that has applied NGS for HIV resistance </w:t>
      </w:r>
      <w:bookmarkStart w:id="33" w:name="_GoBack"/>
      <w:bookmarkEnd w:id="33"/>
      <w:r>
        <w:t>genotyping.</w:t>
      </w:r>
    </w:p>
  </w:comment>
  <w:comment w:id="34" w:author="Simon Travers" w:date="2013-09-03T11:08:00Z" w:initials="OU">
    <w:p w:rsidR="00063DDF" w:rsidRDefault="00063DDF" w:rsidP="00921E07">
      <w:pPr>
        <w:pStyle w:val="CommentText"/>
      </w:pPr>
      <w:r>
        <w:rPr>
          <w:rStyle w:val="CommentReference"/>
        </w:rPr>
        <w:annotationRef/>
      </w:r>
      <w:r>
        <w:t>Again…this section is describing the various available drugs.  Later is when you should be talking about HAART, prescribing them etc</w:t>
      </w:r>
    </w:p>
  </w:comment>
  <w:comment w:id="35" w:author="Simon Travers" w:date="2013-09-03T11:09:00Z" w:initials="OU">
    <w:p w:rsidR="00063DDF" w:rsidRDefault="00063DDF" w:rsidP="00921E07">
      <w:pPr>
        <w:pStyle w:val="CommentText"/>
      </w:pPr>
      <w:r>
        <w:rPr>
          <w:rStyle w:val="CommentReference"/>
        </w:rPr>
        <w:annotationRef/>
      </w:r>
      <w:r>
        <w:t>Again!!  All you should be doing here is describing the various drugs and their action</w:t>
      </w:r>
      <w:proofErr w:type="gramStart"/>
      <w:r>
        <w:t>..not</w:t>
      </w:r>
      <w:proofErr w:type="gramEnd"/>
      <w:r>
        <w:t xml:space="preserve"> going into specifics that, surely, you will talk about later.</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063DDF" w:rsidRDefault="00063DDF">
      <w:r>
        <w:separator/>
      </w:r>
    </w:p>
  </w:endnote>
  <w:endnote w:type="continuationSeparator" w:id="1">
    <w:p w:rsidR="00063DDF" w:rsidRDefault="00063D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063DDF" w:rsidRDefault="00063DDF">
      <w:r>
        <w:separator/>
      </w:r>
    </w:p>
  </w:footnote>
  <w:footnote w:type="continuationSeparator" w:id="1">
    <w:p w:rsidR="00063DDF" w:rsidRDefault="00063DDF">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10CCA"/>
    <w:multiLevelType w:val="hybridMultilevel"/>
    <w:tmpl w:val="33A6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5"/>
  </w:num>
  <w:num w:numId="5">
    <w:abstractNumId w:val="1"/>
  </w:num>
  <w:num w:numId="6">
    <w:abstractNumId w:val="6"/>
  </w:num>
  <w:num w:numId="7">
    <w:abstractNumId w:val="0"/>
  </w:num>
  <w:num w:numId="8">
    <w:abstractNumId w:val="4"/>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0"/>
    <w:footnote w:id="1"/>
  </w:footnotePr>
  <w:endnotePr>
    <w:endnote w:id="0"/>
    <w:endnote w:id="1"/>
  </w:endnotePr>
  <w:compat>
    <w:useFELayout/>
  </w:compat>
  <w:docVars>
    <w:docVar w:name="EN.InstantFormat" w:val="&lt;ENInstantFormat&gt;&lt;Enabled&gt;0&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34830"/>
    <w:rsid w:val="00040C39"/>
    <w:rsid w:val="00041820"/>
    <w:rsid w:val="00043A5F"/>
    <w:rsid w:val="000477FC"/>
    <w:rsid w:val="00054F3B"/>
    <w:rsid w:val="00054F64"/>
    <w:rsid w:val="00061DE6"/>
    <w:rsid w:val="000626B0"/>
    <w:rsid w:val="00063DDF"/>
    <w:rsid w:val="0006609C"/>
    <w:rsid w:val="00067DA8"/>
    <w:rsid w:val="0007005A"/>
    <w:rsid w:val="0007020D"/>
    <w:rsid w:val="00071356"/>
    <w:rsid w:val="00071440"/>
    <w:rsid w:val="00073FC1"/>
    <w:rsid w:val="00076491"/>
    <w:rsid w:val="0008176D"/>
    <w:rsid w:val="000825D0"/>
    <w:rsid w:val="000832DA"/>
    <w:rsid w:val="00084567"/>
    <w:rsid w:val="0008554B"/>
    <w:rsid w:val="000868CC"/>
    <w:rsid w:val="00086EC6"/>
    <w:rsid w:val="00090AAD"/>
    <w:rsid w:val="000952F1"/>
    <w:rsid w:val="00097B69"/>
    <w:rsid w:val="000A456A"/>
    <w:rsid w:val="000A6FCB"/>
    <w:rsid w:val="000A73E4"/>
    <w:rsid w:val="000A7533"/>
    <w:rsid w:val="000B0039"/>
    <w:rsid w:val="000B0D22"/>
    <w:rsid w:val="000B1B4A"/>
    <w:rsid w:val="000B49AA"/>
    <w:rsid w:val="000B6F5B"/>
    <w:rsid w:val="000C04BE"/>
    <w:rsid w:val="000C33DD"/>
    <w:rsid w:val="000C359A"/>
    <w:rsid w:val="000C493E"/>
    <w:rsid w:val="000C5157"/>
    <w:rsid w:val="000C6C8D"/>
    <w:rsid w:val="000C7F38"/>
    <w:rsid w:val="000D306F"/>
    <w:rsid w:val="000E1619"/>
    <w:rsid w:val="000E3DD3"/>
    <w:rsid w:val="000E597A"/>
    <w:rsid w:val="000E7005"/>
    <w:rsid w:val="000E7EE2"/>
    <w:rsid w:val="000F4230"/>
    <w:rsid w:val="00101771"/>
    <w:rsid w:val="0010432F"/>
    <w:rsid w:val="0010753D"/>
    <w:rsid w:val="00107C93"/>
    <w:rsid w:val="00112236"/>
    <w:rsid w:val="0011347D"/>
    <w:rsid w:val="00125C42"/>
    <w:rsid w:val="00126A68"/>
    <w:rsid w:val="00130170"/>
    <w:rsid w:val="00130ABB"/>
    <w:rsid w:val="001345A0"/>
    <w:rsid w:val="001358B9"/>
    <w:rsid w:val="00142C2E"/>
    <w:rsid w:val="00143995"/>
    <w:rsid w:val="00145105"/>
    <w:rsid w:val="00145A4B"/>
    <w:rsid w:val="0015069C"/>
    <w:rsid w:val="00150D4C"/>
    <w:rsid w:val="0015410C"/>
    <w:rsid w:val="001568BE"/>
    <w:rsid w:val="00157537"/>
    <w:rsid w:val="00157BAB"/>
    <w:rsid w:val="001631D8"/>
    <w:rsid w:val="0016389A"/>
    <w:rsid w:val="001673B5"/>
    <w:rsid w:val="001713F1"/>
    <w:rsid w:val="00171F4C"/>
    <w:rsid w:val="00172747"/>
    <w:rsid w:val="00172DB1"/>
    <w:rsid w:val="001743FF"/>
    <w:rsid w:val="00176639"/>
    <w:rsid w:val="0018032B"/>
    <w:rsid w:val="001829A0"/>
    <w:rsid w:val="001874FF"/>
    <w:rsid w:val="001A6517"/>
    <w:rsid w:val="001A6D97"/>
    <w:rsid w:val="001B104D"/>
    <w:rsid w:val="001B2931"/>
    <w:rsid w:val="001C0C5A"/>
    <w:rsid w:val="001C13CB"/>
    <w:rsid w:val="001C4697"/>
    <w:rsid w:val="001C4926"/>
    <w:rsid w:val="001C5A02"/>
    <w:rsid w:val="001D18AB"/>
    <w:rsid w:val="001D733F"/>
    <w:rsid w:val="001E09DD"/>
    <w:rsid w:val="001E2766"/>
    <w:rsid w:val="001E3863"/>
    <w:rsid w:val="001E415F"/>
    <w:rsid w:val="001E4896"/>
    <w:rsid w:val="00200F2C"/>
    <w:rsid w:val="00202507"/>
    <w:rsid w:val="0020389E"/>
    <w:rsid w:val="002079CA"/>
    <w:rsid w:val="00212EA9"/>
    <w:rsid w:val="00215EF2"/>
    <w:rsid w:val="00221420"/>
    <w:rsid w:val="002220DE"/>
    <w:rsid w:val="00226994"/>
    <w:rsid w:val="00236502"/>
    <w:rsid w:val="00237E14"/>
    <w:rsid w:val="00240411"/>
    <w:rsid w:val="00241815"/>
    <w:rsid w:val="00245492"/>
    <w:rsid w:val="00245859"/>
    <w:rsid w:val="002532AC"/>
    <w:rsid w:val="00255657"/>
    <w:rsid w:val="00260BD9"/>
    <w:rsid w:val="00261B0A"/>
    <w:rsid w:val="00262B43"/>
    <w:rsid w:val="00266255"/>
    <w:rsid w:val="00270DA5"/>
    <w:rsid w:val="002733C7"/>
    <w:rsid w:val="00275531"/>
    <w:rsid w:val="00277C0B"/>
    <w:rsid w:val="00280BC1"/>
    <w:rsid w:val="00280D95"/>
    <w:rsid w:val="00283094"/>
    <w:rsid w:val="00284139"/>
    <w:rsid w:val="00284171"/>
    <w:rsid w:val="00286E31"/>
    <w:rsid w:val="00286F21"/>
    <w:rsid w:val="00292D86"/>
    <w:rsid w:val="002940C5"/>
    <w:rsid w:val="00297671"/>
    <w:rsid w:val="002A1188"/>
    <w:rsid w:val="002A48A6"/>
    <w:rsid w:val="002A6291"/>
    <w:rsid w:val="002B0C11"/>
    <w:rsid w:val="002B27BF"/>
    <w:rsid w:val="002B616F"/>
    <w:rsid w:val="002B6995"/>
    <w:rsid w:val="002B6D9A"/>
    <w:rsid w:val="002B7491"/>
    <w:rsid w:val="002C0974"/>
    <w:rsid w:val="002C4A4F"/>
    <w:rsid w:val="002C606B"/>
    <w:rsid w:val="002C6723"/>
    <w:rsid w:val="002D3CD5"/>
    <w:rsid w:val="002D5E70"/>
    <w:rsid w:val="002E083E"/>
    <w:rsid w:val="002E181D"/>
    <w:rsid w:val="002E2101"/>
    <w:rsid w:val="002E31B1"/>
    <w:rsid w:val="002E5095"/>
    <w:rsid w:val="002E563B"/>
    <w:rsid w:val="002F1800"/>
    <w:rsid w:val="002F1AC3"/>
    <w:rsid w:val="002F7182"/>
    <w:rsid w:val="002F7DAE"/>
    <w:rsid w:val="00301416"/>
    <w:rsid w:val="00301CEE"/>
    <w:rsid w:val="00302225"/>
    <w:rsid w:val="00304C84"/>
    <w:rsid w:val="00305422"/>
    <w:rsid w:val="00307775"/>
    <w:rsid w:val="00310B07"/>
    <w:rsid w:val="003115F9"/>
    <w:rsid w:val="00312CF9"/>
    <w:rsid w:val="0031554F"/>
    <w:rsid w:val="00317858"/>
    <w:rsid w:val="00320978"/>
    <w:rsid w:val="00326B4E"/>
    <w:rsid w:val="00331CB5"/>
    <w:rsid w:val="003329EA"/>
    <w:rsid w:val="00333579"/>
    <w:rsid w:val="003400A2"/>
    <w:rsid w:val="003425EF"/>
    <w:rsid w:val="0034538F"/>
    <w:rsid w:val="00346C53"/>
    <w:rsid w:val="00347312"/>
    <w:rsid w:val="00347819"/>
    <w:rsid w:val="0035795E"/>
    <w:rsid w:val="00360C6E"/>
    <w:rsid w:val="00361511"/>
    <w:rsid w:val="00361981"/>
    <w:rsid w:val="00364C1F"/>
    <w:rsid w:val="00364D5B"/>
    <w:rsid w:val="00377EC7"/>
    <w:rsid w:val="00381D71"/>
    <w:rsid w:val="00382029"/>
    <w:rsid w:val="00382E5F"/>
    <w:rsid w:val="00383484"/>
    <w:rsid w:val="00386505"/>
    <w:rsid w:val="00387126"/>
    <w:rsid w:val="0039125F"/>
    <w:rsid w:val="003930CA"/>
    <w:rsid w:val="00393101"/>
    <w:rsid w:val="003937A3"/>
    <w:rsid w:val="0039553F"/>
    <w:rsid w:val="00396B37"/>
    <w:rsid w:val="003A186E"/>
    <w:rsid w:val="003A3AFA"/>
    <w:rsid w:val="003A4C56"/>
    <w:rsid w:val="003B1FDC"/>
    <w:rsid w:val="003B2053"/>
    <w:rsid w:val="003B360D"/>
    <w:rsid w:val="003B3948"/>
    <w:rsid w:val="003B48D5"/>
    <w:rsid w:val="003B552D"/>
    <w:rsid w:val="003C1049"/>
    <w:rsid w:val="003C2864"/>
    <w:rsid w:val="003C6B2C"/>
    <w:rsid w:val="003D2C41"/>
    <w:rsid w:val="003E1C3B"/>
    <w:rsid w:val="003E1FE8"/>
    <w:rsid w:val="003E4251"/>
    <w:rsid w:val="003E50F3"/>
    <w:rsid w:val="003E5311"/>
    <w:rsid w:val="003F1D9D"/>
    <w:rsid w:val="003F2279"/>
    <w:rsid w:val="00404599"/>
    <w:rsid w:val="0040484E"/>
    <w:rsid w:val="00404DD5"/>
    <w:rsid w:val="0040634E"/>
    <w:rsid w:val="0041093B"/>
    <w:rsid w:val="0041281F"/>
    <w:rsid w:val="004144DB"/>
    <w:rsid w:val="00424770"/>
    <w:rsid w:val="004250CE"/>
    <w:rsid w:val="00426362"/>
    <w:rsid w:val="00434366"/>
    <w:rsid w:val="0043495E"/>
    <w:rsid w:val="00435608"/>
    <w:rsid w:val="00440C5E"/>
    <w:rsid w:val="0044266B"/>
    <w:rsid w:val="00447DE2"/>
    <w:rsid w:val="00450BD4"/>
    <w:rsid w:val="00450C93"/>
    <w:rsid w:val="004528AE"/>
    <w:rsid w:val="004625D5"/>
    <w:rsid w:val="00462820"/>
    <w:rsid w:val="00462980"/>
    <w:rsid w:val="00470381"/>
    <w:rsid w:val="00471A00"/>
    <w:rsid w:val="00474683"/>
    <w:rsid w:val="00475C63"/>
    <w:rsid w:val="00486744"/>
    <w:rsid w:val="0049156B"/>
    <w:rsid w:val="00491C29"/>
    <w:rsid w:val="0049497D"/>
    <w:rsid w:val="00495CEE"/>
    <w:rsid w:val="004A04DD"/>
    <w:rsid w:val="004A303C"/>
    <w:rsid w:val="004A4DF1"/>
    <w:rsid w:val="004B645D"/>
    <w:rsid w:val="004B69C3"/>
    <w:rsid w:val="004B72D6"/>
    <w:rsid w:val="004C0FD4"/>
    <w:rsid w:val="004C1541"/>
    <w:rsid w:val="004C216B"/>
    <w:rsid w:val="004C230B"/>
    <w:rsid w:val="004C5917"/>
    <w:rsid w:val="004C7BF3"/>
    <w:rsid w:val="004D085B"/>
    <w:rsid w:val="004D3739"/>
    <w:rsid w:val="004D4525"/>
    <w:rsid w:val="004D66BF"/>
    <w:rsid w:val="004D7444"/>
    <w:rsid w:val="004E563E"/>
    <w:rsid w:val="004E65A9"/>
    <w:rsid w:val="004F2789"/>
    <w:rsid w:val="004F43D4"/>
    <w:rsid w:val="004F5E78"/>
    <w:rsid w:val="004F6708"/>
    <w:rsid w:val="004F6E83"/>
    <w:rsid w:val="00501E6B"/>
    <w:rsid w:val="00502D64"/>
    <w:rsid w:val="00503F5A"/>
    <w:rsid w:val="0050492D"/>
    <w:rsid w:val="00505D47"/>
    <w:rsid w:val="00507679"/>
    <w:rsid w:val="00521DF1"/>
    <w:rsid w:val="0052299A"/>
    <w:rsid w:val="00524C85"/>
    <w:rsid w:val="00525F2E"/>
    <w:rsid w:val="005265AA"/>
    <w:rsid w:val="00527EAC"/>
    <w:rsid w:val="00536086"/>
    <w:rsid w:val="00546D07"/>
    <w:rsid w:val="00552572"/>
    <w:rsid w:val="005531F5"/>
    <w:rsid w:val="00553FBE"/>
    <w:rsid w:val="005544D7"/>
    <w:rsid w:val="005552C1"/>
    <w:rsid w:val="00556DFB"/>
    <w:rsid w:val="005573A5"/>
    <w:rsid w:val="00557715"/>
    <w:rsid w:val="00561D36"/>
    <w:rsid w:val="00562C79"/>
    <w:rsid w:val="00565146"/>
    <w:rsid w:val="005669F2"/>
    <w:rsid w:val="00570808"/>
    <w:rsid w:val="005726A8"/>
    <w:rsid w:val="005741F7"/>
    <w:rsid w:val="00574523"/>
    <w:rsid w:val="00576710"/>
    <w:rsid w:val="005922FB"/>
    <w:rsid w:val="00593A22"/>
    <w:rsid w:val="005A11E1"/>
    <w:rsid w:val="005A61FE"/>
    <w:rsid w:val="005C654C"/>
    <w:rsid w:val="005D54AC"/>
    <w:rsid w:val="005D5F79"/>
    <w:rsid w:val="005D7E80"/>
    <w:rsid w:val="005E0538"/>
    <w:rsid w:val="005E1F67"/>
    <w:rsid w:val="005E32AB"/>
    <w:rsid w:val="005E6BA0"/>
    <w:rsid w:val="005F000A"/>
    <w:rsid w:val="005F00AE"/>
    <w:rsid w:val="005F07B6"/>
    <w:rsid w:val="005F121D"/>
    <w:rsid w:val="005F40CB"/>
    <w:rsid w:val="005F5279"/>
    <w:rsid w:val="005F62C6"/>
    <w:rsid w:val="005F7FC6"/>
    <w:rsid w:val="00602F4A"/>
    <w:rsid w:val="006066A0"/>
    <w:rsid w:val="00610AFC"/>
    <w:rsid w:val="00612CFA"/>
    <w:rsid w:val="0061555E"/>
    <w:rsid w:val="00616A64"/>
    <w:rsid w:val="00625915"/>
    <w:rsid w:val="00627B9B"/>
    <w:rsid w:val="00635274"/>
    <w:rsid w:val="00641150"/>
    <w:rsid w:val="00642DDC"/>
    <w:rsid w:val="00655C7A"/>
    <w:rsid w:val="00655D5D"/>
    <w:rsid w:val="00657322"/>
    <w:rsid w:val="0066237D"/>
    <w:rsid w:val="006671A4"/>
    <w:rsid w:val="0067018B"/>
    <w:rsid w:val="006708E8"/>
    <w:rsid w:val="00671018"/>
    <w:rsid w:val="00675426"/>
    <w:rsid w:val="00677A81"/>
    <w:rsid w:val="006839AE"/>
    <w:rsid w:val="00685824"/>
    <w:rsid w:val="00686546"/>
    <w:rsid w:val="00686D73"/>
    <w:rsid w:val="0068718A"/>
    <w:rsid w:val="006875E0"/>
    <w:rsid w:val="00696E32"/>
    <w:rsid w:val="006A410A"/>
    <w:rsid w:val="006A4E5A"/>
    <w:rsid w:val="006B3293"/>
    <w:rsid w:val="006B3298"/>
    <w:rsid w:val="006B3565"/>
    <w:rsid w:val="006C0768"/>
    <w:rsid w:val="006C4CD5"/>
    <w:rsid w:val="006C5911"/>
    <w:rsid w:val="006D2BB3"/>
    <w:rsid w:val="006D2F82"/>
    <w:rsid w:val="006D5439"/>
    <w:rsid w:val="006E70B0"/>
    <w:rsid w:val="006F0E54"/>
    <w:rsid w:val="006F256C"/>
    <w:rsid w:val="006F2910"/>
    <w:rsid w:val="006F39A3"/>
    <w:rsid w:val="006F4CA8"/>
    <w:rsid w:val="006F695E"/>
    <w:rsid w:val="00700421"/>
    <w:rsid w:val="00704F53"/>
    <w:rsid w:val="00710868"/>
    <w:rsid w:val="00711D9E"/>
    <w:rsid w:val="007138E3"/>
    <w:rsid w:val="00713C78"/>
    <w:rsid w:val="0071427A"/>
    <w:rsid w:val="0071723D"/>
    <w:rsid w:val="00731F79"/>
    <w:rsid w:val="00732E14"/>
    <w:rsid w:val="007340F8"/>
    <w:rsid w:val="00740DEE"/>
    <w:rsid w:val="0074377C"/>
    <w:rsid w:val="00744ADB"/>
    <w:rsid w:val="00750B76"/>
    <w:rsid w:val="00750E78"/>
    <w:rsid w:val="00754098"/>
    <w:rsid w:val="00754ABC"/>
    <w:rsid w:val="00761CFC"/>
    <w:rsid w:val="00763A35"/>
    <w:rsid w:val="007707EF"/>
    <w:rsid w:val="007726C9"/>
    <w:rsid w:val="00772B5E"/>
    <w:rsid w:val="00775987"/>
    <w:rsid w:val="0078515B"/>
    <w:rsid w:val="0078589D"/>
    <w:rsid w:val="007903D2"/>
    <w:rsid w:val="007914FF"/>
    <w:rsid w:val="00791C8A"/>
    <w:rsid w:val="00792D61"/>
    <w:rsid w:val="00796845"/>
    <w:rsid w:val="007974AA"/>
    <w:rsid w:val="007A10F7"/>
    <w:rsid w:val="007B1840"/>
    <w:rsid w:val="007C41AD"/>
    <w:rsid w:val="007C6014"/>
    <w:rsid w:val="007D44B1"/>
    <w:rsid w:val="007D5403"/>
    <w:rsid w:val="007E01A6"/>
    <w:rsid w:val="007E60B2"/>
    <w:rsid w:val="007E704C"/>
    <w:rsid w:val="007E7778"/>
    <w:rsid w:val="007F173B"/>
    <w:rsid w:val="007F4A4B"/>
    <w:rsid w:val="007F5009"/>
    <w:rsid w:val="007F78B9"/>
    <w:rsid w:val="00800A9A"/>
    <w:rsid w:val="008028B9"/>
    <w:rsid w:val="008074FC"/>
    <w:rsid w:val="00811016"/>
    <w:rsid w:val="0081528C"/>
    <w:rsid w:val="008256CB"/>
    <w:rsid w:val="008266CB"/>
    <w:rsid w:val="00826B39"/>
    <w:rsid w:val="00830113"/>
    <w:rsid w:val="00830323"/>
    <w:rsid w:val="00832BE5"/>
    <w:rsid w:val="00837293"/>
    <w:rsid w:val="008372E6"/>
    <w:rsid w:val="00837BC0"/>
    <w:rsid w:val="008557C6"/>
    <w:rsid w:val="00856A57"/>
    <w:rsid w:val="00864785"/>
    <w:rsid w:val="00870A43"/>
    <w:rsid w:val="00880733"/>
    <w:rsid w:val="00881462"/>
    <w:rsid w:val="00885CD0"/>
    <w:rsid w:val="0088680E"/>
    <w:rsid w:val="00893447"/>
    <w:rsid w:val="00893E68"/>
    <w:rsid w:val="008963D2"/>
    <w:rsid w:val="008969FB"/>
    <w:rsid w:val="008B05CA"/>
    <w:rsid w:val="008B0ADF"/>
    <w:rsid w:val="008B1B9C"/>
    <w:rsid w:val="008B22E1"/>
    <w:rsid w:val="008B27DC"/>
    <w:rsid w:val="008B486B"/>
    <w:rsid w:val="008C1170"/>
    <w:rsid w:val="008C2495"/>
    <w:rsid w:val="008C30B1"/>
    <w:rsid w:val="008C436D"/>
    <w:rsid w:val="008C45F2"/>
    <w:rsid w:val="008D2505"/>
    <w:rsid w:val="008D4D47"/>
    <w:rsid w:val="008D6F4A"/>
    <w:rsid w:val="008D7206"/>
    <w:rsid w:val="008E0373"/>
    <w:rsid w:val="008E0BAC"/>
    <w:rsid w:val="008E750A"/>
    <w:rsid w:val="008F14CD"/>
    <w:rsid w:val="00913E32"/>
    <w:rsid w:val="0091692B"/>
    <w:rsid w:val="00921847"/>
    <w:rsid w:val="00921E07"/>
    <w:rsid w:val="0092232B"/>
    <w:rsid w:val="00923897"/>
    <w:rsid w:val="00925E0D"/>
    <w:rsid w:val="00927585"/>
    <w:rsid w:val="00931928"/>
    <w:rsid w:val="00940582"/>
    <w:rsid w:val="00946481"/>
    <w:rsid w:val="00951368"/>
    <w:rsid w:val="00951E93"/>
    <w:rsid w:val="0095413D"/>
    <w:rsid w:val="009549D9"/>
    <w:rsid w:val="0095705A"/>
    <w:rsid w:val="009570C8"/>
    <w:rsid w:val="00957999"/>
    <w:rsid w:val="009602C4"/>
    <w:rsid w:val="00960689"/>
    <w:rsid w:val="00962C45"/>
    <w:rsid w:val="00963450"/>
    <w:rsid w:val="00966EC8"/>
    <w:rsid w:val="009744C9"/>
    <w:rsid w:val="00976284"/>
    <w:rsid w:val="00980304"/>
    <w:rsid w:val="00982501"/>
    <w:rsid w:val="00985516"/>
    <w:rsid w:val="00995197"/>
    <w:rsid w:val="00997417"/>
    <w:rsid w:val="009A24FC"/>
    <w:rsid w:val="009A29EB"/>
    <w:rsid w:val="009A372D"/>
    <w:rsid w:val="009A3EAB"/>
    <w:rsid w:val="009A56F6"/>
    <w:rsid w:val="009A584C"/>
    <w:rsid w:val="009A6ABA"/>
    <w:rsid w:val="009B22EC"/>
    <w:rsid w:val="009B64EB"/>
    <w:rsid w:val="009C1B1A"/>
    <w:rsid w:val="009C245E"/>
    <w:rsid w:val="009C58A9"/>
    <w:rsid w:val="009C76AD"/>
    <w:rsid w:val="009D4121"/>
    <w:rsid w:val="009D51C1"/>
    <w:rsid w:val="009E23C0"/>
    <w:rsid w:val="009F10A6"/>
    <w:rsid w:val="009F3612"/>
    <w:rsid w:val="009F48E8"/>
    <w:rsid w:val="009F7AB4"/>
    <w:rsid w:val="00A01CF9"/>
    <w:rsid w:val="00A0220D"/>
    <w:rsid w:val="00A04550"/>
    <w:rsid w:val="00A0696B"/>
    <w:rsid w:val="00A11935"/>
    <w:rsid w:val="00A14718"/>
    <w:rsid w:val="00A16601"/>
    <w:rsid w:val="00A20492"/>
    <w:rsid w:val="00A219AF"/>
    <w:rsid w:val="00A240C5"/>
    <w:rsid w:val="00A25101"/>
    <w:rsid w:val="00A30773"/>
    <w:rsid w:val="00A330F5"/>
    <w:rsid w:val="00A344AC"/>
    <w:rsid w:val="00A3549A"/>
    <w:rsid w:val="00A534DD"/>
    <w:rsid w:val="00A537A0"/>
    <w:rsid w:val="00A538D8"/>
    <w:rsid w:val="00A545B8"/>
    <w:rsid w:val="00A55DBB"/>
    <w:rsid w:val="00A62336"/>
    <w:rsid w:val="00A6615F"/>
    <w:rsid w:val="00A731A0"/>
    <w:rsid w:val="00A74E25"/>
    <w:rsid w:val="00A76286"/>
    <w:rsid w:val="00A805C9"/>
    <w:rsid w:val="00A8460B"/>
    <w:rsid w:val="00A87209"/>
    <w:rsid w:val="00A91F8E"/>
    <w:rsid w:val="00A92BF5"/>
    <w:rsid w:val="00A94CC1"/>
    <w:rsid w:val="00A96649"/>
    <w:rsid w:val="00A976C1"/>
    <w:rsid w:val="00AA091C"/>
    <w:rsid w:val="00AA4214"/>
    <w:rsid w:val="00AA4B27"/>
    <w:rsid w:val="00AA5C59"/>
    <w:rsid w:val="00AB24F3"/>
    <w:rsid w:val="00AB549E"/>
    <w:rsid w:val="00AC441A"/>
    <w:rsid w:val="00AD3D38"/>
    <w:rsid w:val="00AD5920"/>
    <w:rsid w:val="00AD67AA"/>
    <w:rsid w:val="00AE0B5A"/>
    <w:rsid w:val="00AE1348"/>
    <w:rsid w:val="00AE1F6D"/>
    <w:rsid w:val="00AE4142"/>
    <w:rsid w:val="00AE4199"/>
    <w:rsid w:val="00AE5D9A"/>
    <w:rsid w:val="00AF0396"/>
    <w:rsid w:val="00AF2483"/>
    <w:rsid w:val="00AF3416"/>
    <w:rsid w:val="00AF53FB"/>
    <w:rsid w:val="00AF68D0"/>
    <w:rsid w:val="00B00722"/>
    <w:rsid w:val="00B036D4"/>
    <w:rsid w:val="00B1077F"/>
    <w:rsid w:val="00B11955"/>
    <w:rsid w:val="00B12AB3"/>
    <w:rsid w:val="00B1633A"/>
    <w:rsid w:val="00B179B1"/>
    <w:rsid w:val="00B21026"/>
    <w:rsid w:val="00B22EAC"/>
    <w:rsid w:val="00B31691"/>
    <w:rsid w:val="00B31F40"/>
    <w:rsid w:val="00B33D78"/>
    <w:rsid w:val="00B35B75"/>
    <w:rsid w:val="00B35E32"/>
    <w:rsid w:val="00B4227E"/>
    <w:rsid w:val="00B45DCD"/>
    <w:rsid w:val="00B45FCF"/>
    <w:rsid w:val="00B47CB9"/>
    <w:rsid w:val="00B50789"/>
    <w:rsid w:val="00B519AE"/>
    <w:rsid w:val="00B53107"/>
    <w:rsid w:val="00B60902"/>
    <w:rsid w:val="00B7078F"/>
    <w:rsid w:val="00B72644"/>
    <w:rsid w:val="00B73874"/>
    <w:rsid w:val="00B77DA4"/>
    <w:rsid w:val="00B82EB3"/>
    <w:rsid w:val="00B832C9"/>
    <w:rsid w:val="00B85BC2"/>
    <w:rsid w:val="00B91530"/>
    <w:rsid w:val="00B97C70"/>
    <w:rsid w:val="00BA0580"/>
    <w:rsid w:val="00BA2FDB"/>
    <w:rsid w:val="00BA56D7"/>
    <w:rsid w:val="00BB252E"/>
    <w:rsid w:val="00BB3E89"/>
    <w:rsid w:val="00BB6419"/>
    <w:rsid w:val="00BB6BB0"/>
    <w:rsid w:val="00BC079B"/>
    <w:rsid w:val="00BC18C1"/>
    <w:rsid w:val="00BC3844"/>
    <w:rsid w:val="00BD25F3"/>
    <w:rsid w:val="00BD506D"/>
    <w:rsid w:val="00BD5828"/>
    <w:rsid w:val="00BE1417"/>
    <w:rsid w:val="00BE18E4"/>
    <w:rsid w:val="00BE706F"/>
    <w:rsid w:val="00BE7B90"/>
    <w:rsid w:val="00BF098A"/>
    <w:rsid w:val="00BF17B8"/>
    <w:rsid w:val="00C0751C"/>
    <w:rsid w:val="00C17BE0"/>
    <w:rsid w:val="00C20B93"/>
    <w:rsid w:val="00C2281C"/>
    <w:rsid w:val="00C22EC4"/>
    <w:rsid w:val="00C22F8F"/>
    <w:rsid w:val="00C232B2"/>
    <w:rsid w:val="00C26D35"/>
    <w:rsid w:val="00C27AE2"/>
    <w:rsid w:val="00C364A0"/>
    <w:rsid w:val="00C42710"/>
    <w:rsid w:val="00C4519D"/>
    <w:rsid w:val="00C45D21"/>
    <w:rsid w:val="00C53DC0"/>
    <w:rsid w:val="00C54499"/>
    <w:rsid w:val="00C55F53"/>
    <w:rsid w:val="00C606CD"/>
    <w:rsid w:val="00C62494"/>
    <w:rsid w:val="00C62F5F"/>
    <w:rsid w:val="00C636E8"/>
    <w:rsid w:val="00C63D92"/>
    <w:rsid w:val="00C7381D"/>
    <w:rsid w:val="00C73F8D"/>
    <w:rsid w:val="00C76B6C"/>
    <w:rsid w:val="00C77C89"/>
    <w:rsid w:val="00C77F8C"/>
    <w:rsid w:val="00C83259"/>
    <w:rsid w:val="00C90283"/>
    <w:rsid w:val="00C91564"/>
    <w:rsid w:val="00C93F64"/>
    <w:rsid w:val="00C93FCD"/>
    <w:rsid w:val="00C941D8"/>
    <w:rsid w:val="00C95C4F"/>
    <w:rsid w:val="00CA157F"/>
    <w:rsid w:val="00CA17C6"/>
    <w:rsid w:val="00CA18B7"/>
    <w:rsid w:val="00CA1F90"/>
    <w:rsid w:val="00CA22E4"/>
    <w:rsid w:val="00CA27C0"/>
    <w:rsid w:val="00CA4422"/>
    <w:rsid w:val="00CA5E1A"/>
    <w:rsid w:val="00CB067F"/>
    <w:rsid w:val="00CB1F10"/>
    <w:rsid w:val="00CB206D"/>
    <w:rsid w:val="00CB53B0"/>
    <w:rsid w:val="00CB58B6"/>
    <w:rsid w:val="00CC070E"/>
    <w:rsid w:val="00CC0B34"/>
    <w:rsid w:val="00CC16FB"/>
    <w:rsid w:val="00CC37EE"/>
    <w:rsid w:val="00CC4010"/>
    <w:rsid w:val="00CC6641"/>
    <w:rsid w:val="00CE351F"/>
    <w:rsid w:val="00CE3D2D"/>
    <w:rsid w:val="00CF192D"/>
    <w:rsid w:val="00CF2AB8"/>
    <w:rsid w:val="00CF42D8"/>
    <w:rsid w:val="00CF454A"/>
    <w:rsid w:val="00CF6A67"/>
    <w:rsid w:val="00CF70C7"/>
    <w:rsid w:val="00D0273E"/>
    <w:rsid w:val="00D027E6"/>
    <w:rsid w:val="00D02EDB"/>
    <w:rsid w:val="00D12AC6"/>
    <w:rsid w:val="00D13FDF"/>
    <w:rsid w:val="00D2339F"/>
    <w:rsid w:val="00D32054"/>
    <w:rsid w:val="00D3354B"/>
    <w:rsid w:val="00D33FEE"/>
    <w:rsid w:val="00D35D14"/>
    <w:rsid w:val="00D413FA"/>
    <w:rsid w:val="00D4215A"/>
    <w:rsid w:val="00D43E45"/>
    <w:rsid w:val="00D44534"/>
    <w:rsid w:val="00D53DB3"/>
    <w:rsid w:val="00D540DA"/>
    <w:rsid w:val="00D60F88"/>
    <w:rsid w:val="00D622D8"/>
    <w:rsid w:val="00D63A8B"/>
    <w:rsid w:val="00D64A73"/>
    <w:rsid w:val="00D671FA"/>
    <w:rsid w:val="00D67304"/>
    <w:rsid w:val="00D70E81"/>
    <w:rsid w:val="00D738AF"/>
    <w:rsid w:val="00D73A69"/>
    <w:rsid w:val="00D81650"/>
    <w:rsid w:val="00D826A5"/>
    <w:rsid w:val="00D856A2"/>
    <w:rsid w:val="00D85797"/>
    <w:rsid w:val="00D86937"/>
    <w:rsid w:val="00D87C7C"/>
    <w:rsid w:val="00D94A90"/>
    <w:rsid w:val="00DA152A"/>
    <w:rsid w:val="00DA25B5"/>
    <w:rsid w:val="00DA3050"/>
    <w:rsid w:val="00DA3C33"/>
    <w:rsid w:val="00DA606A"/>
    <w:rsid w:val="00DB69F7"/>
    <w:rsid w:val="00DC3698"/>
    <w:rsid w:val="00DC392E"/>
    <w:rsid w:val="00DC5D22"/>
    <w:rsid w:val="00DC63B3"/>
    <w:rsid w:val="00DC691F"/>
    <w:rsid w:val="00DD4607"/>
    <w:rsid w:val="00DD5CCD"/>
    <w:rsid w:val="00DD6589"/>
    <w:rsid w:val="00DD7662"/>
    <w:rsid w:val="00DE251B"/>
    <w:rsid w:val="00DE6A53"/>
    <w:rsid w:val="00DE79A5"/>
    <w:rsid w:val="00DF0502"/>
    <w:rsid w:val="00DF0EF3"/>
    <w:rsid w:val="00DF2908"/>
    <w:rsid w:val="00DF2A9B"/>
    <w:rsid w:val="00DF4E78"/>
    <w:rsid w:val="00DF51A5"/>
    <w:rsid w:val="00E001DC"/>
    <w:rsid w:val="00E01C49"/>
    <w:rsid w:val="00E103AE"/>
    <w:rsid w:val="00E105EA"/>
    <w:rsid w:val="00E114C3"/>
    <w:rsid w:val="00E160F3"/>
    <w:rsid w:val="00E20BA1"/>
    <w:rsid w:val="00E20FBC"/>
    <w:rsid w:val="00E228AE"/>
    <w:rsid w:val="00E3223E"/>
    <w:rsid w:val="00E3478B"/>
    <w:rsid w:val="00E41FD8"/>
    <w:rsid w:val="00E42189"/>
    <w:rsid w:val="00E43192"/>
    <w:rsid w:val="00E4539B"/>
    <w:rsid w:val="00E465CC"/>
    <w:rsid w:val="00E4707F"/>
    <w:rsid w:val="00E57791"/>
    <w:rsid w:val="00E619FA"/>
    <w:rsid w:val="00E653A3"/>
    <w:rsid w:val="00E72D10"/>
    <w:rsid w:val="00E72F3F"/>
    <w:rsid w:val="00E745A0"/>
    <w:rsid w:val="00E767B3"/>
    <w:rsid w:val="00E84033"/>
    <w:rsid w:val="00E84491"/>
    <w:rsid w:val="00E8567C"/>
    <w:rsid w:val="00E926E4"/>
    <w:rsid w:val="00E93503"/>
    <w:rsid w:val="00E93859"/>
    <w:rsid w:val="00E97F03"/>
    <w:rsid w:val="00E97F33"/>
    <w:rsid w:val="00EA34E3"/>
    <w:rsid w:val="00EA58AD"/>
    <w:rsid w:val="00EA6A79"/>
    <w:rsid w:val="00EB4E4C"/>
    <w:rsid w:val="00EB61F7"/>
    <w:rsid w:val="00EC1293"/>
    <w:rsid w:val="00EC3A3A"/>
    <w:rsid w:val="00EC458B"/>
    <w:rsid w:val="00EC4E3E"/>
    <w:rsid w:val="00EC63E3"/>
    <w:rsid w:val="00EC78BD"/>
    <w:rsid w:val="00EC7CF8"/>
    <w:rsid w:val="00ED19D6"/>
    <w:rsid w:val="00ED5505"/>
    <w:rsid w:val="00EE03D4"/>
    <w:rsid w:val="00EE10A8"/>
    <w:rsid w:val="00EE12C2"/>
    <w:rsid w:val="00EE26D2"/>
    <w:rsid w:val="00EF37CB"/>
    <w:rsid w:val="00EF49B6"/>
    <w:rsid w:val="00EF4D79"/>
    <w:rsid w:val="00EF573E"/>
    <w:rsid w:val="00F10292"/>
    <w:rsid w:val="00F13403"/>
    <w:rsid w:val="00F145B6"/>
    <w:rsid w:val="00F14F37"/>
    <w:rsid w:val="00F174B7"/>
    <w:rsid w:val="00F207F5"/>
    <w:rsid w:val="00F22327"/>
    <w:rsid w:val="00F224D1"/>
    <w:rsid w:val="00F272E5"/>
    <w:rsid w:val="00F335BB"/>
    <w:rsid w:val="00F35B9D"/>
    <w:rsid w:val="00F35EB2"/>
    <w:rsid w:val="00F37DC8"/>
    <w:rsid w:val="00F42C48"/>
    <w:rsid w:val="00F47710"/>
    <w:rsid w:val="00F51BAF"/>
    <w:rsid w:val="00F6088B"/>
    <w:rsid w:val="00F62441"/>
    <w:rsid w:val="00F64029"/>
    <w:rsid w:val="00F678F0"/>
    <w:rsid w:val="00F71CA6"/>
    <w:rsid w:val="00F731F7"/>
    <w:rsid w:val="00F74C05"/>
    <w:rsid w:val="00F80A62"/>
    <w:rsid w:val="00F81F26"/>
    <w:rsid w:val="00F8523B"/>
    <w:rsid w:val="00F87E75"/>
    <w:rsid w:val="00F92AF0"/>
    <w:rsid w:val="00F967B3"/>
    <w:rsid w:val="00FA0971"/>
    <w:rsid w:val="00FA1E70"/>
    <w:rsid w:val="00FA3B62"/>
    <w:rsid w:val="00FA79B6"/>
    <w:rsid w:val="00FB1BFA"/>
    <w:rsid w:val="00FB5F0D"/>
    <w:rsid w:val="00FC09AB"/>
    <w:rsid w:val="00FC2BBF"/>
    <w:rsid w:val="00FC32B3"/>
    <w:rsid w:val="00FC3679"/>
    <w:rsid w:val="00FC5FC2"/>
    <w:rsid w:val="00FD05AC"/>
    <w:rsid w:val="00FE0770"/>
    <w:rsid w:val="00FF2292"/>
    <w:rsid w:val="00FF2475"/>
    <w:rsid w:val="00FF58A9"/>
    <w:rsid w:val="00FF5D8D"/>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0832DA"/>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s>
</file>

<file path=word/webSettings.xml><?xml version="1.0" encoding="utf-8"?>
<w:webSettings xmlns:r="http://schemas.openxmlformats.org/officeDocument/2006/relationships" xmlns:w="http://schemas.openxmlformats.org/wordprocessingml/2006/main">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gif"/><Relationship Id="rId13" Type="http://schemas.openxmlformats.org/officeDocument/2006/relationships/hyperlink" Target="http://www.hiv.lanl.gov/content/sequence/HIV/CRFs/CRFs.html" TargetMode="External"/><Relationship Id="rId14" Type="http://schemas.openxmlformats.org/officeDocument/2006/relationships/hyperlink" Target="http://www.hiv.lanl.gov/content/sequence/HIV/CRFs/breakpoints.html" TargetMode="Externa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comments" Target="comments.xml"/><Relationship Id="rId18" Type="http://schemas.openxmlformats.org/officeDocument/2006/relationships/hyperlink" Target="http://en.wikipedia.org/wiki/%C3%85" TargetMode="External"/><Relationship Id="rId19" Type="http://schemas.openxmlformats.org/officeDocument/2006/relationships/hyperlink" Target="http://www.who.int/hiv/pub/guidelines/arv2013/art/en/index.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who.int/mediacentre/factsheets/fs360/e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7819</Words>
  <Characters>44570</Characters>
  <Application>Microsoft Macintosh Word</Application>
  <DocSecurity>0</DocSecurity>
  <Lines>371</Lines>
  <Paragraphs>89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54735</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3</cp:revision>
  <cp:lastPrinted>2013-07-25T09:26:00Z</cp:lastPrinted>
  <dcterms:created xsi:type="dcterms:W3CDTF">2013-09-04T15:35:00Z</dcterms:created>
  <dcterms:modified xsi:type="dcterms:W3CDTF">2013-09-04T15:38:00Z</dcterms:modified>
  <cp:category/>
</cp:coreProperties>
</file>