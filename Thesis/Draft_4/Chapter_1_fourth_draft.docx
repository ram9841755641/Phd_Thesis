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emf" ContentType="image/x-emf"/>
  <Default Extension="jpeg" ContentType="image/jpeg"/>
  <Default Extension="xml" ContentType="application/xml"/>
  <Default Extension="png" ContentType="image/png"/>
  <Override PartName="/word/webSettings.xml" ContentType="application/vnd.openxmlformats-officedocument.wordprocessingml.webSettings+xml"/>
  <Default Extension="pdf" ContentType="application/pdf"/>
  <Override PartName="/word/endnotes.xml" ContentType="application/vnd.openxmlformats-officedocument.wordprocessingml.endnot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70A43" w:rsidRDefault="00870A43" w:rsidP="00870A43">
      <w:pPr>
        <w:pStyle w:val="Heading1"/>
        <w:spacing w:line="480" w:lineRule="auto"/>
        <w:jc w:val="both"/>
      </w:pPr>
      <w:r>
        <w:t>Literature Review</w:t>
      </w:r>
    </w:p>
    <w:p w:rsidR="00870A43" w:rsidRPr="00394854" w:rsidRDefault="00870A43" w:rsidP="00870A43">
      <w:pPr>
        <w:pStyle w:val="Heading2"/>
        <w:spacing w:line="480" w:lineRule="auto"/>
        <w:jc w:val="both"/>
      </w:pPr>
      <w:r>
        <w:t>CHAPTER 1</w:t>
      </w:r>
    </w:p>
    <w:p w:rsidR="00870A43" w:rsidRDefault="00FC09AB" w:rsidP="00870A43">
      <w:pPr>
        <w:pStyle w:val="Heading3"/>
        <w:spacing w:line="480" w:lineRule="auto"/>
        <w:jc w:val="both"/>
      </w:pPr>
      <w:r>
        <w:t xml:space="preserve">1. 1 </w:t>
      </w:r>
      <w:r w:rsidR="00B21026">
        <w:t>Overview of HIV/AIDS</w:t>
      </w:r>
    </w:p>
    <w:p w:rsidR="00870A43" w:rsidRDefault="00382E5F" w:rsidP="0088680E">
      <w:pPr>
        <w:spacing w:line="480" w:lineRule="auto"/>
        <w:jc w:val="both"/>
      </w:pPr>
      <w:r>
        <w:t xml:space="preserve">Human Immunodeficiency Virus </w:t>
      </w:r>
      <w:r w:rsidR="00A8460B">
        <w:t xml:space="preserve">(HIV) is </w:t>
      </w:r>
      <w:r w:rsidR="000340F3">
        <w:t>a</w:t>
      </w:r>
      <w:r w:rsidR="00A8460B">
        <w:t xml:space="preserv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r w:rsidR="0033438B">
        <w:fldChar w:fldCharType="begin"/>
      </w:r>
      <w:r w:rsidR="002A0789">
        <w:instrText xml:space="preserve"> ADDIN EN.CITE &lt;EndNote&gt;&lt;Cite&gt;&lt;Author&gt;Quinn&lt;/Author&gt;&lt;Year&gt;1996&lt;/Year&gt;&lt;RecNum&gt;666&lt;/RecNum&gt;&lt;record&gt;&lt;rec-number&gt;666&lt;/rec-number&gt;&lt;foreign-keys&gt;&lt;key app="EN" db-id="fp25zzvrxrd9vke5zxqp9stbssprwstvdddz"&gt;666&lt;/key&gt;&lt;/foreign-keys&gt;&lt;ref-type name="Journal Article"&gt;17&lt;/ref-type&gt;&lt;contributors&gt;&lt;authors&gt;&lt;author&gt;Quinn, T. C.&lt;/author&gt;&lt;/authors&gt;&lt;/contributors&gt;&lt;auth-address&gt;National Institute of Allergy and Infectious Diseases, Baltimore, Maryland, USA.&lt;/auth-address&gt;&lt;titles&gt;&lt;title&gt;Global burden of the HIV pandemic&lt;/title&gt;&lt;secondary-title&gt;Lancet&lt;/secondary-title&gt;&lt;/titles&gt;&lt;periodical&gt;&lt;full-title&gt;Lancet&lt;/full-title&gt;&lt;/periodical&gt;&lt;pages&gt;99-106&lt;/pages&gt;&lt;volume&gt;348&lt;/volume&gt;&lt;number&gt;9020&lt;/number&gt;&lt;edition&gt;1996/07/13&lt;/edition&gt;&lt;keywords&gt;&lt;keyword&gt;Acquired Immunodeficiency Syndrome/*epidemiology/mortality/*transmission/virology&lt;/keyword&gt;&lt;keyword&gt;*Disease Outbreaks&lt;/keyword&gt;&lt;keyword&gt;Humans&lt;/keyword&gt;&lt;keyword&gt;Molecular Epidemiology&lt;/keyword&gt;&lt;keyword&gt;Prevalence&lt;/keyword&gt;&lt;keyword&gt;*World Health&lt;/keyword&gt;&lt;/keywords&gt;&lt;dates&gt;&lt;year&gt;1996&lt;/year&gt;&lt;pub-dates&gt;&lt;date&gt;Jul 13&lt;/date&gt;&lt;/pub-dates&gt;&lt;/dates&gt;&lt;isbn&gt;0140-6736 (Print)&amp;#xD;0140-6736 (Linking)&lt;/isbn&gt;&lt;accession-num&gt;8676726&lt;/accession-num&gt;&lt;urls&gt;&lt;related-urls&gt;&lt;url&gt;http://www.ncbi.nlm.nih.gov/entrez/query.fcgi?cmd=Retrieve&amp;amp;db=PubMed&amp;amp;dopt=Citation&amp;amp;list_uids=8676726&lt;/url&gt;&lt;/related-urls&gt;&lt;/urls&gt;&lt;electronic-resource-num&gt;S014067369601029X [pii]&lt;/electronic-resource-num&gt;&lt;language&gt;eng&lt;/language&gt;&lt;/record&gt;&lt;/Cite&gt;&lt;/EndNote&gt;</w:instrText>
      </w:r>
      <w:r w:rsidR="0033438B">
        <w:fldChar w:fldCharType="separate"/>
      </w:r>
      <w:r w:rsidR="00BD0C62">
        <w:rPr>
          <w:noProof/>
        </w:rPr>
        <w:t>(Quinn, 1996)</w:t>
      </w:r>
      <w:r w:rsidR="0033438B">
        <w:fldChar w:fldCharType="end"/>
      </w:r>
      <w:r w:rsidR="00B21026">
        <w:t>.</w:t>
      </w:r>
      <w:r w:rsidR="009E23C0">
        <w:t xml:space="preserve"> </w:t>
      </w:r>
      <w:r w:rsidR="00642DDC">
        <w:t xml:space="preserve">The United Nations Acquired Immune Deficiency Syndrome (UNAIDS) global report 2012 estimates that by the end of 2011 </w:t>
      </w:r>
      <w:r w:rsidR="000340F3">
        <w:t>approximately</w:t>
      </w:r>
      <w:r w:rsidR="00642DDC">
        <w:t xml:space="preserve"> </w:t>
      </w:r>
      <w:r w:rsidR="00870A43">
        <w:t xml:space="preserve">34 million people </w:t>
      </w:r>
      <w:r w:rsidR="004E563E">
        <w:t>were</w:t>
      </w:r>
      <w:r w:rsidR="009E23C0">
        <w:t xml:space="preserve"> living with</w:t>
      </w:r>
      <w:r w:rsidR="00870A43">
        <w:t xml:space="preserve"> </w:t>
      </w:r>
      <w:r>
        <w:t>HIV</w:t>
      </w:r>
      <w:r w:rsidR="00870A43">
        <w:t xml:space="preserve"> by the end of 2011</w:t>
      </w:r>
      <w:r w:rsidR="00E93859">
        <w:t xml:space="preserve"> (WHO factsheet Number 360 (</w:t>
      </w:r>
      <w:hyperlink r:id="rId7" w:history="1">
        <w:r w:rsidR="00E93859" w:rsidRPr="006B532F">
          <w:rPr>
            <w:rStyle w:val="Hyperlink"/>
          </w:rPr>
          <w:t>http://www.who.int/mediacentre/factsheets/fs360/en/</w:t>
        </w:r>
      </w:hyperlink>
      <w:r w:rsidR="00E93859">
        <w:t>))</w:t>
      </w:r>
      <w:r w:rsidR="004E563E">
        <w:t xml:space="preserve"> and that</w:t>
      </w:r>
      <w:r w:rsidR="005F7FC6">
        <w:t xml:space="preserve"> over 95% of them are living in </w:t>
      </w:r>
      <w:r w:rsidR="004A04DD">
        <w:t>low and middle in come countries</w:t>
      </w:r>
      <w:r w:rsidR="00E93859">
        <w:t xml:space="preserve"> </w:t>
      </w:r>
      <w:r w:rsidR="0033438B">
        <w:fldChar w:fldCharType="begin"/>
      </w:r>
      <w:r w:rsidR="002A0789">
        <w:instrText xml:space="preserve"> ADDIN EN.CITE &lt;EndNote&gt;&lt;Cite&gt;&lt;Author&gt;Esparza&lt;/Author&gt;&lt;Year&gt;2000&lt;/Year&gt;&lt;RecNum&gt;782&lt;/RecNum&gt;&lt;record&gt;&lt;rec-number&gt;782&lt;/rec-number&gt;&lt;foreign-keys&gt;&lt;key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33438B">
        <w:fldChar w:fldCharType="separate"/>
      </w:r>
      <w:r w:rsidR="00BD0C62">
        <w:rPr>
          <w:noProof/>
        </w:rPr>
        <w:t>(Esparza and Bhamarapravati, 2000)</w:t>
      </w:r>
      <w:r w:rsidR="0033438B">
        <w:fldChar w:fldCharType="end"/>
      </w:r>
      <w:r w:rsidR="004A04DD">
        <w:t>.</w:t>
      </w:r>
      <w:r w:rsidR="00870A43">
        <w:t xml:space="preserve"> </w:t>
      </w:r>
      <w:r w:rsidR="00642DDC">
        <w:t>There is a significant variation in HIV prevalence among the coun</w:t>
      </w:r>
      <w:r w:rsidR="00301416">
        <w:t>tries around the globe (Figure 1.1</w:t>
      </w:r>
      <w:r w:rsidR="00642DDC">
        <w:t xml:space="preserve">). </w:t>
      </w:r>
      <w:r w:rsidR="004E563E">
        <w:t xml:space="preserve">The </w:t>
      </w:r>
      <w:r w:rsidR="00642DDC">
        <w:t>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33438B">
        <w:fldChar w:fldCharType="begin"/>
      </w:r>
      <w:r w:rsidR="002A0789">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Epidemic&lt;/title&gt;&lt;/titles&gt;&lt;dates&gt;&lt;year&gt;2012&lt;/year&gt;&lt;/dates&gt;&lt;publisher&gt;ebookpartnership. com&lt;/publisher&gt;&lt;isbn&gt;9291739960&lt;/isbn&gt;&lt;urls&gt;&lt;/urls&gt;&lt;/record&gt;&lt;/Cite&gt;&lt;/EndNote&gt;</w:instrText>
      </w:r>
      <w:r w:rsidR="0033438B">
        <w:fldChar w:fldCharType="separate"/>
      </w:r>
      <w:r w:rsidR="00BD0C62">
        <w:rPr>
          <w:noProof/>
        </w:rPr>
        <w:t>(UNAIDS)</w:t>
      </w:r>
      <w:r w:rsidR="0033438B">
        <w:fldChar w:fldCharType="end"/>
      </w:r>
      <w:r w:rsidR="00870A43">
        <w:t xml:space="preserve">. UNAIDS estimates that approximately 1 in every 20 adults </w:t>
      </w:r>
      <w:r w:rsidR="00796845">
        <w:t>is</w:t>
      </w:r>
      <w:r w:rsidR="00FB5F0D">
        <w:t xml:space="preserve"> HIV infected in this region</w:t>
      </w:r>
      <w:r w:rsidR="00301416">
        <w:t xml:space="preserve"> </w:t>
      </w:r>
      <w:r w:rsidR="0033438B">
        <w:fldChar w:fldCharType="begin"/>
      </w:r>
      <w:r w:rsidR="002A0789">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Epidemic&lt;/title&gt;&lt;/titles&gt;&lt;dates&gt;&lt;year&gt;2012&lt;/year&gt;&lt;/dates&gt;&lt;publisher&gt;ebookpartnership. com&lt;/publisher&gt;&lt;isbn&gt;9291739960&lt;/isbn&gt;&lt;urls&gt;&lt;/urls&gt;&lt;/record&gt;&lt;/Cite&gt;&lt;/EndNote&gt;</w:instrText>
      </w:r>
      <w:r w:rsidR="0033438B">
        <w:fldChar w:fldCharType="separate"/>
      </w:r>
      <w:r w:rsidR="00BD0C62">
        <w:rPr>
          <w:noProof/>
        </w:rPr>
        <w:t>(UNAIDS)</w:t>
      </w:r>
      <w:r w:rsidR="0033438B">
        <w:fldChar w:fldCharType="end"/>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33438B">
        <w:fldChar w:fldCharType="begin"/>
      </w:r>
      <w:r w:rsidR="002A0789">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33438B">
        <w:fldChar w:fldCharType="separate"/>
      </w:r>
      <w:r w:rsidR="00BD0C62">
        <w:rPr>
          <w:noProof/>
        </w:rPr>
        <w:t>(Esparza and Bhamarapravati)</w:t>
      </w:r>
      <w:r w:rsidR="0033438B">
        <w:fldChar w:fldCharType="end"/>
      </w:r>
      <w:r w:rsidR="00870A43">
        <w:t xml:space="preserve">. The next severely affected </w:t>
      </w:r>
      <w:r w:rsidR="00740DEE">
        <w:t>regions, besides</w:t>
      </w:r>
      <w:r w:rsidR="00870A43">
        <w:t xml:space="preserve"> African continent</w:t>
      </w:r>
      <w:r w:rsidR="00750B76">
        <w:t>,</w:t>
      </w:r>
      <w:r w:rsidR="00870A43">
        <w:t xml:space="preserve"> are Asia (China, Thailand, Indonesia), Caribbean and Eastern Europe, North Ameri</w:t>
      </w:r>
      <w:r w:rsidR="0088680E">
        <w:t>ca, western and central Europe</w:t>
      </w:r>
      <w:r w:rsidR="00A8460B">
        <w:t xml:space="preserve"> </w:t>
      </w:r>
      <w:r w:rsidR="0033438B">
        <w:fldChar w:fldCharType="begin"/>
      </w:r>
      <w:r w:rsidR="002A0789">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33438B">
        <w:fldChar w:fldCharType="separate"/>
      </w:r>
      <w:r w:rsidR="00BD0C62">
        <w:rPr>
          <w:noProof/>
        </w:rPr>
        <w:t>(Esparza and Bhamarapravati)</w:t>
      </w:r>
      <w:r w:rsidR="0033438B">
        <w:fldChar w:fldCharType="end"/>
      </w:r>
      <w:r w:rsidR="0088680E">
        <w:t>.</w:t>
      </w:r>
    </w:p>
    <w:p w:rsidR="00870A43" w:rsidRDefault="0033438B" w:rsidP="00870A43">
      <w:pPr>
        <w:keepNext/>
        <w:spacing w:line="480" w:lineRule="auto"/>
        <w:ind w:left="-1418"/>
        <w:jc w:val="center"/>
      </w:pPr>
      <w:r>
        <w:rPr>
          <w:noProof/>
          <w:lang w:eastAsia="en-US"/>
        </w:rPr>
        <w:pict>
          <v:shapetype id="_x0000_t202" coordsize="21600,21600" o:spt="202" path="m0,0l0,21600,21600,21600,21600,0xe">
            <v:stroke joinstyle="miter"/>
            <v:path gradientshapeok="t" o:connecttype="rect"/>
          </v:shapetype>
          <v:shape id="Text Box 2" o:spid="_x0000_s1026" type="#_x0000_t202" style="position:absolute;left:0;text-align:left;margin-left:396pt;margin-top:36pt;width:54pt;height:552.4pt;z-index:251660288;visibility:visible;mso-wrap-edited:f"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" filled="f" stroked="f">
            <v:textbox style="layout-flow:vertical;mso-layout-flow-alt:bottom-to-top" inset=",7.2pt,,7.2pt">
              <w:txbxContent>
                <w:p w:rsidR="009539A8" w:rsidRDefault="009539A8" w:rsidP="00870A43">
                  <w:r>
                    <w:t>Figure 1.1: Distribution of HIV prevalence in adults around the world.</w:t>
                  </w:r>
                </w:p>
                <w:p w:rsidR="009539A8" w:rsidRDefault="009539A8" w:rsidP="00870A43">
                  <w:pPr>
                    <w:numPr>
                      <w:ins w:id="0" w:author="Ram Shrestha" w:date="2013-07-06T23:11:00Z"/>
                    </w:numPr>
                  </w:pPr>
                  <w:r>
                    <w:t xml:space="preserve"> Source: http://www.unadis.org/en/dataanalysis/datatools/aidsinfo/</w:t>
                  </w:r>
                </w:p>
              </w:txbxContent>
            </v:textbox>
            <w10:wrap type="tight"/>
          </v:shape>
        </w:pict>
      </w:r>
      <w:r w:rsidR="00870A43" w:rsidRPr="00D93B78">
        <w:rPr>
          <w:noProof/>
          <w:lang w:eastAsia="en-US"/>
        </w:rPr>
        <w:drawing>
          <wp:inline distT="0" distB="0" distL="0" distR="0">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8"/>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rsidR="00870A43" w:rsidRDefault="00870A43" w:rsidP="00870A43">
      <w:pPr>
        <w:pStyle w:val="Caption"/>
        <w:jc w:val="center"/>
      </w:pPr>
    </w:p>
    <w:p w:rsidR="00870A43" w:rsidRDefault="00870A43" w:rsidP="00870A43">
      <w:r>
        <w:br w:type="page"/>
      </w:r>
      <w:r w:rsidR="00C63D92">
        <w:rPr>
          <w:noProof/>
          <w:lang w:eastAsia="en-US"/>
        </w:rPr>
        <w:drawing>
          <wp:inline distT="0" distB="0" distL="0" distR="0">
            <wp:extent cx="5232400" cy="6543634"/>
            <wp:effectExtent l="25400" t="0" r="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pic:blipFill>
                    <a:blip r:embed="rId9"/>
                    <a:srcRect l="10421" t="15211" r="9264" b="12527"/>
                    <a:stretch>
                      <a:fillRect/>
                    </a:stretch>
                  </pic:blipFill>
                  <pic:spPr>
                    <a:xfrm>
                      <a:off x="0" y="0"/>
                      <a:ext cx="5226897" cy="6536752"/>
                    </a:xfrm>
                    <a:prstGeom prst="rect">
                      <a:avLst/>
                    </a:prstGeom>
                  </pic:spPr>
                </pic:pic>
              </a:graphicData>
            </a:graphic>
          </wp:inline>
        </w:drawing>
      </w:r>
    </w:p>
    <w:p w:rsidR="00870A43" w:rsidRDefault="00870A43" w:rsidP="00870A43"/>
    <w:p w:rsidR="00870A43" w:rsidRDefault="00870A43" w:rsidP="00870A43"/>
    <w:p w:rsidR="00870A43" w:rsidRDefault="00870A43" w:rsidP="00D30D64">
      <w:pPr>
        <w:jc w:val="both"/>
      </w:pPr>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33438B">
        <w:fldChar w:fldCharType="begin"/>
      </w:r>
      <w:r w:rsidR="002A0789">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33438B">
        <w:fldChar w:fldCharType="separate"/>
      </w:r>
      <w:r w:rsidR="00BD0C62">
        <w:rPr>
          <w:noProof/>
        </w:rPr>
        <w:t>(Zaidi et al.)</w:t>
      </w:r>
      <w:r w:rsidR="0033438B">
        <w:fldChar w:fldCharType="end"/>
      </w:r>
      <w:r w:rsidR="005741F7">
        <w:t xml:space="preserve">. </w:t>
      </w:r>
      <w:r w:rsidR="00C63D92">
        <w:t>(</w:t>
      </w:r>
      <w:r w:rsidR="00A20492">
        <w:t>Source</w:t>
      </w:r>
      <w:r w:rsidR="00BA56D7">
        <w:t xml:space="preserve">: </w:t>
      </w:r>
      <w:r w:rsidR="00145A4B">
        <w:t xml:space="preserve">modified from </w:t>
      </w:r>
      <w:r w:rsidR="00BA56D7">
        <w:t>UNAIDS 2012</w:t>
      </w:r>
      <w:r w:rsidR="00C63D92">
        <w:t>)</w:t>
      </w:r>
    </w:p>
    <w:p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rsidR="00870A43" w:rsidRPr="009F1496" w:rsidRDefault="00FC09AB" w:rsidP="00870A43">
      <w:pPr>
        <w:pStyle w:val="Heading3"/>
        <w:spacing w:line="480" w:lineRule="auto"/>
        <w:jc w:val="both"/>
      </w:pPr>
      <w:r>
        <w:t xml:space="preserve">1.2 </w:t>
      </w:r>
      <w:r w:rsidR="00870A43">
        <w:t xml:space="preserve">Discovery </w:t>
      </w:r>
      <w:r w:rsidR="00740DEE">
        <w:t xml:space="preserve">and characterization </w:t>
      </w:r>
      <w:r w:rsidR="00870A43">
        <w:t xml:space="preserve">of </w:t>
      </w:r>
      <w:r w:rsidR="00740DEE">
        <w:t>HIV</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Cite&gt;&lt;Author&gt;Corbitt&lt;/Author&gt;&lt;Year&gt;1990&lt;/Year&gt;&lt;RecNum&gt;736&lt;/RecNum&gt;&lt;record&gt;&lt;rec-number&gt;736&lt;/rec-number&gt;&lt;foreign-keys&gt;&lt;key app="EN" db-id="fp25zzvrxrd9vke5zxqp9stbssprwstvdddz"&gt;736&lt;/key&gt;&lt;/foreign-keys&gt;&lt;ref-type name="Journal Article"&gt;17&lt;/ref-type&gt;&lt;contributors&gt;&lt;authors&gt;&lt;author&gt;Corbitt, Gerald&lt;/author&gt;&lt;author&gt;Bailey, AndrewS&lt;/author&gt;&lt;author&gt;Williams, George&lt;/author&gt;&lt;/authors&gt;&lt;/contributors&gt;&lt;titles&gt;&lt;title&gt;HIV infection in Manchester, 1959&lt;/title&gt;&lt;secondary-title&gt;The Lancet&lt;/secondary-title&gt;&lt;/titles&gt;&lt;periodical&gt;&lt;full-title&gt;The Lancet&lt;/full-title&gt;&lt;/periodical&gt;&lt;pages&gt;51&lt;/pages&gt;&lt;volume&gt;336&lt;/volume&gt;&lt;number&gt;8706&lt;/number&gt;&lt;dates&gt;&lt;year&gt;1990&lt;/year&gt;&lt;/dates&gt;&lt;isbn&gt;0140-6736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(Corbitt et al., 1990; Nahmias et al., 1986)</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Curious doctors at that time collected patient blood samples and kept frozen, which were later </w:t>
      </w:r>
      <w:r w:rsidR="001C4926">
        <w:rPr>
          <w:rFonts w:ascii="Times New Roman" w:hAnsi="Times New Roman" w:cs="Helvetica"/>
          <w:color w:val="1A1818"/>
          <w:szCs w:val="21"/>
        </w:rPr>
        <w:t>shown to have HIV antibodies</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&lt;EndNote&gt;&lt;Cite&gt;&lt;Author&gt;Zhu&lt;/Author&gt;&lt;Year&gt;1998&lt;/Year&gt;&lt;RecNum&gt;735&lt;/RecNum&gt;&lt;record&gt;&lt;rec-number&gt;735&lt;/rec-number&gt;&lt;foreign-keys&gt;&lt;key app="EN" db-id="fp25zzvrxrd9vke5zxqp9stbssprwstvdddz"&gt;735&lt;/key&gt;&lt;/foreign-keys&gt;&lt;ref-type name="Journal Article"&gt;17&lt;/ref-type&gt;&lt;contributors&gt;&lt;authors&gt;&lt;author&gt;Zhu, Tuofu&lt;/author&gt;&lt;author&gt;Korber, Bette T&lt;/author&gt;&lt;author&gt;Nahmias, Andre J&lt;/author&gt;&lt;author&gt;Hooper, Edward&lt;/author&gt;&lt;author&gt;Sharp, Paul M&lt;/author&gt;&lt;author&gt;Ho, David D&lt;/author&gt;&lt;/authors&gt;&lt;/contributors&gt;&lt;titles&gt;&lt;title&gt;An African HIV-1 sequence from 1959 and implications for the origin of the epidemic&lt;/title&gt;&lt;secondary-title&gt;Nature&lt;/secondary-title&gt;&lt;/titles&gt;&lt;periodical&gt;&lt;full-title&gt;Nature&lt;/full-title&gt;&lt;/periodical&gt;&lt;pages&gt;594-597&lt;/pages&gt;&lt;volume&gt;391&lt;/volume&gt;&lt;number&gt;6667&lt;/number&gt;&lt;dates&gt;&lt;year&gt;1998&lt;/year&gt;&lt;/dates&gt;&lt;isbn&gt;0028-0836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(Zhu et al., 1998)</w:t>
      </w:r>
      <w:r w:rsidR="0033438B">
        <w:rPr>
          <w:rFonts w:ascii="Times New Roman" w:hAnsi="Times New Roman" w:cs="Helvetica"/>
          <w:color w:val="1A1818"/>
          <w:szCs w:val="21"/>
        </w:rPr>
        <w:fldChar w:fldCharType="end"/>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&lt;EndNote&gt;&lt;Cite&gt;&lt;Author&gt;Friedman-Kien&lt;/Author&gt;&lt;Year&gt;1981&lt;/Year&gt;&lt;RecNum&gt;249&lt;/RecNum&gt;&lt;record&gt;&lt;rec-number&gt;249&lt;/rec-number&gt;&lt;foreign-keys&gt;&lt;key app="EN" db-id="fp25zzvrxrd9vke5zxqp9stbssprwstvdddz"&gt;249&lt;/key&gt;&lt;/foreign-keys&gt;&lt;ref-type name="Journal Article"&gt;17&lt;/ref-type&gt;&lt;contributors&gt;&lt;authors&gt;&lt;author&gt;Friedman-Kien, Alvin E.&lt;/author&gt;&lt;/authors&gt;&lt;/contributors&gt;&lt;titles&gt;&lt;title&gt;Disseminated Kaposi&amp;apos;s sarcoma syndrome in young homosexual men&lt;/title&gt;&lt;secondary-title&gt;Journal of the American Academy of Dermatology&lt;/secondary-title&gt;&lt;/titles&gt;&lt;pages&gt;468–471&lt;/pages&gt;&lt;volume&gt;5&lt;/volume&gt;&lt;number&gt;4&lt;/number&gt;&lt;dates&gt;&lt;year&gt;1981&lt;/year&gt;&lt;/dates&gt;&lt;label&gt;friedman-kien_disseminated_1981&lt;/label&gt;&lt;urls&gt;&lt;/urls&gt;&lt;/record&gt;&lt;/Cite&gt;&lt;Cite&gt;&lt;Author&gt;Friedman-Kien&lt;/Author&gt;&lt;Year&gt;1981&lt;/Year&gt;&lt;RecNum&gt;250&lt;/RecNum&gt;&lt;record&gt;&lt;rec-number&gt;250&lt;/rec-number&gt;&lt;foreign-keys&gt;&lt;key app="EN" db-id="fp25zzvrxrd9vke5zxqp9stbssprwstvdddz"&gt;250&lt;/key&gt;&lt;/foreign-keys&gt;&lt;ref-type name="Journal Article"&gt;17&lt;/ref-type&gt;&lt;contributors&gt;&lt;authors&gt;&lt;author&gt;Friedman-Kien, A. E.&lt;/author&gt;&lt;author&gt;Laubenstein, L.&lt;/author&gt;&lt;author&gt;Marmor, M.&lt;/author&gt;&lt;author&gt;Hymes, K.&lt;/author&gt;&lt;author&gt;Green, J.&lt;/author&gt;&lt;author&gt;Ragaz, A.&lt;/author&gt;&lt;author&gt;Gottleib, J.&lt;/author&gt;&lt;author&gt;Muggia, F.&lt;/author&gt;&lt;author&gt;Demopoulos, R.&lt;/author&gt;&lt;author&gt;Weintraub, M.&lt;/author&gt;&lt;/authors&gt;&lt;/contributors&gt;&lt;titles&gt;&lt;title&gt;Kaposi’s sarcoma and Pneumocystis pneumonia among homosexual men—New York City and California&lt;/title&gt;&lt;secondary-title&gt;MMWR&lt;/secondary-title&gt;&lt;/titles&gt;&lt;pages&gt;305–8&lt;/pages&gt;&lt;volume&gt;30&lt;/volume&gt;&lt;number&gt;25&lt;/number&gt;&lt;dates&gt;&lt;year&gt;1981&lt;/year&gt;&lt;/dates&gt;&lt;label&gt;friedman-kien_kaposis_1981&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(Friedman-Kien, 1981; Friedman-Kien et al., 1981)</w:t>
      </w:r>
      <w:r w:rsidR="0033438B">
        <w:rPr>
          <w:rFonts w:ascii="Times New Roman" w:hAnsi="Times New Roman" w:cs="Helvetica"/>
          <w:color w:val="1A1818"/>
          <w:szCs w:val="21"/>
        </w:rPr>
        <w:fldChar w:fldCharType="end"/>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&lt;EndNote&gt;&lt;Cite&gt;&lt;Author&gt;Gottlieb&lt;/Author&gt;&lt;Year&gt;1981&lt;/Year&gt;&lt;RecNum&gt;248&lt;/RecNum&gt;&lt;record&gt;&lt;rec-number&gt;248&lt;/rec-number&gt;&lt;foreign-keys&gt;&lt;key app="EN" db-id="fp25zzvrxrd9vke5zxqp9stbssprwstvdddz"&gt;248&lt;/key&gt;&lt;/foreign-keys&gt;&lt;ref-type name="Journal Article"&gt;17&lt;/ref-type&gt;&lt;contributors&gt;&lt;authors&gt;&lt;author&gt;Gottlieb, Michael S.&lt;/author&gt;&lt;author&gt;Schroff, Robert&lt;/author&gt;&lt;author&gt;Schanker, Howard M.&lt;/author&gt;&lt;author&gt;Weisman, Joel D.&lt;/author&gt;&lt;author&gt;Fan, Peng Thim&lt;/author&gt;&lt;author&gt;Wolf, Robert A.&lt;/author&gt;&lt;author&gt;Saxon, Andrew&lt;/author&gt;&lt;/authors&gt;&lt;/contributors&gt;&lt;auth-address&gt;http://www.nejm.org.libgate.library.nuigalway.ie/doi/pdf/10.1056/NEJM198112103052401&lt;/auth-address&gt;&lt;titles&gt;&lt;title&gt;\textitPneumocystis carinii Pneumonia and Mucosal Candidiasis in Previously Healthy Homosexual Men&lt;/title&gt;&lt;secondary-title&gt;New England Journal of Medicine&lt;/secondary-title&gt;&lt;/titles&gt;&lt;periodical&gt;&lt;full-title&gt;New England Journal of Medicine&lt;/full-title&gt;&lt;/periodical&gt;&lt;pages&gt;1425-1431&lt;/pages&gt;&lt;volume&gt;305&lt;/volume&gt;&lt;number&gt;24&lt;/number&gt;&lt;dates&gt;&lt;year&gt;1981&lt;/year&gt;&lt;pub-dates&gt;&lt;date&gt;December&lt;/date&gt;&lt;/pub-dates&gt;&lt;/dates&gt;&lt;isbn&gt;0028-4793, 1533-4406&lt;/isbn&gt;&lt;label&gt;gottlieb_&amp;lt;i&amp;gt;pneumocystis_1981&lt;/label&gt;&lt;urls&gt;&lt;related-urls&gt;&lt;url&gt;10.1056/NEJM198112103052401&lt;/url&gt;&lt;/related-urls&gt;&lt;/urls&gt;&lt;/record&gt;&lt;/Cite&gt;&lt;/EndNote&gt;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(Gottlieb et al., 1981)</w:t>
      </w:r>
      <w:r w:rsidR="0033438B">
        <w:rPr>
          <w:rFonts w:ascii="Times New Roman" w:hAnsi="Times New Roman" w:cs="Helvetica"/>
          <w:color w:val="1A1818"/>
          <w:szCs w:val="21"/>
        </w:rPr>
        <w:fldChar w:fldCharType="end"/>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&lt;EndNote&gt;&lt;Cite&gt;&lt;Author&gt;Francis&lt;/Author&gt;&lt;Year&gt;1983&lt;/Year&gt;&lt;RecNum&gt;95&lt;/RecNum&gt;&lt;record&gt;&lt;rec-number&gt;95&lt;/rec-number&gt;&lt;foreign-keys&gt;&lt;key app="EN" db-id="fp25zzvrxrd9vke5zxqp9stbssprwstvdddz"&gt;95&lt;/key&gt;&lt;/foreign-keys&gt;&lt;ref-type name="Journal Article"&gt;17&lt;/ref-type&gt;&lt;contributors&gt;&lt;authors&gt;&lt;author&gt;Francis, Donald P.&lt;/author&gt;&lt;author&gt;Curran, James W.&lt;/author&gt;&lt;author&gt;Essex, Myron&lt;/author&gt;&lt;/authors&gt;&lt;/contributors&gt;&lt;auth-address&gt;http://jnci.oxfordjournals.org/content/71/1/5.1.short&lt;/auth-address&gt;&lt;titles&gt;&lt;title&gt;Epidemic acquired immune deficiency syndrome: epidemiologic evidence for a transmissible agent&lt;/title&gt;&lt;secondary-title&gt;Journal of the National Cancer Institute&lt;/secondary-title&gt;&lt;/titles&gt;&lt;pages&gt;5–9&lt;/pages&gt;&lt;volume&gt;71&lt;/volume&gt;&lt;number&gt;1&lt;/number&gt;&lt;dates&gt;&lt;year&gt;1983&lt;/year&gt;&lt;/dates&gt;&lt;label&gt;francis_epidemic_1983&lt;/label&gt;&lt;urls&gt;&lt;/urls&gt;&lt;/record&gt;&lt;/Ci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(Francis et al., 1983; Gallo et al., 1983)</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when Luc </w:t>
      </w:r>
      <w:proofErr w:type="spellStart"/>
      <w:r>
        <w:rPr>
          <w:rFonts w:ascii="Times New Roman" w:hAnsi="Times New Roman" w:cs="Helvetica"/>
          <w:color w:val="1A1818"/>
          <w:szCs w:val="21"/>
        </w:rPr>
        <w:t>Montagnier’s</w:t>
      </w:r>
      <w:proofErr w:type="spellEnd"/>
      <w:r>
        <w:rPr>
          <w:rFonts w:ascii="Times New Roman" w:hAnsi="Times New Roman" w:cs="Helvetica"/>
          <w:color w:val="1A1818"/>
          <w:szCs w:val="21"/>
        </w:rPr>
        <w:t xml:space="preserve"> group at “</w:t>
      </w:r>
      <w:proofErr w:type="spellStart"/>
      <w:r>
        <w:rPr>
          <w:rFonts w:ascii="Times New Roman" w:hAnsi="Times New Roman" w:cs="Helvetica"/>
          <w:color w:val="1A1818"/>
          <w:szCs w:val="21"/>
        </w:rPr>
        <w:t>Institut</w:t>
      </w:r>
      <w:proofErr w:type="spellEnd"/>
      <w:r>
        <w:rPr>
          <w:rFonts w:ascii="Times New Roman" w:hAnsi="Times New Roman" w:cs="Helvetica"/>
          <w:color w:val="1A1818"/>
          <w:szCs w:val="21"/>
        </w:rPr>
        <w:t xml:space="preserve"> Pasteur” in Paris isolated the virus, which was initially named Human T-cell </w:t>
      </w:r>
      <w:proofErr w:type="spellStart"/>
      <w:r>
        <w:rPr>
          <w:rFonts w:ascii="Times New Roman" w:hAnsi="Times New Roman" w:cs="Helvetica"/>
          <w:color w:val="1A1818"/>
          <w:szCs w:val="21"/>
        </w:rPr>
        <w:t>Leucamia</w:t>
      </w:r>
      <w:proofErr w:type="spellEnd"/>
      <w:r>
        <w:rPr>
          <w:rFonts w:ascii="Times New Roman" w:hAnsi="Times New Roman" w:cs="Helvetica"/>
          <w:color w:val="1A1818"/>
          <w:szCs w:val="21"/>
        </w:rPr>
        <w:t xml:space="preserve">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(Nahmias et al., 1986)</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&lt;EndNote&gt;&lt;Cite&gt;&lt;Author&gt;Levy&lt;/Author&gt;&lt;Year&gt;1984&lt;/Year&gt;&lt;RecNum&gt;92&lt;/RecNum&gt;&lt;record&gt;&lt;rec-number&gt;92&lt;/rec-number&gt;&lt;foreign-keys&gt;&lt;key app="EN" db-id="fp25zzvrxrd9vke5zxqp9stbssprwstvdddz"&gt;92&lt;/key&gt;&lt;/foreign-keys&gt;&lt;ref-type name="Journal Article"&gt;17&lt;/ref-type&gt;&lt;contributors&gt;&lt;authors&gt;&lt;author&gt;Levy, J. A.&lt;/author&gt;&lt;author&gt;Hoffman, A. D.&lt;/author&gt;&lt;author&gt;Kramer, S. M.&lt;/author&gt;&lt;author&gt;Landis, J. A.&lt;/author&gt;&lt;author&gt;Shimabukuro, J. M.&lt;/author&gt;&lt;author&gt;Oshiro, L. S.&lt;/author&gt;&lt;/authors&gt;&lt;/contributors&gt;&lt;auth-address&gt;http://www.sciencemag.org/content/225/4664/840&lt;/auth-address&gt;&lt;titles&gt;&lt;title&gt;Isolation of lymphocytopathic retroviruses from San Francisco patients with AIDS&lt;/title&gt;&lt;secondary-title&gt;Science&lt;/secondary-title&gt;&lt;/titles&gt;&lt;periodical&gt;&lt;full-title&gt;Science&lt;/full-title&gt;&lt;/periodical&gt;&lt;pages&gt;840-842&lt;/pages&gt;&lt;volume&gt;225&lt;/volume&gt;&lt;number&gt;4664&lt;/number&gt;&lt;dates&gt;&lt;year&gt;1984&lt;/year&gt;&lt;pub-dates&gt;&lt;date&gt;August&lt;/date&gt;&lt;/pub-dates&gt;&lt;/dates&gt;&lt;isbn&gt;0036-8075, 1095-9203&lt;/isbn&gt;&lt;label&gt;levy_isolation_1984&lt;/label&gt;&lt;urls&gt;&lt;related-urls&gt;&lt;url&gt;10.1126/science.6206563&lt;/url&gt;&lt;/related-urls&gt;&lt;/urls&gt;&lt;/record&gt;&lt;/Cite&gt;&lt;/EndNote&gt;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(Levy et al., 1984)</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They found HIV was a </w:t>
      </w:r>
      <w:proofErr w:type="spellStart"/>
      <w:r w:rsidR="00176639">
        <w:rPr>
          <w:rFonts w:ascii="Times New Roman" w:hAnsi="Times New Roman" w:cs="Helvetica"/>
          <w:color w:val="1A1818"/>
          <w:szCs w:val="21"/>
        </w:rPr>
        <w:t>lentivirus</w:t>
      </w:r>
      <w:proofErr w:type="spellEnd"/>
      <w:r w:rsidR="00176639">
        <w:rPr>
          <w:rFonts w:ascii="Times New Roman" w:hAnsi="Times New Roman" w:cs="Helvetica"/>
          <w:color w:val="1A1818"/>
          <w:szCs w:val="21"/>
        </w:rPr>
        <w:t xml:space="preserve">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&lt;EndNote&gt;&lt;Cite&gt;&lt;Author&gt;Baltimore&lt;/Author&gt;&lt;Year&gt;1971&lt;/Year&gt;&lt;RecNum&gt;204&lt;/RecNum&gt;&lt;record&gt;&lt;rec-number&gt;204&lt;/rec-number&gt;&lt;foreign-keys&gt;&lt;key app="EN" db-id="fp25zzvrxrd9vke5zxqp9stbssprwstvdddz"&gt;204&lt;/key&gt;&lt;/foreign-keys&gt;&lt;ref-type name="Journal Article"&gt;17&lt;/ref-type&gt;&lt;contributors&gt;&lt;authors&gt;&lt;author&gt;Baltimore, D.&lt;/author&gt;&lt;/authors&gt;&lt;/contributors&gt;&lt;auth-address&gt;http://www.ncbi.nlm.nih.gov.libgate.library.nuigalway.ie/pmc/articles/PMC378387/&lt;/auth-address&gt;&lt;titles&gt;&lt;title&gt;Expression of animal virus genomes.&lt;/title&gt;&lt;secondary-title&gt;Bacteriological Reviews&lt;/secondary-title&gt;&lt;/titles&gt;&lt;pages&gt;235&lt;/pages&gt;&lt;volume&gt;35&lt;/volume&gt;&lt;number&gt;3&lt;/number&gt;&lt;dates&gt;&lt;year&gt;1971&lt;/year&gt;&lt;pub-dates&gt;&lt;date&gt;September&lt;/date&gt;&lt;/pub-dates&gt;&lt;/dates&gt;&lt;label&gt;baltimore_expression_1971&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(Baltimore, 1971)</w:t>
      </w:r>
      <w:r w:rsidR="0033438B">
        <w:rPr>
          <w:rFonts w:ascii="Times New Roman" w:hAnsi="Times New Roman" w:cs="Helvetica"/>
          <w:color w:val="1A1818"/>
          <w:szCs w:val="21"/>
        </w:rPr>
        <w:fldChar w:fldCharType="end"/>
      </w:r>
      <w:r>
        <w:rPr>
          <w:rFonts w:ascii="Times New Roman" w:hAnsi="Times New Roman" w:cs="Helvetica"/>
          <w:color w:val="1A1818"/>
          <w:szCs w:val="21"/>
        </w:rPr>
        <w:t>; unique to any other previously isolated vir</w:t>
      </w:r>
      <w:r w:rsidR="003C6B2C">
        <w:rPr>
          <w:rFonts w:ascii="Times New Roman" w:hAnsi="Times New Roman" w:cs="Helvetica"/>
          <w:color w:val="1A1818"/>
          <w:szCs w:val="21"/>
        </w:rPr>
        <w:t>uses and the virus can transmit</w:t>
      </w:r>
      <w:r>
        <w:rPr>
          <w:rFonts w:ascii="Times New Roman" w:hAnsi="Times New Roman" w:cs="Helvetica"/>
          <w:color w:val="1A1818"/>
          <w:szCs w:val="21"/>
        </w:rPr>
        <w:t xml:space="preserve"> from infected to healthy people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&lt;EndNote&gt;&lt;Cite&gt;&lt;Author&gt;Wofsy&lt;/Author&gt;&lt;Year&gt;1986&lt;/Year&gt;&lt;RecNum&gt;90&lt;/RecNum&gt;&lt;record&gt;&lt;rec-number&gt;90&lt;/rec-number&gt;&lt;foreign-keys&gt;&lt;key app="EN" db-id="fp25zzvrxrd9vke5zxqp9stbssprwstvdddz"&gt;90&lt;/key&gt;&lt;/foreign-keys&gt;&lt;ref-type name="Journal Article"&gt;17&lt;/ref-type&gt;&lt;contributors&gt;&lt;authors&gt;&lt;author&gt;Wofsy, ConstanceB&lt;/author&gt;&lt;author&gt;Hauer, LaurieB&lt;/author&gt;&lt;author&gt;Michaelis, BarbaraA&lt;/author&gt;&lt;author&gt;Cohen, JudithB&lt;/author&gt;&lt;author&gt;Padian, NancyS&lt;/author&gt;&lt;author&gt;Evans, LouiseA&lt;/author&gt;&lt;author&gt;Levy, JayA&lt;/author&gt;&lt;/authors&gt;&lt;/contributors&gt;&lt;auth-address&gt;http://www.sciencedirect.com/science/article/pii/S0140673686908858&lt;/auth-address&gt;&lt;titles&gt;&lt;title&gt;Isolation of AIDS-associated retrovirus from genital secretions of women with antibodies to the virus&lt;/title&gt;&lt;secondary-title&gt;The Lancet&lt;/secondary-title&gt;&lt;/titles&gt;&lt;periodical&gt;&lt;full-title&gt;The Lancet&lt;/full-title&gt;&lt;/periodical&gt;&lt;pages&gt;527–529&lt;/pages&gt;&lt;volume&gt;327&lt;/volume&gt;&lt;number&gt;8480&lt;/number&gt;&lt;dates&gt;&lt;year&gt;1986&lt;/year&gt;&lt;/dates&gt;&lt;label&gt;wofsy_isolation_1986&lt;/label&gt;&lt;urls&gt;&lt;/urls&gt;&lt;/record&gt;&lt;/Cite&gt;&lt;Cite&gt;&lt;Author&gt;Rogers&lt;/Author&gt;&lt;Year&gt;1987&lt;/Year&gt;&lt;RecNum&gt;262&lt;/RecNum&gt;&lt;record&gt;&lt;rec-number&gt;262&lt;/rec-number&gt;&lt;foreign-keys&gt;&lt;key app="EN" db-id="fp25zzvrxrd9vke5zxqp9stbssprwstvdddz"&gt;262&lt;/key&gt;&lt;/foreign-keys&gt;&lt;ref-type name="Journal Article"&gt;17&lt;/ref-type&gt;&lt;contributors&gt;&lt;authors&gt;&lt;author&gt;Rogers, Martha F.&lt;/author&gt;&lt;author&gt;Thomas, Pauline A.&lt;/author&gt;&lt;author&gt;Starcher, E. Thomas&lt;/author&gt;&lt;author&gt;Noa, Mary C.&lt;/author&gt;&lt;author&gt;Bush, Timothy J.&lt;/author&gt;&lt;author&gt;Jaffe, Harold W.&lt;/author&gt;&lt;/authors&gt;&lt;/contributors&gt;&lt;auth-address&gt;http://pediatrics.aappublications.org/content/79/6/1008&lt;/auth-address&gt;&lt;titles&gt;&lt;title&gt;Acquired Immunodeficiency Syndrome in Children: Report of the Centers for Disease Control National Surveillance, 1982 to 1985&lt;/title&gt;&lt;secondary-title&gt;Pediatrics&lt;/secondary-title&gt;&lt;/titles&gt;&lt;pages&gt;1008-1014&lt;/pages&gt;&lt;volume&gt;79&lt;/volume&gt;&lt;number&gt;6&lt;/number&gt;&lt;dates&gt;&lt;year&gt;1987&lt;/year&gt;&lt;pub-dates&gt;&lt;date&gt;June&lt;/date&gt;&lt;/pub-dates&gt;&lt;/dates&gt;&lt;isbn&gt;0031-4005, 1098-4275&lt;/isbn&gt;&lt;label&gt;rogers_acquired_1987&lt;/label&gt;&lt;urls&gt;&lt;/urls&gt;&lt;/record&gt;&lt;/Cite&gt;&lt;/EndNote&gt;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(Rogers et al., 1987; Wofsy et al., 1986)</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mother to child through umbilical cord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Cite&gt;&lt;Author&gt;Ziegler&lt;/Author&gt;&lt;Year&gt;1985&lt;/Year&gt;&lt;RecNum&gt;91&lt;/RecNum&gt;&lt;record&gt;&lt;rec-number&gt;91&lt;/rec-number&gt;&lt;foreign-keys&gt;&lt;key app="EN" db-id="fp25zzvrxrd9vke5zxqp9stbssprwstvdddz"&gt;91&lt;/key&gt;&lt;/foreign-keys&gt;&lt;ref-type name="Journal Article"&gt;17&lt;/ref-type&gt;&lt;contributors&gt;&lt;authors&gt;&lt;author&gt;Ziegler, JohnB&lt;/author&gt;&lt;author&gt;Johnson, RichardO&lt;/author&gt;&lt;author&gt;Cooper, DavidA&lt;/author&gt;&lt;author&gt;Gold, Julian&lt;/author&gt;&lt;/authors&gt;&lt;/contributors&gt;&lt;auth-address&gt;http://www.sciencedirect.com/science/article/pii/S0140673685916733&lt;/auth-address&gt;&lt;titles&gt;&lt;title&gt;Postnatal transmission of AIDS-associated retrovirus from mother to infant&lt;/title&gt;&lt;secondary-title&gt;The Lancet&lt;/secondary-title&gt;&lt;/titles&gt;&lt;periodical&gt;&lt;full-title&gt;The Lancet&lt;/full-title&gt;&lt;/periodical&gt;&lt;pages&gt;896–898&lt;/pages&gt;&lt;volume&gt;325&lt;/volume&gt;&lt;number&gt;8434&lt;/number&gt;&lt;dates&gt;&lt;year&gt;1985&lt;/year&gt;&lt;/dates&gt;&lt;label&gt;ziegler_postnatal_1985&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(Gallo et al., 1983; Ziegler et al., 1985)</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(Ratner et al., 1985)</w:t>
      </w:r>
      <w:r w:rsidR="0033438B">
        <w:rPr>
          <w:rFonts w:ascii="Times New Roman" w:hAnsi="Times New Roman" w:cs="Helvetica"/>
          <w:color w:val="1A1818"/>
          <w:szCs w:val="21"/>
        </w:rPr>
        <w:fldChar w:fldCharType="end"/>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&lt;EndNote&gt;&lt;Cite&gt;&lt;Author&gt;Wain-Hobson&lt;/Author&gt;&lt;Year&gt;1985&lt;/Year&gt;&lt;RecNum&gt;88&lt;/RecNum&gt;&lt;record&gt;&lt;rec-number&gt;88&lt;/rec-number&gt;&lt;foreign-keys&gt;&lt;key app="EN" db-id="fp25zzvrxrd9vke5zxqp9stbssprwstvdddz"&gt;88&lt;/key&gt;&lt;/foreign-keys&gt;&lt;ref-type name="Journal Article"&gt;17&lt;/ref-type&gt;&lt;contributors&gt;&lt;authors&gt;&lt;author&gt;Wain-Hobson, Simon&lt;/author&gt;&lt;author&gt;Sonigo, Pierre&lt;/author&gt;&lt;author&gt;Danos, Olivier&lt;/author&gt;&lt;author&gt;Cole, Stewart&lt;/author&gt;&lt;author&gt;Alizon, Marc&lt;/author&gt;&lt;/authors&gt;&lt;/contributors&gt;&lt;auth-address&gt;http://www.sciencedirect.com/science/article/pii/0092867485903034&lt;/auth-address&gt;&lt;titles&gt;&lt;title&gt;Nucleotide sequence of the AIDS virus, LAV&lt;/title&gt;&lt;secondary-title&gt;Cell&lt;/secondary-title&gt;&lt;/titles&gt;&lt;periodical&gt;&lt;full-title&gt;Cell&lt;/full-title&gt;&lt;/periodical&gt;&lt;pages&gt;9–17&lt;/pages&gt;&lt;volume&gt;40&lt;/volume&gt;&lt;number&gt;1&lt;/number&gt;&lt;dates&gt;&lt;year&gt;1985&lt;/year&gt;&lt;/dates&gt;&lt;label&gt;wain-hobson_nucleotide_1985&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(Wain-Hobson et al., 1985)</w:t>
      </w:r>
      <w:r w:rsidR="0033438B">
        <w:rPr>
          <w:rFonts w:ascii="Times New Roman" w:hAnsi="Times New Roman" w:cs="Helvetica"/>
          <w:color w:val="1A1818"/>
          <w:szCs w:val="21"/>
        </w:rPr>
        <w:fldChar w:fldCharType="end"/>
      </w:r>
      <w:r w:rsidR="00EC1293">
        <w:rPr>
          <w:rFonts w:ascii="Times New Roman" w:hAnsi="Times New Roman" w:cs="Helvetica"/>
          <w:color w:val="1A1818"/>
          <w:szCs w:val="21"/>
        </w:rPr>
        <w:t>.</w:t>
      </w:r>
    </w:p>
    <w:p w:rsidR="00870A43" w:rsidRDefault="00FC09AB" w:rsidP="00870A43">
      <w:pPr>
        <w:pStyle w:val="Heading2"/>
      </w:pPr>
      <w:r>
        <w:t xml:space="preserve">1.3 </w:t>
      </w:r>
      <w:r w:rsidR="007707EF">
        <w:t xml:space="preserve">Origin </w:t>
      </w:r>
      <w:r w:rsidR="002733C7">
        <w:t xml:space="preserve">and evolution </w:t>
      </w:r>
      <w:r w:rsidR="00870A43">
        <w:t>of HIV</w:t>
      </w:r>
    </w:p>
    <w:p w:rsidR="00870A43" w:rsidRPr="007A227B" w:rsidRDefault="00870A43" w:rsidP="00870A43"/>
    <w:p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 xml:space="preserve">non-human primates that were then </w:t>
      </w:r>
      <w:r w:rsidR="004E563E">
        <w:rPr>
          <w:rFonts w:ascii="Times New Roman" w:hAnsi="Times New Roman" w:cs="Helvetica"/>
          <w:color w:val="1A1818"/>
          <w:szCs w:val="21"/>
        </w:rPr>
        <w:t>known</w:t>
      </w:r>
      <w:r w:rsidRPr="00F60A85">
        <w:rPr>
          <w:rFonts w:ascii="Times New Roman" w:hAnsi="Times New Roman" w:cs="Helvetica"/>
          <w:color w:val="1A1818"/>
          <w:szCs w:val="21"/>
        </w:rPr>
        <w:t xml:space="preserve"> as Simian Immunodeficiency Virus (SIV)</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&lt;EndNote&gt;&lt;Cite&gt;&lt;Author&gt;Gao&lt;/Author&gt;&lt;Year&gt;1994&lt;/Year&gt;&lt;RecNum&gt;656&lt;/RecNum&gt;&lt;record&gt;&lt;rec-number&gt;656&lt;/rec-number&gt;&lt;foreign-keys&gt;&lt;key app="EN" db-id="fp25zzvrxrd9vke5zxqp9stbssprwstvdddz"&gt;656&lt;/key&gt;&lt;/foreign-keys&gt;&lt;ref-type name="Journal Article"&gt;17&lt;/ref-type&gt;&lt;contributors&gt;&lt;authors&gt;&lt;author&gt;Gao, Feng&lt;/author&gt;&lt;author&gt;Yue, Ling&lt;/author&gt;&lt;author&gt;Robertson, David L.&lt;/author&gt;&lt;author&gt;Hill, Sherri C.&lt;/author&gt;&lt;author&gt;Hui, Huxiong&lt;/author&gt;&lt;author&gt;Biggar, Robert J.&lt;/author&gt;&lt;author&gt;Neequaye, Alfred E.&lt;/author&gt;&lt;author&gt;Whelan, Thomas M.&lt;/author&gt;&lt;author&gt;Ho, David D.&lt;/author&gt;&lt;author&gt;Shaw, George M.&lt;/author&gt;&lt;/authors&gt;&lt;/contributors&gt;&lt;auth-address&gt;http://jvi.asm.org/content/68/11/7433.short&lt;/auth-address&gt;&lt;titles&gt;&lt;title&gt;Genetic diversity of human immunodeficiency virus type 2: evidence for distinct sequence subtypes with differences in virus biology.&lt;/title&gt;&lt;secondary-title&gt;Journal of virology&lt;/secondary-title&gt;&lt;/titles&gt;&lt;periodical&gt;&lt;full-title&gt;Journal of Virology&lt;/full-title&gt;&lt;/periodical&gt;&lt;pages&gt;7433–7447&lt;/pages&gt;&lt;volume&gt;68&lt;/volume&gt;&lt;number&gt;11&lt;/number&gt;&lt;dates&gt;&lt;year&gt;1994&lt;/year&gt;&lt;/dates&gt;&lt;label&gt;gao_genetic_1994&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(Gao et al., 1994)</w:t>
      </w:r>
      <w:r w:rsidR="0033438B">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About 40 different primates, in Africa, are infected with SIV </w:t>
      </w:r>
      <w:r w:rsidR="004E563E">
        <w:rPr>
          <w:rFonts w:ascii="Times New Roman" w:hAnsi="Times New Roman" w:cs="Helvetica"/>
          <w:color w:val="1A1818"/>
          <w:szCs w:val="21"/>
        </w:rPr>
        <w:t>with</w:t>
      </w:r>
      <w:r w:rsidRPr="00F60A85">
        <w:rPr>
          <w:rFonts w:ascii="Times New Roman" w:hAnsi="Times New Roman" w:cs="Helvetica"/>
          <w:color w:val="1A1818"/>
          <w:szCs w:val="21"/>
        </w:rPr>
        <w:t xml:space="preserve"> some harboring </w:t>
      </w:r>
      <w:r w:rsidR="00612CFA">
        <w:rPr>
          <w:rFonts w:ascii="Times New Roman" w:hAnsi="Times New Roman" w:cs="Helvetica"/>
          <w:color w:val="1A1818"/>
          <w:szCs w:val="21"/>
        </w:rPr>
        <w:t xml:space="preserve">multiple </w:t>
      </w:r>
      <w:r w:rsidRPr="00F60A85">
        <w:rPr>
          <w:rFonts w:ascii="Times New Roman" w:hAnsi="Times New Roman" w:cs="Helvetica"/>
          <w:color w:val="1A1818"/>
          <w:szCs w:val="21"/>
        </w:rPr>
        <w:t xml:space="preserve">strain of </w:t>
      </w:r>
      <w:proofErr w:type="spellStart"/>
      <w:r w:rsidRPr="00F60A85">
        <w:rPr>
          <w:rFonts w:ascii="Times New Roman" w:hAnsi="Times New Roman" w:cs="Helvetica"/>
          <w:color w:val="1A1818"/>
          <w:szCs w:val="21"/>
        </w:rPr>
        <w:t>SIV</w:t>
      </w:r>
      <w:r>
        <w:rPr>
          <w:rFonts w:ascii="Times New Roman" w:hAnsi="Times New Roman" w:cs="Helvetica"/>
          <w:color w:val="1A1818"/>
          <w:szCs w:val="21"/>
        </w:rPr>
        <w:t>s</w:t>
      </w:r>
      <w:proofErr w:type="spellEnd"/>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&lt;EndNote&gt;&lt;Cite&gt;&lt;Author&gt;Apetrei&lt;/Author&gt;&lt;Year&gt;2004&lt;/Year&gt;&lt;RecNum&gt;737&lt;/RecNum&gt;&lt;record&gt;&lt;rec-number&gt;737&lt;/rec-number&gt;&lt;foreign-keys&gt;&lt;key app="EN" db-id="fp25zzvrxrd9vke5zxqp9stbssprwstvdddz"&gt;737&lt;/key&gt;&lt;/foreign-keys&gt;&lt;ref-type name="Journal Article"&gt;17&lt;/ref-type&gt;&lt;contributors&gt;&lt;authors&gt;&lt;author&gt;Apetrei, Cristian&lt;/author&gt;&lt;author&gt;Robertson, David L&lt;/author&gt;&lt;author&gt;Marx, Preston A&lt;/author&gt;&lt;/authors&gt;&lt;/contributors&gt;&lt;titles&gt;&lt;title&gt;The history of SIVS and AIDS: epidemiology, phylogeny and biology of isolates from naturally SIV infected non-human primates (NHP) in Africa&lt;/title&gt;&lt;secondary-title&gt;Frontiers in bioscience: a journal and virtual library&lt;/secondary-title&gt;&lt;/titles&gt;&lt;periodical&gt;&lt;full-title&gt;Frontiers in bioscience: a journal and virtual library&lt;/full-title&gt;&lt;/periodical&gt;&lt;pages&gt;225-254&lt;/pages&gt;&lt;volume&gt;9&lt;/volume&gt;&lt;dates&gt;&lt;year&gt;2004&lt;/year&gt;&lt;/dates&gt;&lt;isbn&gt;1093-9946&lt;/isbn&gt;&lt;urls&gt;&lt;/urls&gt;&lt;/record&gt;&lt;/Cite&gt;&lt;/EndNote&gt;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(Apetrei et al., 2004)</w:t>
      </w:r>
      <w:r w:rsidR="0033438B">
        <w:rPr>
          <w:rFonts w:ascii="Times New Roman" w:hAnsi="Times New Roman" w:cs="Helvetica"/>
          <w:color w:val="1A1818"/>
          <w:szCs w:val="21"/>
        </w:rPr>
        <w:fldChar w:fldCharType="end"/>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w:t>
      </w:r>
      <w:proofErr w:type="spellStart"/>
      <w:r>
        <w:rPr>
          <w:rFonts w:ascii="Times New Roman" w:hAnsi="Times New Roman" w:cs="Helvetica"/>
          <w:color w:val="1A1818"/>
          <w:szCs w:val="21"/>
        </w:rPr>
        <w:t>zoonotic</w:t>
      </w:r>
      <w:proofErr w:type="spellEnd"/>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&lt;EndNote&gt;&lt;Cite&gt;&lt;Author&gt;Bailes&lt;/Author&gt;&lt;Year&gt;2002&lt;/Year&gt;&lt;RecNum&gt;659&lt;/RecNum&gt;&lt;record&gt;&lt;rec-number&gt;659&lt;/rec-number&gt;&lt;foreign-keys&gt;&lt;key app="EN" db-id="fp25zzvrxrd9vke5zxqp9stbssprwstvdddz"&gt;659&lt;/key&gt;&lt;/foreign-keys&gt;&lt;ref-type name="Newspaper Article"&gt;23&lt;/ref-type&gt;&lt;contributors&gt;&lt;authors&gt;&lt;author&gt;Bailes, Elizabeth&lt;/author&gt;&lt;author&gt;Chaudhuri, Roy R.&lt;/author&gt;&lt;author&gt;Santiago, Mario L.&lt;/author&gt;&lt;author&gt;Bibollet-Ruche, Frederic&lt;/author&gt;&lt;author&gt;Hahn, Beatrice H.&lt;/author&gt;&lt;author&gt;Sharp, Paul M.&lt;/author&gt;&lt;/authors&gt;&lt;/contributors&gt;&lt;auth-address&gt;http://link.springer.com/chapter/10.1007/978-1-4615-1157-1_5&lt;/auth-address&gt;&lt;titles&gt;&lt;title&gt;The Evolution of Primate Lentiviruses and the Origins of AIDS&lt;/title&gt;&lt;secondary-title&gt;The Molecular Epidemiology of Human Viruses&lt;/secondary-title&gt;&lt;/titles&gt;&lt;pages&gt;65-96&lt;/pages&gt;&lt;dates&gt;&lt;year&gt;2002&lt;/year&gt;&lt;pub-dates&gt;&lt;date&gt;January&lt;/date&gt;&lt;/pub-dates&gt;&lt;/dates&gt;&lt;publisher&gt;Springer US&lt;/publisher&gt;&lt;isbn&gt;978-1-4613-5420-8, 978-1-4615-1157-1&lt;/isbn&gt;&lt;label&gt;bailes_evolution_2002&lt;/label&gt;&lt;urls&gt;&lt;/urls&gt;&lt;/record&gt;&lt;/Cite&gt;&lt;/EndNote&gt;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(Bailes et al., 2002)</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 xml:space="preserve">of the virus </w:t>
      </w:r>
      <w:r w:rsidR="006F695E">
        <w:rPr>
          <w:rFonts w:ascii="Times New Roman" w:hAnsi="Times New Roman" w:cs="Helvetica"/>
          <w:color w:val="1A1818"/>
          <w:szCs w:val="21"/>
        </w:rPr>
        <w:t xml:space="preserve">in human after transmission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(Gao et al., 1999)</w:t>
      </w:r>
      <w:r w:rsidR="0033438B">
        <w:rPr>
          <w:rFonts w:ascii="Times New Roman" w:hAnsi="Times New Roman" w:cs="Helvetica"/>
          <w:color w:val="1A1818"/>
          <w:szCs w:val="21"/>
        </w:rPr>
        <w:fldChar w:fldCharType="end"/>
      </w:r>
      <w:r w:rsidRPr="00F60A85">
        <w:rPr>
          <w:rFonts w:ascii="Times New Roman" w:hAnsi="Times New Roman" w:cs="Helvetica"/>
          <w:color w:val="1A1818"/>
          <w:szCs w:val="21"/>
        </w:rPr>
        <w:t>.</w:t>
      </w:r>
    </w:p>
    <w:p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(Gao et al., 1999)</w:t>
      </w:r>
      <w:r w:rsidR="0033438B">
        <w:rPr>
          <w:rFonts w:ascii="Times New Roman" w:hAnsi="Times New Roman" w:cs="Helvetica"/>
          <w:color w:val="1A1818"/>
          <w:szCs w:val="21"/>
        </w:rPr>
        <w:fldChar w:fldCharType="end"/>
      </w:r>
      <w:r w:rsidR="007D5403">
        <w:rPr>
          <w:rFonts w:ascii="Times New Roman" w:hAnsi="Times New Roman" w:cs="Helvetica"/>
          <w:color w:val="1A1818"/>
          <w:szCs w:val="21"/>
        </w:rPr>
        <w:t xml:space="preserve">. Each group </w:t>
      </w:r>
      <w:r w:rsidR="005F121D">
        <w:rPr>
          <w:rFonts w:ascii="Times New Roman" w:hAnsi="Times New Roman" w:cs="Helvetica"/>
          <w:color w:val="1A1818"/>
          <w:szCs w:val="21"/>
        </w:rPr>
        <w:t>resulted from</w:t>
      </w:r>
      <w:r w:rsidR="007D5403">
        <w:rPr>
          <w:rFonts w:ascii="Times New Roman" w:hAnsi="Times New Roman" w:cs="Helvetica"/>
          <w:color w:val="1A1818"/>
          <w:szCs w:val="21"/>
        </w:rPr>
        <w:t xml:space="preserve"> an independent cross species transmission from different African non-human primates to human</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(Sharp and Hahn, 2010)</w:t>
      </w:r>
      <w:r w:rsidR="0033438B">
        <w:rPr>
          <w:rFonts w:ascii="Times New Roman" w:hAnsi="Times New Roman" w:cs="Helvetica"/>
          <w:color w:val="1A1818"/>
          <w:szCs w:val="21"/>
        </w:rPr>
        <w:fldChar w:fldCharType="end"/>
      </w:r>
      <w:r w:rsidR="005F121D">
        <w:rPr>
          <w:rFonts w:ascii="Times New Roman" w:hAnsi="Times New Roman" w:cs="Helvetica"/>
          <w:color w:val="1A1818"/>
          <w:szCs w:val="21"/>
        </w:rPr>
        <w:t>. HIV-2 is d</w:t>
      </w:r>
      <w:r w:rsidRPr="00F60A85">
        <w:rPr>
          <w:rFonts w:ascii="Times New Roman" w:hAnsi="Times New Roman" w:cs="Helvetica"/>
          <w:color w:val="1A1818"/>
          <w:szCs w:val="21"/>
        </w:rPr>
        <w:t>iscovered in 1</w:t>
      </w:r>
      <w:r w:rsidR="005F121D">
        <w:rPr>
          <w:rFonts w:ascii="Times New Roman" w:hAnsi="Times New Roman" w:cs="Helvetica"/>
          <w:color w:val="1A1818"/>
          <w:szCs w:val="21"/>
        </w:rPr>
        <w:t>986.</w:t>
      </w:r>
      <w:r w:rsidR="00F47710">
        <w:rPr>
          <w:rFonts w:ascii="Times New Roman" w:hAnsi="Times New Roman" w:cs="Helvetica"/>
          <w:color w:val="1A1818"/>
          <w:szCs w:val="21"/>
        </w:rPr>
        <w:t xml:space="preserve"> </w:t>
      </w:r>
      <w:r w:rsidR="005F121D">
        <w:rPr>
          <w:rFonts w:ascii="Times New Roman" w:hAnsi="Times New Roman" w:cs="Helvetica"/>
          <w:color w:val="1A1818"/>
          <w:szCs w:val="21"/>
        </w:rPr>
        <w:t>This group</w:t>
      </w:r>
      <w:r w:rsidR="00F47710">
        <w:rPr>
          <w:rFonts w:ascii="Times New Roman" w:hAnsi="Times New Roman" w:cs="Helvetica"/>
          <w:color w:val="1A1818"/>
          <w:szCs w:val="21"/>
        </w:rPr>
        <w:t xml:space="preserve"> is transmitted from s</w:t>
      </w:r>
      <w:r w:rsidRPr="00F60A85">
        <w:rPr>
          <w:rFonts w:ascii="Times New Roman" w:hAnsi="Times New Roman" w:cs="Helvetica"/>
          <w:color w:val="1A1818"/>
          <w:szCs w:val="21"/>
        </w:rPr>
        <w:t xml:space="preserve">ooty </w:t>
      </w:r>
      <w:proofErr w:type="spellStart"/>
      <w:r w:rsidRPr="00F60A85">
        <w:rPr>
          <w:rFonts w:ascii="Times New Roman" w:hAnsi="Times New Roman" w:cs="Helvetica"/>
          <w:color w:val="1A1818"/>
          <w:szCs w:val="21"/>
        </w:rPr>
        <w:t>mangabey</w:t>
      </w:r>
      <w:proofErr w:type="spellEnd"/>
      <w:r w:rsidRPr="00F60A85">
        <w:rPr>
          <w:rFonts w:ascii="Times New Roman" w:hAnsi="Times New Roman" w:cs="Helvetica"/>
          <w:color w:val="1A1818"/>
          <w:szCs w:val="21"/>
        </w:rPr>
        <w:t xml:space="preserve"> monkeys </w:t>
      </w:r>
      <w:r w:rsidRPr="00F60A85">
        <w:rPr>
          <w:rFonts w:ascii="Times New Roman" w:hAnsi="Times New Roman"/>
        </w:rPr>
        <w:t>(</w:t>
      </w:r>
      <w:proofErr w:type="spellStart"/>
      <w:r w:rsidRPr="00F60A85">
        <w:rPr>
          <w:rStyle w:val="Emphasis"/>
          <w:rFonts w:ascii="Times New Roman" w:hAnsi="Times New Roman"/>
        </w:rPr>
        <w:t>Cercocebus</w:t>
      </w:r>
      <w:proofErr w:type="spellEnd"/>
      <w:r w:rsidRPr="00F60A85">
        <w:rPr>
          <w:rStyle w:val="Emphasis"/>
          <w:rFonts w:ascii="Times New Roman" w:hAnsi="Times New Roman"/>
        </w:rPr>
        <w:t xml:space="preserve"> </w:t>
      </w:r>
      <w:proofErr w:type="spellStart"/>
      <w:r w:rsidRPr="00F60A85">
        <w:rPr>
          <w:rStyle w:val="Emphasis"/>
          <w:rFonts w:ascii="Times New Roman" w:hAnsi="Times New Roman"/>
        </w:rPr>
        <w:t>atys</w:t>
      </w:r>
      <w:proofErr w:type="spellEnd"/>
      <w:r w:rsidRPr="00F60A85">
        <w:rPr>
          <w:rFonts w:ascii="Times New Roman" w:hAnsi="Times New Roman"/>
        </w:rPr>
        <w:t>)</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33438B">
        <w:rPr>
          <w:rFonts w:ascii="Times New Roman" w:hAnsi="Times New Roman"/>
        </w:rPr>
        <w:fldChar w:fldCharType="separate"/>
      </w:r>
      <w:r w:rsidR="00BD0C62">
        <w:rPr>
          <w:rFonts w:ascii="Times New Roman" w:hAnsi="Times New Roman"/>
          <w:noProof/>
        </w:rPr>
        <w:t>(Hirsch et al., 1989)</w:t>
      </w:r>
      <w:r w:rsidR="0033438B">
        <w:rPr>
          <w:rFonts w:ascii="Times New Roman" w:hAnsi="Times New Roman"/>
        </w:rPr>
        <w:fldChar w:fldCharType="end"/>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&lt;EndNote&gt;&lt;Cite&gt;&lt;Author&gt;Santiago&lt;/Author&gt;&lt;Year&gt;2005&lt;/Year&gt;&lt;RecNum&gt;658&lt;/RecNum&gt;&lt;record&gt;&lt;rec-number&gt;658&lt;/rec-number&gt;&lt;foreign-keys&gt;&lt;key app="EN" db-id="fp25zzvrxrd9vke5zxqp9stbssprwstvdddz"&gt;658&lt;/key&gt;&lt;/foreign-keys&gt;&lt;ref-type name="Journal Article"&gt;17&lt;/ref-type&gt;&lt;contributors&gt;&lt;authors&gt;&lt;author&gt;Santiago, Mario L.&lt;/author&gt;&lt;author&gt;Range, Friederike&lt;/author&gt;&lt;author&gt;Keele, Brandon F.&lt;/author&gt;&lt;author&gt;Li, Yingying&lt;/author&gt;&lt;author&gt;Bailes, Elizabeth&lt;/author&gt;&lt;author&gt;Bibollet-Ruche, Frederic&lt;/author&gt;&lt;author&gt;Fruteau, Cecile&lt;/author&gt;&lt;author&gt;Noë, Ronald&lt;/author&gt;&lt;author&gt;Peeters, Martine&lt;/author&gt;&lt;author&gt;Brookfield, John FY&lt;/author&gt;&lt;/authors&gt;&lt;/contributors&gt;&lt;auth-address&gt;http://jvi.asm.org/content/79/19/12515.short&lt;/auth-address&gt;&lt;titles&gt;&lt;title&gt;Simian immunodeficiency virus infection in free-ranging sooty mangabeys (Cercocebus atys atys) from the Tai Forest, Cote d&amp;apos;Ivoire: implications for the origin of epidemic human immunodeficiency virus type 2&lt;/title&gt;&lt;secondary-title&gt;Journal of virology&lt;/secondary-title&gt;&lt;/titles&gt;&lt;periodical&gt;&lt;full-title&gt;Journal of Virology&lt;/full-title&gt;&lt;/periodical&gt;&lt;pages&gt;12515–12527&lt;/pages&gt;&lt;volume&gt;79&lt;/volume&gt;&lt;number&gt;19&lt;/number&gt;&lt;dates&gt;&lt;year&gt;2005&lt;/year&gt;&lt;/dates&gt;&lt;label&gt;santiago_simian_2005&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(Santiago et al., 2005)</w:t>
      </w:r>
      <w:r w:rsidR="0033438B">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r w:rsidRPr="00F60A85">
        <w:rPr>
          <w:rFonts w:ascii="Times New Roman" w:hAnsi="Times New Roman"/>
        </w:rPr>
        <w:t xml:space="preserve">Sooty </w:t>
      </w:r>
      <w:proofErr w:type="spellStart"/>
      <w:r w:rsidRPr="00F60A85">
        <w:rPr>
          <w:rFonts w:ascii="Times New Roman" w:hAnsi="Times New Roman"/>
        </w:rPr>
        <w:t>mangabey</w:t>
      </w:r>
      <w:proofErr w:type="spellEnd"/>
      <w:r w:rsidRPr="00F60A85">
        <w:rPr>
          <w:rFonts w:ascii="Times New Roman" w:hAnsi="Times New Roman"/>
        </w:rPr>
        <w:t xml:space="preserve"> monkeys are naturally infected by a strain of SIV</w:t>
      </w:r>
      <w:r w:rsidR="006F695E">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33438B">
        <w:rPr>
          <w:rFonts w:ascii="Times New Roman" w:hAnsi="Times New Roman"/>
        </w:rPr>
        <w:fldChar w:fldCharType="separate"/>
      </w:r>
      <w:r w:rsidR="00BD0C62">
        <w:rPr>
          <w:rFonts w:ascii="Times New Roman" w:hAnsi="Times New Roman"/>
          <w:noProof/>
        </w:rPr>
        <w:t>(Hirsch et al., 1989)</w:t>
      </w:r>
      <w:r w:rsidR="0033438B">
        <w:rPr>
          <w:rFonts w:ascii="Times New Roman" w:hAnsi="Times New Roman"/>
        </w:rPr>
        <w:fldChar w:fldCharType="end"/>
      </w:r>
      <w:r>
        <w:rPr>
          <w:rFonts w:ascii="Times New Roman" w:hAnsi="Times New Roman"/>
        </w:rPr>
        <w:t>. T</w:t>
      </w:r>
      <w:r w:rsidRPr="00F60A85">
        <w:rPr>
          <w:rFonts w:ascii="Times New Roman" w:hAnsi="Times New Roman"/>
        </w:rPr>
        <w:t>he phylogenetic analysis o</w:t>
      </w:r>
      <w:r w:rsidR="0061555E">
        <w:rPr>
          <w:rFonts w:ascii="Times New Roman" w:hAnsi="Times New Roman"/>
        </w:rPr>
        <w:t>f HIV-2 strains show</w:t>
      </w:r>
      <w:r w:rsidR="00B97C70">
        <w:rPr>
          <w:rFonts w:ascii="Times New Roman" w:hAnsi="Times New Roman"/>
        </w:rPr>
        <w:t>s</w:t>
      </w:r>
      <w:r w:rsidR="0061555E">
        <w:rPr>
          <w:rFonts w:ascii="Times New Roman" w:hAnsi="Times New Roman"/>
        </w:rPr>
        <w:t xml:space="preserve">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w:t>
      </w:r>
      <w:proofErr w:type="spellStart"/>
      <w:r>
        <w:rPr>
          <w:rFonts w:ascii="Times New Roman" w:hAnsi="Times New Roman"/>
        </w:rPr>
        <w:t>SIVsmm</w:t>
      </w:r>
      <w:proofErr w:type="spellEnd"/>
      <w:r>
        <w:rPr>
          <w:rFonts w:ascii="Times New Roman" w:hAnsi="Times New Roman"/>
        </w:rPr>
        <w:t xml:space="preserve"> strain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33438B">
        <w:rPr>
          <w:rFonts w:ascii="Times New Roman" w:hAnsi="Times New Roman"/>
        </w:rPr>
        <w:fldChar w:fldCharType="separate"/>
      </w:r>
      <w:r w:rsidR="00BD0C62">
        <w:rPr>
          <w:rFonts w:ascii="Times New Roman" w:hAnsi="Times New Roman"/>
          <w:noProof/>
        </w:rPr>
        <w:t>(Hirsch et al., 1989)</w:t>
      </w:r>
      <w:r w:rsidR="0033438B">
        <w:rPr>
          <w:rFonts w:ascii="Times New Roman" w:hAnsi="Times New Roman"/>
        </w:rPr>
        <w:fldChar w:fldCharType="end"/>
      </w:r>
      <w:r w:rsidR="0061555E">
        <w:rPr>
          <w:rFonts w:ascii="Times New Roman" w:hAnsi="Times New Roman"/>
        </w:rPr>
        <w:t xml:space="preserve"> </w:t>
      </w:r>
      <w:r>
        <w:rPr>
          <w:rFonts w:ascii="Times New Roman" w:hAnsi="Times New Roman"/>
        </w:rPr>
        <w:t>that are non-</w:t>
      </w:r>
      <w:proofErr w:type="spellStart"/>
      <w:r>
        <w:rPr>
          <w:rFonts w:ascii="Times New Roman" w:hAnsi="Times New Roman"/>
        </w:rPr>
        <w:t>pathogentic</w:t>
      </w:r>
      <w:proofErr w:type="spellEnd"/>
      <w:r>
        <w:rPr>
          <w:rFonts w:ascii="Times New Roman" w:hAnsi="Times New Roman"/>
        </w:rPr>
        <w:t xml:space="preserve"> to its host monkeys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&lt;EndNote&gt;&lt;Cite&gt;&lt;Author&gt;Gao&lt;/Author&gt;&lt;Year&gt;1992&lt;/Year&gt;&lt;RecNum&gt;542&lt;/RecNum&gt;&lt;record&gt;&lt;rec-number&gt;542&lt;/rec-number&gt;&lt;foreign-keys&gt;&lt;key app="EN" db-id="fp25zzvrxrd9vke5zxqp9stbssprwstvdddz"&gt;542&lt;/key&gt;&lt;/foreign-keys&gt;&lt;ref-type name="Journal Article"&gt;17&lt;/ref-type&gt;&lt;contributors&gt;&lt;authors&gt;&lt;author&gt;Gao, Feng&lt;/author&gt;&lt;author&gt;Yue, Ling&lt;/author&gt;&lt;author&gt;White, Albert T.&lt;/author&gt;&lt;author&gt;Pappas, Peter G.&lt;/author&gt;&lt;author&gt;Barchue, Joseph&lt;/author&gt;&lt;author&gt;Hanson, Aloysius P.&lt;/author&gt;&lt;author&gt;Greene, Bruce M.&lt;/author&gt;&lt;author&gt;Sharp, Paul M.&lt;/author&gt;&lt;author&gt;Shaw, George M.&lt;/author&gt;&lt;author&gt;Hahn, Beatrice H.&lt;/author&gt;&lt;/authors&gt;&lt;/contributors&gt;&lt;auth-address&gt;http://www.nature.com.libgate.library.nuigalway.ie/nature/journal/v358/n6386/abs/358495a0.html&lt;/auth-address&gt;&lt;titles&gt;&lt;title&gt;Human infection by genetically diverse SIVSM-related HIV-2 in West Africa&lt;/title&gt;&lt;secondary-title&gt;Nature&lt;/secondary-title&gt;&lt;/titles&gt;&lt;periodical&gt;&lt;full-title&gt;Nature&lt;/full-title&gt;&lt;/periodical&gt;&lt;pages&gt;495-499&lt;/pages&gt;&lt;volume&gt;358&lt;/volume&gt;&lt;number&gt;6386&lt;/number&gt;&lt;dates&gt;&lt;year&gt;1992&lt;/year&gt;&lt;pub-dates&gt;&lt;date&gt;August&lt;/date&gt;&lt;/pub-dates&gt;&lt;/dates&gt;&lt;label&gt;gao_human_1992&lt;/label&gt;&lt;urls&gt;&lt;related-urls&gt;&lt;url&gt;10.1038/358495a0&lt;/url&gt;&lt;/related-urls&gt;&lt;/urls&gt;&lt;/record&gt;&lt;/Cite&gt;&lt;/EndNote&gt;</w:instrText>
      </w:r>
      <w:r w:rsidR="0033438B">
        <w:rPr>
          <w:rFonts w:ascii="Times New Roman" w:hAnsi="Times New Roman"/>
        </w:rPr>
        <w:fldChar w:fldCharType="separate"/>
      </w:r>
      <w:r w:rsidR="00BD0C62">
        <w:rPr>
          <w:rFonts w:ascii="Times New Roman" w:hAnsi="Times New Roman"/>
          <w:noProof/>
        </w:rPr>
        <w:t>(Gao et al., 1992)</w:t>
      </w:r>
      <w:r w:rsidR="0033438B">
        <w:rPr>
          <w:rFonts w:ascii="Times New Roman" w:hAnsi="Times New Roman"/>
        </w:rPr>
        <w:fldChar w:fldCharType="end"/>
      </w:r>
      <w:r w:rsidRPr="00F60A85">
        <w:rPr>
          <w:rFonts w:ascii="Times New Roman" w:hAnsi="Times New Roman"/>
        </w:rPr>
        <w:t xml:space="preserve">. </w:t>
      </w:r>
      <w:proofErr w:type="spellStart"/>
      <w:r>
        <w:rPr>
          <w:rFonts w:ascii="Times New Roman" w:hAnsi="Times New Roman"/>
        </w:rPr>
        <w:t>SIVsmm</w:t>
      </w:r>
      <w:proofErr w:type="spellEnd"/>
      <w:r>
        <w:rPr>
          <w:rFonts w:ascii="Times New Roman" w:hAnsi="Times New Roman"/>
        </w:rPr>
        <w:t xml:space="preserve">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w:t>
      </w:r>
      <w:proofErr w:type="spellStart"/>
      <w:r w:rsidRPr="00F60A85">
        <w:rPr>
          <w:rFonts w:ascii="Times New Roman" w:hAnsi="Times New Roman"/>
        </w:rPr>
        <w:t>zoonotic</w:t>
      </w:r>
      <w:proofErr w:type="spellEnd"/>
      <w:r w:rsidRPr="00F60A85">
        <w:rPr>
          <w:rFonts w:ascii="Times New Roman" w:hAnsi="Times New Roman"/>
        </w:rPr>
        <w:t xml:space="preserve"> transmissions from sooty </w:t>
      </w:r>
      <w:proofErr w:type="spellStart"/>
      <w:r w:rsidRPr="00F60A85">
        <w:rPr>
          <w:rFonts w:ascii="Times New Roman" w:hAnsi="Times New Roman"/>
        </w:rPr>
        <w:t>mangabey</w:t>
      </w:r>
      <w:proofErr w:type="spellEnd"/>
      <w:r w:rsidRPr="00F60A85">
        <w:rPr>
          <w:rFonts w:ascii="Times New Roman" w:hAnsi="Times New Roman"/>
        </w:rPr>
        <w:t xml:space="preserve"> monkeys to human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&lt;EndNote&gt;&lt;Cite&gt;&lt;Author&gt;Hahn&lt;/Author&gt;&lt;Year&gt;2000&lt;/Year&gt;&lt;RecNum&gt;655&lt;/RecNum&gt;&lt;record&gt;&lt;rec-number&gt;655&lt;/rec-number&gt;&lt;foreign-keys&gt;&lt;key app="EN" db-id="fp25zzvrxrd9vke5zxqp9stbssprwstvdddz"&gt;655&lt;/key&gt;&lt;/foreign-keys&gt;&lt;ref-type name="Journal Article"&gt;17&lt;/ref-type&gt;&lt;contributors&gt;&lt;authors&gt;&lt;author&gt;Hahn, Beatrice H.&lt;/author&gt;&lt;author&gt;Shaw, George M.&lt;/author&gt;&lt;author&gt;De, Kevin M.&lt;/author&gt;&lt;author&gt;Sharp, Paul M.&lt;/author&gt;&lt;/authors&gt;&lt;/contributors&gt;&lt;auth-address&gt;http://www.sciencemag.org/content/287/5453/607.short&lt;/auth-address&gt;&lt;titles&gt;&lt;title&gt;AIDS as a zoonosis: scientific and public health implications&lt;/title&gt;&lt;secondary-title&gt;Science&lt;/secondary-title&gt;&lt;/titles&gt;&lt;periodical&gt;&lt;full-title&gt;Science&lt;/full-title&gt;&lt;/periodical&gt;&lt;pages&gt;607–614&lt;/pages&gt;&lt;volume&gt;287&lt;/volume&gt;&lt;number&gt;5453&lt;/number&gt;&lt;dates&gt;&lt;year&gt;2000&lt;/year&gt;&lt;/dates&gt;&lt;label&gt;hahn_aids_2000&lt;/label&gt;&lt;urls&gt;&lt;/urls&gt;&lt;/record&gt;&lt;/Cite&gt;&lt;/EndNote&gt;</w:instrText>
      </w:r>
      <w:r w:rsidR="0033438B">
        <w:rPr>
          <w:rFonts w:ascii="Times New Roman" w:hAnsi="Times New Roman"/>
        </w:rPr>
        <w:fldChar w:fldCharType="separate"/>
      </w:r>
      <w:r w:rsidR="00BD0C62">
        <w:rPr>
          <w:rFonts w:ascii="Times New Roman" w:hAnsi="Times New Roman"/>
          <w:noProof/>
        </w:rPr>
        <w:t>(Hahn et al., 2000)</w:t>
      </w:r>
      <w:r w:rsidR="0033438B">
        <w:rPr>
          <w:rFonts w:ascii="Times New Roman" w:hAnsi="Times New Roman"/>
        </w:rPr>
        <w:fldChar w:fldCharType="end"/>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EndNote&gt;</w:instrText>
      </w:r>
      <w:r w:rsidR="0033438B">
        <w:rPr>
          <w:rFonts w:ascii="Times New Roman" w:hAnsi="Times New Roman"/>
        </w:rPr>
        <w:fldChar w:fldCharType="separate"/>
      </w:r>
      <w:r w:rsidR="00BD0C62">
        <w:rPr>
          <w:rFonts w:ascii="Times New Roman" w:hAnsi="Times New Roman"/>
          <w:noProof/>
        </w:rPr>
        <w:t>(Gürtler, 2004)</w:t>
      </w:r>
      <w:r w:rsidR="0033438B">
        <w:rPr>
          <w:rFonts w:ascii="Times New Roman" w:hAnsi="Times New Roman"/>
        </w:rPr>
        <w:fldChar w:fldCharType="end"/>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&lt;EndNote&gt;&lt;Cite&gt;&lt;Author&gt;Damond&lt;/Author&gt;&lt;Year&gt;2004&lt;/Year&gt;&lt;RecNum&gt;653&lt;/RecNum&gt;&lt;record&gt;&lt;rec-number&gt;653&lt;/rec-number&gt;&lt;foreign-keys&gt;&lt;key app="EN" db-id="fp25zzvrxrd9vke5zxqp9stbssprwstvdddz"&gt;653&lt;/key&gt;&lt;/foreign-keys&gt;&lt;ref-type name="Journal Article"&gt;17&lt;/ref-type&gt;&lt;contributors&gt;&lt;authors&gt;&lt;author&gt;Damond, Florence&lt;/author&gt;&lt;author&gt;Worobey, Michael&lt;/author&gt;&lt;author&gt;Campa, Pauline&lt;/author&gt;&lt;author&gt;Farfara, Isabelle&lt;/author&gt;&lt;author&gt;Colin, Gilles&lt;/author&gt;&lt;author&gt;Matheron, Sophie&lt;/author&gt;&lt;author&gt;Brun-Vézinet, Fran\textbackslashccoise&lt;/author&gt;&lt;author&gt;Robertson, David L.&lt;/author&gt;&lt;author&gt;Simon, Fran\textbackslashccois&lt;/author&gt;&lt;/authors&gt;&lt;/contributors&gt;&lt;auth-address&gt;http://online.liebertpub.com/doi/abs/10.1089/0889222041217392&lt;/auth-address&gt;&lt;titles&gt;&lt;title&gt;Identification of a highly divergent HIV type 2 and proposal for a change in HIV type 2 classification&lt;/title&gt;&lt;secondary-title&gt;AIDS research and human retroviruses&lt;/secondary-title&gt;&lt;/titles&gt;&lt;pages&gt;666–672&lt;/pages&gt;&lt;volume&gt;20&lt;/volume&gt;&lt;number&gt;6&lt;/number&gt;&lt;dates&gt;&lt;year&gt;2004&lt;/year&gt;&lt;/dates&gt;&lt;label&gt;damond_identification_2004&lt;/label&gt;&lt;urls&gt;&lt;/urls&gt;&lt;/record&gt;&lt;/Cite&gt;&lt;/EndNote&gt;</w:instrText>
      </w:r>
      <w:r w:rsidR="0033438B">
        <w:rPr>
          <w:rFonts w:ascii="Times New Roman" w:hAnsi="Times New Roman"/>
        </w:rPr>
        <w:fldChar w:fldCharType="separate"/>
      </w:r>
      <w:r w:rsidR="00BD0C62">
        <w:rPr>
          <w:rFonts w:ascii="Times New Roman" w:hAnsi="Times New Roman"/>
          <w:noProof/>
        </w:rPr>
        <w:t>(Damond et al., 2004)</w:t>
      </w:r>
      <w:r w:rsidR="0033438B">
        <w:rPr>
          <w:rFonts w:ascii="Times New Roman" w:hAnsi="Times New Roman"/>
        </w:rPr>
        <w:fldChar w:fldCharType="end"/>
      </w:r>
      <w:r w:rsidRPr="00F60A85">
        <w:rPr>
          <w:rFonts w:ascii="Times New Roman" w:hAnsi="Times New Roman"/>
        </w:rPr>
        <w:t>.</w:t>
      </w:r>
    </w:p>
    <w:p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w:t>
      </w:r>
      <w:proofErr w:type="spellStart"/>
      <w:r>
        <w:rPr>
          <w:rStyle w:val="Emphasis"/>
          <w:rFonts w:ascii="Times New Roman" w:hAnsi="Times New Roman"/>
        </w:rPr>
        <w:t>troglodytes</w:t>
      </w:r>
      <w:proofErr w:type="spellEnd"/>
      <w:r>
        <w:rPr>
          <w:rStyle w:val="Emphasis"/>
          <w:rFonts w:ascii="Times New Roman" w:hAnsi="Times New Roman"/>
        </w:rPr>
        <w:t xml:space="preserve"> (</w:t>
      </w:r>
      <w:proofErr w:type="spellStart"/>
      <w:r>
        <w:rPr>
          <w:rStyle w:val="Emphasis"/>
          <w:rFonts w:ascii="Times New Roman" w:hAnsi="Times New Roman"/>
        </w:rPr>
        <w:t>Ptt</w:t>
      </w:r>
      <w:proofErr w:type="spellEnd"/>
      <w:r>
        <w:rPr>
          <w:rStyle w:val="Emphasis"/>
          <w:rFonts w:ascii="Times New Roman" w:hAnsi="Times New Roman"/>
        </w:rPr>
        <w:t>)</w:t>
      </w:r>
      <w:r>
        <w:rPr>
          <w:rFonts w:ascii="Times New Roman" w:hAnsi="Times New Roman"/>
        </w:rPr>
        <w:t>) to human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&lt;EndNote&gt;&lt;Cite&gt;&lt;Author&gt;Peeters&lt;/Author&gt;&lt;Year&gt;1989&lt;/Year&gt;&lt;RecNum&gt;652&lt;/RecNum&gt;&lt;record&gt;&lt;rec-number&gt;652&lt;/rec-number&gt;&lt;foreign-keys&gt;&lt;key app="EN" db-id="fp25zzvrxrd9vke5zxqp9stbssprwstvdddz"&gt;652&lt;/key&gt;&lt;/foreign-keys&gt;&lt;ref-type name="Journal Article"&gt;17&lt;/ref-type&gt;&lt;contributors&gt;&lt;authors&gt;&lt;author&gt;Peeters, Martine&lt;/author&gt;&lt;author&gt;Honoré, Cécile&lt;/author&gt;&lt;author&gt;Huet, Thierry&lt;/author&gt;&lt;author&gt;Bedjabaga, Leonard&lt;/author&gt;&lt;author&gt;Ossari, Simon&lt;/author&gt;&lt;author&gt;Bussi, Philippe&lt;/author&gt;&lt;author&gt;Cooper, Robert W.&lt;/author&gt;&lt;author&gt;Delaporte, Eric&lt;/author&gt;&lt;/authors&gt;&lt;/contributors&gt;&lt;auth-address&gt;http://journals.lww.com/aidsonline/Abstract/1989/10000/Isolation_and_partial_characterization_of_an.1.aspx&lt;/auth-address&gt;&lt;titles&gt;&lt;title&gt;Isolation and partial characterization of an HIV-related virus occurring naturally in chimpanzees in Gabon&lt;/title&gt;&lt;secondary-title&gt;Aids&lt;/secondary-title&gt;&lt;/titles&gt;&lt;periodical&gt;&lt;full-title&gt;AIDS&lt;/full-title&gt;&lt;/periodical&gt;&lt;pages&gt;625–630&lt;/pages&gt;&lt;volume&gt;3&lt;/volume&gt;&lt;number&gt;10&lt;/number&gt;&lt;dates&gt;&lt;year&gt;1989&lt;/year&gt;&lt;/dates&gt;&lt;label&gt;peeters_isolation_1989&lt;/label&gt;&lt;urls&gt;&lt;/urls&gt;&lt;/record&gt;&lt;/Cite&gt;&lt;Cite&gt;&lt;Author&gt;Huet&lt;/Author&gt;&lt;Year&gt;1990&lt;/Year&gt;&lt;RecNum&gt;651&lt;/RecNum&gt;&lt;record&gt;&lt;rec-number&gt;651&lt;/rec-number&gt;&lt;foreign-keys&gt;&lt;key app="EN" db-id="fp25zzvrxrd9vke5zxqp9stbssprwstvdddz"&gt;651&lt;/key&gt;&lt;/foreign-keys&gt;&lt;ref-type name="Journal Article"&gt;17&lt;/ref-type&gt;&lt;contributors&gt;&lt;authors&gt;&lt;author&gt;Huet, Thierry&lt;/author&gt;&lt;author&gt;Cheynier, Rémi&lt;/author&gt;&lt;author&gt;Meyerhans, Andreas&lt;/author&gt;&lt;author&gt;Roelants, Georges&lt;/author&gt;&lt;author&gt;Wain-Hobson, Simon&lt;/author&gt;&lt;/authors&gt;&lt;/contributors&gt;&lt;auth-address&gt;http://www.nature.com/nature/journal/v345/n6273/abs/345356a0.html&lt;/auth-address&gt;&lt;titles&gt;&lt;title&gt;Genetic organization of a chimpanzee lentivirus related to HIV-1&lt;/title&gt;&lt;/titles&gt;&lt;dates&gt;&lt;year&gt;1990&lt;/year&gt;&lt;/dates&gt;&lt;label&gt;huet_genetic_1990&lt;/label&gt;&lt;urls&gt;&lt;/urls&gt;&lt;/record&gt;&lt;/Cite&gt;&lt;/EndNote&gt;</w:instrText>
      </w:r>
      <w:r w:rsidR="0033438B">
        <w:rPr>
          <w:rFonts w:ascii="Times New Roman" w:hAnsi="Times New Roman"/>
        </w:rPr>
        <w:fldChar w:fldCharType="separate"/>
      </w:r>
      <w:r w:rsidR="00BD0C62">
        <w:rPr>
          <w:rFonts w:ascii="Times New Roman" w:hAnsi="Times New Roman"/>
          <w:noProof/>
        </w:rPr>
        <w:t>(Huet et al., 1990; Peeters et al., 1989)</w:t>
      </w:r>
      <w:r w:rsidR="0033438B">
        <w:rPr>
          <w:rFonts w:ascii="Times New Roman" w:hAnsi="Times New Roman"/>
        </w:rPr>
        <w:fldChar w:fldCharType="end"/>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33438B">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742FB7">
        <w:rPr>
          <w:rFonts w:ascii="Times New Roman" w:hAnsi="Times New Roman"/>
        </w:rPr>
        <w:instrText xml:space="preserve"> ADDIN EN.CITE </w:instrText>
      </w:r>
      <w:r w:rsidR="0033438B">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742FB7">
        <w:rPr>
          <w:rFonts w:ascii="Times New Roman" w:hAnsi="Times New Roman"/>
        </w:rPr>
        <w:instrText xml:space="preserve"> ADDIN EN.CITE.DATA </w:instrText>
      </w:r>
      <w:r w:rsidR="00D30D64" w:rsidRPr="0033438B">
        <w:rPr>
          <w:rFonts w:ascii="Times New Roman" w:hAnsi="Times New Roman"/>
        </w:rPr>
      </w:r>
      <w:r w:rsidR="0033438B">
        <w:rPr>
          <w:rFonts w:ascii="Times New Roman" w:hAnsi="Times New Roman"/>
        </w:rPr>
        <w:fldChar w:fldCharType="end"/>
      </w:r>
      <w:r w:rsidR="00D30D64" w:rsidRPr="0033438B">
        <w:rPr>
          <w:rFonts w:ascii="Times New Roman" w:hAnsi="Times New Roman"/>
        </w:rPr>
      </w:r>
      <w:r w:rsidR="0033438B">
        <w:rPr>
          <w:rFonts w:ascii="Times New Roman" w:hAnsi="Times New Roman"/>
        </w:rPr>
        <w:fldChar w:fldCharType="separate"/>
      </w:r>
      <w:r w:rsidR="00BD0C62">
        <w:rPr>
          <w:rFonts w:ascii="Times New Roman" w:hAnsi="Times New Roman"/>
          <w:noProof/>
        </w:rPr>
        <w:t>(Hahn et al., 2000; Keele et al., 2006)</w:t>
      </w:r>
      <w:r w:rsidR="0033438B">
        <w:rPr>
          <w:rFonts w:ascii="Times New Roman" w:hAnsi="Times New Roman"/>
        </w:rPr>
        <w:fldChar w:fldCharType="end"/>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33438B">
        <w:rPr>
          <w:rFonts w:ascii="Times New Roman" w:hAnsi="Times New Roman"/>
        </w:rPr>
        <w:fldChar w:fldCharType="separate"/>
      </w:r>
      <w:r w:rsidR="00BD0C62">
        <w:rPr>
          <w:rFonts w:ascii="Times New Roman" w:hAnsi="Times New Roman"/>
          <w:noProof/>
        </w:rPr>
        <w:t>(Plantier et al., 2009)</w:t>
      </w:r>
      <w:r w:rsidR="0033438B">
        <w:rPr>
          <w:rFonts w:ascii="Times New Roman" w:hAnsi="Times New Roman"/>
        </w:rPr>
        <w:fldChar w:fldCharType="end"/>
      </w:r>
      <w:r w:rsidR="00277C0B">
        <w:rPr>
          <w:rFonts w:ascii="Times New Roman" w:hAnsi="Times New Roman"/>
        </w:rPr>
        <w:t>.</w:t>
      </w:r>
    </w:p>
    <w:p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33438B">
        <w:rPr>
          <w:rFonts w:ascii="Times New Roman" w:hAnsi="Times New Roman"/>
        </w:rPr>
        <w:fldChar w:fldCharType="begin"/>
      </w:r>
      <w:r w:rsidR="002A0789">
        <w:rPr>
          <w:rFonts w:ascii="Times New Roman" w:hAnsi="Times New Roman"/>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33438B">
        <w:rPr>
          <w:rFonts w:ascii="Times New Roman" w:hAnsi="Times New Roman"/>
        </w:rPr>
        <w:fldChar w:fldCharType="separate"/>
      </w:r>
      <w:r w:rsidR="00BD0C62">
        <w:rPr>
          <w:rFonts w:ascii="Times New Roman" w:hAnsi="Times New Roman"/>
          <w:noProof/>
        </w:rPr>
        <w:t>(Sharp and Hahn, 2010)</w:t>
      </w:r>
      <w:r w:rsidR="0033438B">
        <w:rPr>
          <w:rFonts w:ascii="Times New Roman" w:hAnsi="Times New Roman"/>
        </w:rPr>
        <w:fldChar w:fldCharType="end"/>
      </w:r>
      <w:r w:rsidR="00B179B1">
        <w:rPr>
          <w:rFonts w:ascii="Times New Roman" w:hAnsi="Times New Roman"/>
        </w:rPr>
        <w:t>)</w:t>
      </w:r>
      <w:r>
        <w:rPr>
          <w:rFonts w:ascii="Times New Roman" w:hAnsi="Times New Roman"/>
        </w:rPr>
        <w:t xml:space="preserve">. Its epicenter is thought to be </w:t>
      </w:r>
      <w:proofErr w:type="spellStart"/>
      <w:r>
        <w:rPr>
          <w:rFonts w:ascii="Times New Roman" w:hAnsi="Times New Roman"/>
        </w:rPr>
        <w:t>Kinshasha</w:t>
      </w:r>
      <w:proofErr w:type="spellEnd"/>
      <w:r>
        <w:rPr>
          <w:rFonts w:ascii="Times New Roman" w:hAnsi="Times New Roman"/>
        </w:rPr>
        <w:t xml:space="preserve"> of present day Democratic Republic of Congo</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 ExcludeYear="1"&gt;&lt;Author&gt;Sharp&lt;/Author&gt;&lt;RecNum&gt;764&lt;/RecNum&gt;&lt;record&gt;&lt;rec-number&gt;764&lt;/rec-number&gt;&lt;foreign-keys&gt;&lt;key app="EN" db-id="fp25zzvrxrd9vke5zxqp9stbssprwstvdddz"&gt;764&lt;/key&gt;&lt;/foreign-keys&gt;&lt;ref-type name="Journal Article"&gt;17&lt;/ref-type&gt;&lt;contributors&gt;&lt;authors&gt;&lt;author&gt;Sharp, Paul M&lt;/author&gt;&lt;author&gt;Hahn, Beatrice H&lt;/author&gt;&lt;/authors&gt;&lt;/contributors&gt;&lt;titles&gt;&lt;title&gt;The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dates&gt;&lt;isbn&gt;0962-8436&lt;/isbn&gt;&lt;urls&gt;&lt;/urls&gt;&lt;/record&gt;&lt;/Ci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33438B">
        <w:rPr>
          <w:rFonts w:ascii="Times New Roman" w:hAnsi="Times New Roman"/>
        </w:rPr>
        <w:fldChar w:fldCharType="separate"/>
      </w:r>
      <w:r w:rsidR="00BD0C62">
        <w:rPr>
          <w:rFonts w:ascii="Times New Roman" w:hAnsi="Times New Roman"/>
          <w:noProof/>
        </w:rPr>
        <w:t>(Sharp and Hahn; Sharp and Hahn, 2010)</w:t>
      </w:r>
      <w:r w:rsidR="0033438B">
        <w:rPr>
          <w:rFonts w:ascii="Times New Roman" w:hAnsi="Times New Roman"/>
        </w:rPr>
        <w:fldChar w:fldCharType="end"/>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&lt;EndNote&gt;&lt;Cite&gt;&lt;Author&gt;Salemi&lt;/Author&gt;&lt;Year&gt;2001&lt;/Year&gt;&lt;RecNum&gt;774&lt;/RecNum&gt;&lt;record&gt;&lt;rec-number&gt;774&lt;/rec-number&gt;&lt;foreign-keys&gt;&lt;key app="EN" db-id="fp25zzvrxrd9vke5zxqp9stbssprwstvdddz"&gt;774&lt;/key&gt;&lt;/foreign-keys&gt;&lt;ref-type name="Journal Article"&gt;17&lt;/ref-type&gt;&lt;contributors&gt;&lt;authors&gt;&lt;author&gt;Salemi, M.&lt;/author&gt;&lt;author&gt;Strimmer, K.&lt;/author&gt;&lt;author&gt;Hall, W. W.&lt;/author&gt;&lt;author&gt;Duffy, M.&lt;/author&gt;&lt;author&gt;Delaporte, E.&lt;/author&gt;&lt;author&gt;Mboup, S.&lt;/author&gt;&lt;author&gt;Peeters, M.&lt;/author&gt;&lt;author&gt;Vandamme, A. M.&lt;/author&gt;&lt;/authors&gt;&lt;/contributors&gt;&lt;auth-address&gt;Rega Institute for Medical Research, Katholieke Universiteit Leuven, B-3000 Leuven, Belgium.&lt;/auth-address&gt;&lt;titles&gt;&lt;title&gt;Dating the common ancestor of SIVcpz and HIV-1 group M and the origin of HIV-1 subtypes using a new method to uncover clock-like molecular evolution&lt;/title&gt;&lt;secondary-title&gt;FASEB J&lt;/secondary-title&gt;&lt;/titles&gt;&lt;periodical&gt;&lt;full-title&gt;FASEB J&lt;/full-title&gt;&lt;/periodical&gt;&lt;pages&gt;276-8&lt;/pages&gt;&lt;volume&gt;15&lt;/volume&gt;&lt;number&gt;2&lt;/number&gt;&lt;edition&gt;2001/02/07&lt;/edition&gt;&lt;keywords&gt;&lt;keyword&gt;Animals&lt;/keyword&gt;&lt;keyword&gt;Biological Clocks&lt;/keyword&gt;&lt;keyword&gt;Calibration&lt;/keyword&gt;&lt;keyword&gt;*Evolution, Molecular&lt;/keyword&gt;&lt;keyword&gt;Genetic Variation&lt;/keyword&gt;&lt;keyword&gt;HIV-1/*classification/*genetics&lt;/keyword&gt;&lt;keyword&gt;Humans&lt;/keyword&gt;&lt;keyword&gt;*Phylogeny&lt;/keyword&gt;&lt;keyword&gt;Simian immunodeficiency virus/*classification/*genetics&lt;/keyword&gt;&lt;keyword&gt;Time&lt;/keyword&gt;&lt;/keywords&gt;&lt;dates&gt;&lt;year&gt;2001&lt;/year&gt;&lt;pub-dates&gt;&lt;date&gt;Feb&lt;/date&gt;&lt;/pub-dates&gt;&lt;/dates&gt;&lt;isbn&gt;0892-6638 (Print)&amp;#xD;0892-6638 (Linking)&lt;/isbn&gt;&lt;accession-num&gt;11156935&lt;/accession-num&gt;&lt;urls&gt;&lt;related-urls&gt;&lt;url&gt;http://www.ncbi.nlm.nih.gov/entrez/query.fcgi?cmd=Retrieve&amp;amp;db=PubMed&amp;amp;dopt=Citation&amp;amp;list_uids=11156935&lt;/url&gt;&lt;/related-urls&gt;&lt;/urls&gt;&lt;electronic-resource-num&gt;10.1096/fj.00-0449fje&amp;#xD;00-0449fje [pii]&lt;/electronic-resource-num&gt;&lt;language&gt;eng&lt;/language&gt;&lt;/record&gt;&lt;/Cite&gt;&lt;/EndNote&gt;</w:instrText>
      </w:r>
      <w:r w:rsidR="0033438B">
        <w:rPr>
          <w:rFonts w:ascii="Times New Roman" w:hAnsi="Times New Roman"/>
        </w:rPr>
        <w:fldChar w:fldCharType="separate"/>
      </w:r>
      <w:r w:rsidR="00BD0C62">
        <w:rPr>
          <w:rFonts w:ascii="Times New Roman" w:hAnsi="Times New Roman"/>
          <w:noProof/>
        </w:rPr>
        <w:t>(Salemi et al., 2001)</w:t>
      </w:r>
      <w:r w:rsidR="0033438B">
        <w:rPr>
          <w:rFonts w:ascii="Times New Roman" w:hAnsi="Times New Roman"/>
        </w:rPr>
        <w:fldChar w:fldCharType="end"/>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w:t>
      </w:r>
      <w:r w:rsidR="005F121D">
        <w:rPr>
          <w:rFonts w:ascii="Times New Roman" w:hAnsi="Times New Roman"/>
        </w:rPr>
        <w:t>the origin of it’s most recent common ancestor</w:t>
      </w:r>
      <w:r>
        <w:rPr>
          <w:rFonts w:ascii="Times New Roman" w:hAnsi="Times New Roman"/>
        </w:rPr>
        <w:t xml:space="preserve"> 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33438B">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2A0789">
        <w:rPr>
          <w:rFonts w:ascii="Times New Roman" w:hAnsi="Times New Roman"/>
        </w:rPr>
        <w:instrText xml:space="preserve"> ADDIN EN.CITE.DATA </w:instrText>
      </w:r>
      <w:r w:rsidR="00D30D64" w:rsidRPr="0033438B">
        <w:rPr>
          <w:rFonts w:ascii="Times New Roman" w:hAnsi="Times New Roman"/>
        </w:rPr>
      </w:r>
      <w:r w:rsidR="0033438B">
        <w:rPr>
          <w:rFonts w:ascii="Times New Roman" w:hAnsi="Times New Roman"/>
        </w:rPr>
        <w:fldChar w:fldCharType="end"/>
      </w:r>
      <w:r w:rsidR="00D30D64" w:rsidRPr="0033438B">
        <w:rPr>
          <w:rFonts w:ascii="Times New Roman" w:hAnsi="Times New Roman"/>
        </w:rPr>
      </w:r>
      <w:r w:rsidR="0033438B">
        <w:rPr>
          <w:rFonts w:ascii="Times New Roman" w:hAnsi="Times New Roman"/>
        </w:rPr>
        <w:fldChar w:fldCharType="separate"/>
      </w:r>
      <w:r w:rsidR="00BD0C62">
        <w:rPr>
          <w:rFonts w:ascii="Times New Roman" w:hAnsi="Times New Roman"/>
          <w:noProof/>
        </w:rPr>
        <w:t>(Korber et al., 2000)</w:t>
      </w:r>
      <w:r w:rsidR="0033438B">
        <w:rPr>
          <w:rFonts w:ascii="Times New Roman" w:hAnsi="Times New Roman"/>
        </w:rPr>
        <w:fldChar w:fldCharType="end"/>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33438B">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2A0789">
        <w:rPr>
          <w:rFonts w:ascii="Times New Roman" w:hAnsi="Times New Roman"/>
        </w:rPr>
        <w:instrText xml:space="preserve"> ADDIN EN.CITE.DATA </w:instrText>
      </w:r>
      <w:r w:rsidR="00D30D64" w:rsidRPr="0033438B">
        <w:rPr>
          <w:rFonts w:ascii="Times New Roman" w:hAnsi="Times New Roman"/>
        </w:rPr>
      </w:r>
      <w:r w:rsidR="0033438B">
        <w:rPr>
          <w:rFonts w:ascii="Times New Roman" w:hAnsi="Times New Roman"/>
        </w:rPr>
        <w:fldChar w:fldCharType="end"/>
      </w:r>
      <w:r w:rsidR="00D30D64" w:rsidRPr="0033438B">
        <w:rPr>
          <w:rFonts w:ascii="Times New Roman" w:hAnsi="Times New Roman"/>
        </w:rPr>
      </w:r>
      <w:r w:rsidR="0033438B">
        <w:rPr>
          <w:rFonts w:ascii="Times New Roman" w:hAnsi="Times New Roman"/>
        </w:rPr>
        <w:fldChar w:fldCharType="separate"/>
      </w:r>
      <w:r w:rsidR="00BD0C62">
        <w:rPr>
          <w:rFonts w:ascii="Times New Roman" w:hAnsi="Times New Roman"/>
          <w:noProof/>
        </w:rPr>
        <w:t>(Worobey et al., 2008)</w:t>
      </w:r>
      <w:r w:rsidR="0033438B">
        <w:rPr>
          <w:rFonts w:ascii="Times New Roman" w:hAnsi="Times New Roman"/>
        </w:rPr>
        <w:fldChar w:fldCharType="end"/>
      </w:r>
      <w:r>
        <w:rPr>
          <w:rFonts w:ascii="Times New Roman" w:hAnsi="Times New Roman"/>
        </w:rPr>
        <w:t>.</w:t>
      </w:r>
    </w:p>
    <w:p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33438B">
        <w:rPr>
          <w:rFonts w:ascii="Times New Roman" w:hAnsi="Times New Roman"/>
        </w:rPr>
        <w:fldChar w:fldCharType="separate"/>
      </w:r>
      <w:r w:rsidR="00BD0C62">
        <w:rPr>
          <w:rFonts w:ascii="Times New Roman" w:hAnsi="Times New Roman"/>
          <w:noProof/>
        </w:rPr>
        <w:t>(Gao et al., 1999)</w:t>
      </w:r>
      <w:r w:rsidR="0033438B">
        <w:rPr>
          <w:rFonts w:ascii="Times New Roman" w:hAnsi="Times New Roman"/>
        </w:rPr>
        <w:fldChar w:fldCharType="end"/>
      </w:r>
      <w:r>
        <w:rPr>
          <w:rFonts w:ascii="Times New Roman" w:hAnsi="Times New Roman"/>
        </w:rPr>
        <w:t xml:space="preserve">. It is still not understood about the non-pandemic characteristics of group O and N HIV-1 virus after the first </w:t>
      </w:r>
      <w:proofErr w:type="spellStart"/>
      <w:r>
        <w:rPr>
          <w:rFonts w:ascii="Times New Roman" w:hAnsi="Times New Roman"/>
        </w:rPr>
        <w:t>zoonotic</w:t>
      </w:r>
      <w:proofErr w:type="spellEnd"/>
      <w:r>
        <w:rPr>
          <w:rFonts w:ascii="Times New Roman" w:hAnsi="Times New Roman"/>
        </w:rPr>
        <w:t xml:space="preserve"> transmission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Virology&lt;/secondary-title&gt;&lt;/titles&gt;&lt;periodical&gt;&lt;full-title&gt;Journal of Virology&lt;/full-title&gt;&lt;/periodical&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33438B">
        <w:rPr>
          <w:rFonts w:ascii="Times New Roman" w:hAnsi="Times New Roman"/>
        </w:rPr>
        <w:fldChar w:fldCharType="separate"/>
      </w:r>
      <w:r w:rsidR="00BD0C62">
        <w:rPr>
          <w:rFonts w:ascii="Times New Roman" w:hAnsi="Times New Roman"/>
          <w:noProof/>
        </w:rPr>
        <w:t>(Ariën et al., 2005)</w:t>
      </w:r>
      <w:r w:rsidR="0033438B">
        <w:rPr>
          <w:rFonts w:ascii="Times New Roman" w:hAnsi="Times New Roman"/>
        </w:rPr>
        <w:fldChar w:fldCharType="end"/>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prevalence</w:t>
      </w:r>
      <w:r w:rsidR="0033438B">
        <w:rPr>
          <w:rFonts w:ascii="Times New Roman" w:hAnsi="Times New Roman"/>
        </w:rPr>
        <w:fldChar w:fldCharType="begin"/>
      </w:r>
      <w:r w:rsidR="002A0789">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Virology&lt;/secondary-title&gt;&lt;/titles&gt;&lt;periodical&gt;&lt;full-title&gt;Journal of Virology&lt;/full-title&gt;&lt;/periodical&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33438B">
        <w:rPr>
          <w:rFonts w:ascii="Times New Roman" w:hAnsi="Times New Roman"/>
        </w:rPr>
        <w:fldChar w:fldCharType="separate"/>
      </w:r>
      <w:r w:rsidR="00BD0C62">
        <w:rPr>
          <w:rFonts w:ascii="Times New Roman" w:hAnsi="Times New Roman"/>
          <w:noProof/>
        </w:rPr>
        <w:t>(Ariën et al., 2005)</w:t>
      </w:r>
      <w:r w:rsidR="0033438B">
        <w:rPr>
          <w:rFonts w:ascii="Times New Roman" w:hAnsi="Times New Roman"/>
        </w:rPr>
        <w:fldChar w:fldCharType="end"/>
      </w:r>
      <w:r>
        <w:rPr>
          <w:rFonts w:ascii="Times New Roman" w:hAnsi="Times New Roman"/>
        </w:rPr>
        <w:t xml:space="preserve">. Group O strain has </w:t>
      </w:r>
      <w:r w:rsidR="00B97C70">
        <w:rPr>
          <w:rFonts w:ascii="Times New Roman" w:hAnsi="Times New Roman"/>
        </w:rPr>
        <w:t xml:space="preserve">at least </w:t>
      </w:r>
      <w:r>
        <w:rPr>
          <w:rFonts w:ascii="Times New Roman" w:hAnsi="Times New Roman"/>
        </w:rPr>
        <w:t xml:space="preserve">50% </w:t>
      </w:r>
      <w:r w:rsidR="00B97C70">
        <w:rPr>
          <w:rFonts w:ascii="Times New Roman" w:hAnsi="Times New Roman"/>
        </w:rPr>
        <w:t xml:space="preserve">genetic </w:t>
      </w:r>
      <w:r>
        <w:rPr>
          <w:rFonts w:ascii="Times New Roman" w:hAnsi="Times New Roman"/>
        </w:rPr>
        <w:t xml:space="preserve">identity </w:t>
      </w:r>
      <w:r w:rsidR="00B97C70">
        <w:rPr>
          <w:rFonts w:ascii="Times New Roman" w:hAnsi="Times New Roman"/>
        </w:rPr>
        <w:t xml:space="preserve">with </w:t>
      </w:r>
      <w:r>
        <w:rPr>
          <w:rFonts w:ascii="Times New Roman" w:hAnsi="Times New Roman"/>
        </w:rPr>
        <w:t>group M</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Cite&gt;&lt;Author&gt;VANDEN HAESEVELDE&lt;/Author&gt;&lt;Year&gt;1996&lt;/Year&gt;&lt;RecNum&gt;661&lt;/RecNum&gt;&lt;record&gt;&lt;rec-number&gt;661&lt;/rec-number&gt;&lt;foreign-keys&gt;&lt;key app="EN" db-id="fp25zzvrxrd9vke5zxqp9stbssprwstvdddz"&gt;661&lt;/key&gt;&lt;/foreign-keys&gt;&lt;ref-type name="Journal Article"&gt;17&lt;/ref-type&gt;&lt;contributors&gt;&lt;authors&gt;&lt;author&gt;VANDEN HAESEVELDE, MARLEEN M.&lt;/author&gt;&lt;author&gt;Peeters, Martine&lt;/author&gt;&lt;author&gt;JANNES, GEERT&lt;/author&gt;&lt;author&gt;JANSSENS, WOUTER&lt;/author&gt;&lt;author&gt;VAN DER GROEN, GUIDO&lt;/author&gt;&lt;author&gt;SHARP, PAUL M.&lt;/author&gt;&lt;author&gt;SAMAN, ERIC&lt;/author&gt;&lt;/authors&gt;&lt;/contributors&gt;&lt;auth-address&gt;http://www.sciencedirect.com/science/article/pii/S0042682296903840&lt;/auth-address&gt;&lt;titles&gt;&lt;title&gt;Sequence analysis of a highly divergent HIV-1-related lentivirus isolated from a wild captured chimpanzee&lt;/title&gt;&lt;secondary-title&gt;Virology&lt;/secondary-title&gt;&lt;/titles&gt;&lt;periodical&gt;&lt;full-title&gt;Virology&lt;/full-title&gt;&lt;/periodical&gt;&lt;pages&gt;346–350&lt;/pages&gt;&lt;volume&gt;221&lt;/volume&gt;&lt;number&gt;2&lt;/number&gt;&lt;dates&gt;&lt;year&gt;1996&lt;/year&gt;&lt;/dates&gt;&lt;label&gt;vanden_haesevelde_sequence_1996&lt;/label&gt;&lt;urls&gt;&lt;/urls&gt;&lt;/record&gt;&lt;/Cite&gt;&lt;/EndNote&gt;</w:instrText>
      </w:r>
      <w:r w:rsidR="0033438B">
        <w:rPr>
          <w:rFonts w:ascii="Times New Roman" w:hAnsi="Times New Roman"/>
        </w:rPr>
        <w:fldChar w:fldCharType="separate"/>
      </w:r>
      <w:r w:rsidR="00BD0C62">
        <w:rPr>
          <w:rFonts w:ascii="Times New Roman" w:hAnsi="Times New Roman"/>
          <w:noProof/>
        </w:rPr>
        <w:t>(Gürtler, 2004; VANDEN HAESEVELDE et al., 1996)</w:t>
      </w:r>
      <w:r w:rsidR="0033438B">
        <w:rPr>
          <w:rFonts w:ascii="Times New Roman" w:hAnsi="Times New Roman"/>
        </w:rPr>
        <w:fldChar w:fldCharType="end"/>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&lt;EndNote&gt;&lt;Cite&gt;&lt;Author&gt;Lemey&lt;/Author&gt;&lt;Year&gt;2004&lt;/Year&gt;&lt;RecNum&gt;81&lt;/RecNum&gt;&lt;record&gt;&lt;rec-number&gt;81&lt;/rec-number&gt;&lt;foreign-keys&gt;&lt;key app="EN" db-id="fp25zzvrxrd9vke5zxqp9stbssprwstvdddz"&gt;81&lt;/key&gt;&lt;/foreign-keys&gt;&lt;ref-type name="Journal Article"&gt;17&lt;/ref-type&gt;&lt;contributors&gt;&lt;authors&gt;&lt;author&gt;Lemey, Philippe&lt;/author&gt;&lt;author&gt;Pybus, Oliver G.&lt;/author&gt;&lt;author&gt;Rambaut, Andrew&lt;/author&gt;&lt;author&gt;Drummond, Alexei J.&lt;/author&gt;&lt;author&gt;Robertson, David L.&lt;/author&gt;&lt;author&gt;Roques, Pierre&lt;/author&gt;&lt;author&gt;Worobey, Michael&lt;/author&gt;&lt;author&gt;Vandamme, Anne-Mieke&lt;/author&gt;&lt;/authors&gt;&lt;/contributors&gt;&lt;auth-address&gt;http://www.genetics.org/content/167/3/1059&lt;/auth-address&gt;&lt;titles&gt;&lt;title&gt;The Molecular Population Genetics of HIV-1 Group O&lt;/title&gt;&lt;secondary-title&gt;Genetics&lt;/secondary-title&gt;&lt;/titles&gt;&lt;periodical&gt;&lt;full-title&gt;Genetics&lt;/full-title&gt;&lt;/periodical&gt;&lt;pages&gt;1059-1068&lt;/pages&gt;&lt;volume&gt;167&lt;/volume&gt;&lt;number&gt;3&lt;/number&gt;&lt;dates&gt;&lt;year&gt;2004&lt;/year&gt;&lt;pub-dates&gt;&lt;date&gt;July&lt;/date&gt;&lt;/pub-dates&gt;&lt;/dates&gt;&lt;isbn&gt;0016-6731, 1943-2631&lt;/isbn&gt;&lt;label&gt;lemey_molecular_2004&lt;/label&gt;&lt;urls&gt;&lt;related-urls&gt;&lt;url&gt;10.1534/genetics.104.026666&lt;/url&gt;&lt;/related-urls&gt;&lt;/urls&gt;&lt;/record&gt;&lt;/Cite&gt;&lt;/EndNote&gt;</w:instrText>
      </w:r>
      <w:r w:rsidR="0033438B">
        <w:rPr>
          <w:rFonts w:ascii="Times New Roman" w:hAnsi="Times New Roman"/>
        </w:rPr>
        <w:fldChar w:fldCharType="separate"/>
      </w:r>
      <w:r w:rsidR="00BD0C62">
        <w:rPr>
          <w:rFonts w:ascii="Times New Roman" w:hAnsi="Times New Roman"/>
          <w:noProof/>
        </w:rPr>
        <w:t>(Lemey et al., 2004a)</w:t>
      </w:r>
      <w:r w:rsidR="0033438B">
        <w:rPr>
          <w:rFonts w:ascii="Times New Roman" w:hAnsi="Times New Roman"/>
        </w:rPr>
        <w:fldChar w:fldCharType="end"/>
      </w:r>
      <w:r w:rsidR="00FF2475">
        <w:rPr>
          <w:rFonts w:ascii="Times New Roman" w:hAnsi="Times New Roman"/>
        </w:rPr>
        <w:t>.</w:t>
      </w:r>
      <w:r>
        <w:rPr>
          <w:rFonts w:ascii="Times New Roman" w:hAnsi="Times New Roman"/>
        </w:rPr>
        <w:t xml:space="preserve"> </w:t>
      </w:r>
      <w:r w:rsidR="005F121D">
        <w:rPr>
          <w:rFonts w:ascii="Times New Roman" w:hAnsi="Times New Roman"/>
        </w:rPr>
        <w:t>The date of origin of the introduction of g</w:t>
      </w:r>
      <w:r>
        <w:rPr>
          <w:rFonts w:ascii="Times New Roman" w:hAnsi="Times New Roman"/>
        </w:rPr>
        <w:t>roup N into human population</w:t>
      </w:r>
      <w:r w:rsidR="005F121D">
        <w:rPr>
          <w:rFonts w:ascii="Times New Roman" w:hAnsi="Times New Roman"/>
        </w:rPr>
        <w:t xml:space="preserve"> has been estimated to be</w:t>
      </w:r>
      <w:r>
        <w:rPr>
          <w:rFonts w:ascii="Times New Roman" w:hAnsi="Times New Roman"/>
        </w:rPr>
        <w:t xml:space="preserve"> in 1960s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33438B">
        <w:rPr>
          <w:rFonts w:ascii="Times New Roman" w:hAnsi="Times New Roman"/>
        </w:rPr>
        <w:fldChar w:fldCharType="separate"/>
      </w:r>
      <w:r w:rsidR="00BD0C62">
        <w:rPr>
          <w:rFonts w:ascii="Times New Roman" w:hAnsi="Times New Roman"/>
          <w:noProof/>
        </w:rPr>
        <w:t>(Simon et al., 1998a)</w:t>
      </w:r>
      <w:r w:rsidR="0033438B">
        <w:rPr>
          <w:rFonts w:ascii="Times New Roman" w:hAnsi="Times New Roman"/>
        </w:rPr>
        <w:fldChar w:fldCharType="end"/>
      </w:r>
      <w:r w:rsidR="00B85BC2">
        <w:rPr>
          <w:rFonts w:ascii="Times New Roman" w:hAnsi="Times New Roman"/>
        </w:rPr>
        <w:t xml:space="preserve">. Phylogenetic analysis </w:t>
      </w:r>
      <w:r w:rsidR="00B97C70">
        <w:rPr>
          <w:rFonts w:ascii="Times New Roman" w:hAnsi="Times New Roman"/>
        </w:rPr>
        <w:t>using genetic</w:t>
      </w:r>
      <w:r w:rsidR="00B85BC2">
        <w:rPr>
          <w:rFonts w:ascii="Times New Roman" w:hAnsi="Times New Roman"/>
        </w:rPr>
        <w:t xml:space="preserve"> sequence </w:t>
      </w:r>
      <w:r w:rsidR="00B97C70">
        <w:rPr>
          <w:rFonts w:ascii="Times New Roman" w:hAnsi="Times New Roman"/>
        </w:rPr>
        <w:t xml:space="preserve">under evolutionary pressure </w:t>
      </w:r>
      <w:r>
        <w:rPr>
          <w:rFonts w:ascii="Times New Roman" w:hAnsi="Times New Roman"/>
        </w:rPr>
        <w:t>shows its close grouping with SIV from Chimpanzee</w:t>
      </w:r>
      <w:r w:rsidR="00B85BC2">
        <w:rPr>
          <w:rFonts w:ascii="Times New Roman" w:hAnsi="Times New Roman"/>
        </w:rPr>
        <w:t xml:space="preserve"> </w:t>
      </w:r>
      <w:r w:rsidR="0033438B">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L3RpdGxlcz48cGVyaW9kaWNhbD48ZnVsbC10aXRsZT5Kb3VybmFsIG9mIFZpcm9sb2d5PC9mdWxs
LXRpdGxlPjwvcGVyaW9kaWNhbD48cGFnZXM+NTI54oCTNTM0PC9wYWdlcz48dm9sdW1lPjc0PC92
b2x1bWU+PG51bWJlcj4xPC9udW1iZXI+PGRhdGVzPjx5ZWFyPjIwMDA8L3llYXI+PC9kYXRlcz48
bGFiZWw+Y29yYmV0X2Vudl8yMDAwPC9sYWJlbD48dXJscz48L3VybHM+PC9yZWNvcmQ+PC9DaXRl
PjwvRW5kTm90ZT4A
</w:fldData>
        </w:fldChar>
      </w:r>
      <w:r w:rsidR="00742FB7">
        <w:rPr>
          <w:rFonts w:ascii="Times New Roman" w:hAnsi="Times New Roman"/>
        </w:rPr>
        <w:instrText xml:space="preserve"> ADDIN EN.CITE </w:instrText>
      </w:r>
      <w:r w:rsidR="0033438B">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L3RpdGxlcz48cGVyaW9kaWNhbD48ZnVsbC10aXRsZT5Kb3VybmFsIG9mIFZpcm9sb2d5PC9mdWxs
LXRpdGxlPjwvcGVyaW9kaWNhbD48cGFnZXM+NTI54oCTNTM0PC9wYWdlcz48dm9sdW1lPjc0PC92
b2x1bWU+PG51bWJlcj4xPC9udW1iZXI+PGRhdGVzPjx5ZWFyPjIwMDA8L3llYXI+PC9kYXRlcz48
bGFiZWw+Y29yYmV0X2Vudl8yMDAwPC9sYWJlbD48dXJscz48L3VybHM+PC9yZWNvcmQ+PC9DaXRl
PjwvRW5kTm90ZT4A
</w:fldData>
        </w:fldChar>
      </w:r>
      <w:r w:rsidR="00742FB7">
        <w:rPr>
          <w:rFonts w:ascii="Times New Roman" w:hAnsi="Times New Roman"/>
        </w:rPr>
        <w:instrText xml:space="preserve"> ADDIN EN.CITE.DATA </w:instrText>
      </w:r>
      <w:r w:rsidR="00D30D64" w:rsidRPr="0033438B">
        <w:rPr>
          <w:rFonts w:ascii="Times New Roman" w:hAnsi="Times New Roman"/>
        </w:rPr>
      </w:r>
      <w:r w:rsidR="0033438B">
        <w:rPr>
          <w:rFonts w:ascii="Times New Roman" w:hAnsi="Times New Roman"/>
        </w:rPr>
        <w:fldChar w:fldCharType="end"/>
      </w:r>
      <w:r w:rsidR="00D30D64" w:rsidRPr="0033438B">
        <w:rPr>
          <w:rFonts w:ascii="Times New Roman" w:hAnsi="Times New Roman"/>
        </w:rPr>
      </w:r>
      <w:r w:rsidR="0033438B">
        <w:rPr>
          <w:rFonts w:ascii="Times New Roman" w:hAnsi="Times New Roman"/>
        </w:rPr>
        <w:fldChar w:fldCharType="separate"/>
      </w:r>
      <w:r w:rsidR="00BD0C62">
        <w:rPr>
          <w:rFonts w:ascii="Times New Roman" w:hAnsi="Times New Roman"/>
          <w:noProof/>
        </w:rPr>
        <w:t>(Corbet et al., 2000; Gao et al., 1999)</w:t>
      </w:r>
      <w:r w:rsidR="0033438B">
        <w:rPr>
          <w:rFonts w:ascii="Times New Roman" w:hAnsi="Times New Roman"/>
        </w:rPr>
        <w:fldChar w:fldCharType="end"/>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33438B">
        <w:rPr>
          <w:rFonts w:ascii="Times New Roman" w:hAnsi="Times New Roman"/>
        </w:rPr>
        <w:fldChar w:fldCharType="begin"/>
      </w:r>
      <w:r w:rsidR="002A0789">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33438B">
        <w:rPr>
          <w:rFonts w:ascii="Times New Roman" w:hAnsi="Times New Roman"/>
        </w:rPr>
        <w:fldChar w:fldCharType="separate"/>
      </w:r>
      <w:r w:rsidR="00BD0C62">
        <w:rPr>
          <w:rFonts w:ascii="Times New Roman" w:hAnsi="Times New Roman"/>
          <w:noProof/>
        </w:rPr>
        <w:t>(Simon et al., 1998a)</w:t>
      </w:r>
      <w:r w:rsidR="0033438B">
        <w:rPr>
          <w:rFonts w:ascii="Times New Roman" w:hAnsi="Times New Roman"/>
        </w:rPr>
        <w:fldChar w:fldCharType="end"/>
      </w:r>
      <w:r w:rsidR="000A456A">
        <w:rPr>
          <w:rFonts w:ascii="Times New Roman" w:hAnsi="Times New Roman"/>
        </w:rPr>
        <w:t>.</w:t>
      </w:r>
    </w:p>
    <w:p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33438B">
        <w:rPr>
          <w:rFonts w:ascii="Times New Roman" w:hAnsi="Times New Roman"/>
        </w:rPr>
        <w:fldChar w:fldCharType="separate"/>
      </w:r>
      <w:r w:rsidR="00BD0C62">
        <w:rPr>
          <w:rFonts w:ascii="Times New Roman" w:hAnsi="Times New Roman"/>
          <w:noProof/>
        </w:rPr>
        <w:t>(Plantier et al., 2009)</w:t>
      </w:r>
      <w:r w:rsidR="0033438B">
        <w:rPr>
          <w:rFonts w:ascii="Times New Roman" w:hAnsi="Times New Roman"/>
        </w:rPr>
        <w:fldChar w:fldCharType="end"/>
      </w:r>
      <w:r>
        <w:rPr>
          <w:rFonts w:ascii="Times New Roman" w:hAnsi="Times New Roman"/>
        </w:rPr>
        <w:t xml:space="preserve">. </w:t>
      </w:r>
      <w:r w:rsidR="005F121D">
        <w:rPr>
          <w:rFonts w:ascii="Times New Roman" w:hAnsi="Times New Roman"/>
        </w:rPr>
        <w:t xml:space="preserve">A study of </w:t>
      </w:r>
      <w:r w:rsidR="00553FBE">
        <w:rPr>
          <w:rFonts w:ascii="Times New Roman" w:hAnsi="Times New Roman"/>
        </w:rPr>
        <w:t>HIV infected people</w:t>
      </w:r>
      <w:r w:rsidR="005F121D">
        <w:rPr>
          <w:rFonts w:ascii="Times New Roman" w:hAnsi="Times New Roman"/>
        </w:rPr>
        <w:t xml:space="preserve"> in </w:t>
      </w:r>
      <w:r w:rsidR="00553FBE">
        <w:rPr>
          <w:rFonts w:ascii="Times New Roman" w:hAnsi="Times New Roman"/>
        </w:rPr>
        <w:t>Cameroon</w:t>
      </w:r>
      <w:r w:rsidR="005F121D">
        <w:rPr>
          <w:rFonts w:ascii="Times New Roman" w:hAnsi="Times New Roman"/>
        </w:rPr>
        <w:t xml:space="preserve"> </w:t>
      </w:r>
      <w:r w:rsidR="00553FBE">
        <w:rPr>
          <w:rFonts w:ascii="Times New Roman" w:hAnsi="Times New Roman"/>
        </w:rPr>
        <w:t xml:space="preserve">shows its low prevalence of 0.06% </w:t>
      </w:r>
      <w:r w:rsidR="0033438B">
        <w:rPr>
          <w:rFonts w:ascii="Times New Roman" w:hAnsi="Times New Roman"/>
        </w:rPr>
        <w:fldChar w:fldCharType="begin"/>
      </w:r>
      <w:r w:rsidR="002A078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Virology&lt;/secondary-title&gt;&lt;/titles&gt;&lt;periodical&gt;&lt;full-title&gt;Journal of Virology&lt;/full-title&gt;&lt;/periodical&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33438B">
        <w:rPr>
          <w:rFonts w:ascii="Times New Roman" w:hAnsi="Times New Roman"/>
        </w:rPr>
        <w:fldChar w:fldCharType="separate"/>
      </w:r>
      <w:r w:rsidR="00BD0C62">
        <w:rPr>
          <w:rFonts w:ascii="Times New Roman" w:hAnsi="Times New Roman"/>
          <w:noProof/>
        </w:rPr>
        <w:t>(Vallari et al., 2011)</w:t>
      </w:r>
      <w:r w:rsidR="0033438B">
        <w:rPr>
          <w:rFonts w:ascii="Times New Roman" w:hAnsi="Times New Roman"/>
        </w:rPr>
        <w:fldChar w:fldCharType="end"/>
      </w:r>
      <w:r w:rsidR="00553FBE">
        <w:rPr>
          <w:rFonts w:ascii="Times New Roman" w:hAnsi="Times New Roman"/>
        </w:rPr>
        <w:t xml:space="preserve">. Although HIV group P is discovery only in Cameroon and confined there, it </w:t>
      </w:r>
      <w:r>
        <w:rPr>
          <w:rFonts w:ascii="Times New Roman" w:hAnsi="Times New Roman"/>
        </w:rPr>
        <w:t>can still be pandemic as it can adapt in human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Virology&lt;/secondary-title&gt;&lt;/titles&gt;&lt;periodical&gt;&lt;full-title&gt;Journal of Virology&lt;/full-title&gt;&lt;/periodical&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33438B">
        <w:rPr>
          <w:rFonts w:ascii="Times New Roman" w:hAnsi="Times New Roman"/>
        </w:rPr>
        <w:fldChar w:fldCharType="separate"/>
      </w:r>
      <w:r w:rsidR="00BD0C62">
        <w:rPr>
          <w:rFonts w:ascii="Times New Roman" w:hAnsi="Times New Roman"/>
          <w:noProof/>
        </w:rPr>
        <w:t>(Vallari et al., 2011)</w:t>
      </w:r>
      <w:r w:rsidR="0033438B">
        <w:rPr>
          <w:rFonts w:ascii="Times New Roman" w:hAnsi="Times New Roman"/>
        </w:rPr>
        <w:fldChar w:fldCharType="end"/>
      </w:r>
      <w:r>
        <w:rPr>
          <w:rFonts w:ascii="Times New Roman" w:hAnsi="Times New Roman"/>
        </w:rPr>
        <w:t>.</w:t>
      </w:r>
    </w:p>
    <w:p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rsidR="00870A43" w:rsidRPr="00CA4422" w:rsidRDefault="00B97C70" w:rsidP="00CA4422">
      <w:pPr>
        <w:spacing w:line="480" w:lineRule="auto"/>
        <w:rPr>
          <w:b/>
        </w:rPr>
      </w:pPr>
      <w:r>
        <w:rPr>
          <w:b/>
        </w:rPr>
        <w:t xml:space="preserve">1.4.1 </w:t>
      </w:r>
      <w:r w:rsidR="00CA4422" w:rsidRPr="00CA4422">
        <w:rPr>
          <w:b/>
        </w:rPr>
        <w:t>HIV-1 subtypes</w:t>
      </w:r>
    </w:p>
    <w:p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(Robertson et al., 2000b)</w:t>
      </w:r>
      <w:r w:rsidR="0033438B">
        <w:rPr>
          <w:rFonts w:ascii="Times New Roman" w:hAnsi="Times New Roman"/>
        </w:rPr>
        <w:fldChar w:fldCharType="end"/>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(Robertson et al., 2000b)</w:t>
      </w:r>
      <w:r w:rsidR="0033438B">
        <w:rPr>
          <w:rFonts w:ascii="Times New Roman" w:hAnsi="Times New Roman"/>
        </w:rPr>
        <w:fldChar w:fldCharType="end"/>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33438B">
        <w:rPr>
          <w:rFonts w:ascii="Times New Roman" w:hAnsi="Times New Roman"/>
        </w:rPr>
        <w:fldChar w:fldCharType="separate"/>
      </w:r>
      <w:r w:rsidR="00BD0C62">
        <w:rPr>
          <w:rFonts w:ascii="Times New Roman" w:hAnsi="Times New Roman"/>
          <w:noProof/>
        </w:rPr>
        <w:t>(Robertson et al., 2000a)</w:t>
      </w:r>
      <w:r w:rsidR="0033438B">
        <w:rPr>
          <w:rFonts w:ascii="Times New Roman" w:hAnsi="Times New Roman"/>
        </w:rPr>
        <w:fldChar w:fldCharType="end"/>
      </w:r>
      <w:r w:rsidR="00BF098A">
        <w:rPr>
          <w:rFonts w:ascii="Times New Roman" w:hAnsi="Times New Roman"/>
        </w:rPr>
        <w:t>.</w:t>
      </w:r>
    </w:p>
    <w:p w:rsidR="00BF098A" w:rsidRDefault="00BF098A" w:rsidP="00CA4422">
      <w:pPr>
        <w:spacing w:line="480" w:lineRule="auto"/>
        <w:jc w:val="both"/>
        <w:rPr>
          <w:rFonts w:ascii="Times New Roman" w:hAnsi="Times New Roman"/>
        </w:rPr>
      </w:pPr>
      <w:r w:rsidRPr="00BF098A">
        <w:rPr>
          <w:rFonts w:ascii="Times New Roman" w:hAnsi="Times New Roman"/>
          <w:noProof/>
          <w:lang w:eastAsia="en-US"/>
        </w:rPr>
        <w:drawing>
          <wp:inline distT="0" distB="0" distL="0" distR="0">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0500" cy="6867193"/>
                    </a:xfrm>
                    <a:prstGeom prst="rect">
                      <a:avLst/>
                    </a:prstGeom>
                    <a:noFill/>
                    <a:ln w="9525">
                      <a:noFill/>
                      <a:miter lim="800000"/>
                      <a:headEnd/>
                      <a:tailEnd/>
                    </a:ln>
                  </pic:spPr>
                </pic:pic>
              </a:graphicData>
            </a:graphic>
          </wp:inline>
        </w:drawing>
      </w:r>
    </w:p>
    <w:p w:rsidR="00CE351F" w:rsidRDefault="00BF098A" w:rsidP="00BF098A">
      <w:pPr>
        <w:spacing w:line="480" w:lineRule="auto"/>
        <w:jc w:val="both"/>
      </w:pPr>
      <w:r>
        <w:t>Figure 1.3</w:t>
      </w:r>
      <w:r w:rsidRPr="00F64029">
        <w:t xml:space="preserve">: Phylogenetic tree showing HIV-1 group M diversification to subtypes A-D, F-H, J and K, inferred from nucleotide sequence alignments of gag, </w:t>
      </w:r>
      <w:proofErr w:type="spellStart"/>
      <w:r w:rsidRPr="00F64029">
        <w:t>pol</w:t>
      </w:r>
      <w:proofErr w:type="spellEnd"/>
      <w:r w:rsidRPr="00F64029">
        <w:t xml:space="preserve"> and </w:t>
      </w:r>
      <w:proofErr w:type="spellStart"/>
      <w:r w:rsidRPr="00F64029">
        <w:t>env</w:t>
      </w:r>
      <w:proofErr w:type="spellEnd"/>
      <w:r w:rsidRPr="00F64029">
        <w:t xml:space="preserve"> genes.</w:t>
      </w:r>
      <w:r>
        <w:t xml:space="preserve"> Source: Robertson et al 2000 </w:t>
      </w:r>
      <w:r w:rsidR="0033438B">
        <w:fldChar w:fldCharType="begin"/>
      </w:r>
      <w:r w:rsidR="002A0789">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33438B">
        <w:fldChar w:fldCharType="separate"/>
      </w:r>
      <w:r w:rsidR="00BD0C62">
        <w:rPr>
          <w:noProof/>
        </w:rPr>
        <w:t>(Robertson et al., 2000a)</w:t>
      </w:r>
      <w:r w:rsidR="0033438B">
        <w:fldChar w:fldCharType="end"/>
      </w:r>
    </w:p>
    <w:p w:rsidR="00CE351F" w:rsidRDefault="00CE351F" w:rsidP="00CE351F">
      <w:pPr>
        <w:spacing w:line="480" w:lineRule="auto"/>
        <w:rPr>
          <w:rFonts w:ascii="Times New Roman" w:hAnsi="Times New Roman"/>
        </w:rPr>
      </w:pPr>
    </w:p>
    <w:p w:rsidR="00BF098A" w:rsidRDefault="00BF098A" w:rsidP="00BF098A">
      <w:pPr>
        <w:spacing w:line="480" w:lineRule="auto"/>
        <w:jc w:val="both"/>
      </w:pPr>
    </w:p>
    <w:p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(Robertson et al., 2000b)</w:t>
      </w:r>
      <w:r w:rsidR="0033438B">
        <w:rPr>
          <w:rFonts w:ascii="Times New Roman" w:hAnsi="Times New Roman"/>
        </w:rPr>
        <w:fldChar w:fldCharType="end"/>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33438B">
        <w:rPr>
          <w:rFonts w:ascii="Times New Roman" w:hAnsi="Times New Roman"/>
        </w:rPr>
        <w:fldChar w:fldCharType="separate"/>
      </w:r>
      <w:r w:rsidR="00BD0C62">
        <w:rPr>
          <w:rFonts w:ascii="Times New Roman" w:hAnsi="Times New Roman"/>
          <w:noProof/>
        </w:rPr>
        <w:t>(McCutchan, 2006)</w:t>
      </w:r>
      <w:r w:rsidR="0033438B">
        <w:rPr>
          <w:rFonts w:ascii="Times New Roman" w:hAnsi="Times New Roman"/>
        </w:rPr>
        <w:fldChar w:fldCharType="end"/>
      </w:r>
      <w:r w:rsidR="00333579">
        <w:rPr>
          <w:rFonts w:ascii="Times New Roman" w:hAnsi="Times New Roman"/>
        </w:rPr>
        <w:t xml:space="preserve">). </w:t>
      </w:r>
      <w:r w:rsidR="00995197">
        <w:rPr>
          <w:rFonts w:ascii="Times New Roman" w:hAnsi="Times New Roman"/>
        </w:rPr>
        <w:t xml:space="preserve">The range of amino acid variation at gene level within a subtype and between subtypes differs from 15%– 20% and 25% - 35% respectively </w:t>
      </w:r>
      <w:r w:rsidR="0033438B">
        <w:rPr>
          <w:rFonts w:ascii="Times New Roman" w:hAnsi="Times New Roman"/>
        </w:rPr>
        <w:fldChar w:fldCharType="begin"/>
      </w:r>
      <w:r w:rsidR="002A0789">
        <w:rPr>
          <w:rFonts w:ascii="Times New Roman" w:hAnsi="Times New Roman"/>
        </w:rPr>
        <w:instrText xml:space="preserve"> ADDIN EN.CITE &lt;EndNote&gt;&lt;Cite&gt;&lt;Author&gt;Korber&lt;/Author&gt;&lt;Year&gt;2001&lt;/Year&gt;&lt;RecNum&gt;208&lt;/RecNum&gt;&lt;record&gt;&lt;rec-number&gt;208&lt;/rec-number&gt;&lt;foreign-keys&gt;&lt;key app="EN" db-id="fp25zzvrxrd9vke5zxqp9stbssprwstvdddz"&gt;208&lt;/key&gt;&lt;/foreign-keys&gt;&lt;ref-type name="Journal Article"&gt;17&lt;/ref-type&gt;&lt;contributors&gt;&lt;authors&gt;&lt;author&gt;Korber, Bette&lt;/author&gt;&lt;author&gt;Gaschen, Brian&lt;/author&gt;&lt;author&gt;Yusim, Karina&lt;/author&gt;&lt;author&gt;Thakallapally, Rama&lt;/author&gt;&lt;author&gt;Kesmir, Can&lt;/author&gt;&lt;author&gt;Detours, Vincent&lt;/author&gt;&lt;/authors&gt;&lt;/contributors&gt;&lt;auth-address&gt;http://bmb.oxfordjournals.org/content/58/1/19&lt;/auth-address&gt;&lt;titles&gt;&lt;title&gt;Evolutionary and immunological implications of contemporary HIV-1 variation&lt;/title&gt;&lt;secondary-title&gt;British Medical Bulletin&lt;/secondary-title&gt;&lt;/titles&gt;&lt;pages&gt;19-42&lt;/pages&gt;&lt;volume&gt;58&lt;/volume&gt;&lt;number&gt;1&lt;/number&gt;&lt;dates&gt;&lt;year&gt;2001&lt;/year&gt;&lt;pub-dates&gt;&lt;date&gt;September&lt;/date&gt;&lt;/pub-dates&gt;&lt;/dates&gt;&lt;isbn&gt;0007-1420, 1471-8391&lt;/isbn&gt;&lt;label&gt;korber_evolutionary_2001&lt;/label&gt;&lt;urls&gt;&lt;related-urls&gt;&lt;url&gt;10.1093/bmb/58.1.19&lt;/url&gt;&lt;/related-urls&gt;&lt;/urls&gt;&lt;/record&gt;&lt;/Cite&gt;&lt;/EndNote&gt;</w:instrText>
      </w:r>
      <w:r w:rsidR="0033438B">
        <w:rPr>
          <w:rFonts w:ascii="Times New Roman" w:hAnsi="Times New Roman"/>
        </w:rPr>
        <w:fldChar w:fldCharType="separate"/>
      </w:r>
      <w:r w:rsidR="00BD0C62">
        <w:rPr>
          <w:rFonts w:ascii="Times New Roman" w:hAnsi="Times New Roman"/>
          <w:noProof/>
        </w:rPr>
        <w:t>(Korber et al., 2001)</w:t>
      </w:r>
      <w:r w:rsidR="0033438B">
        <w:rPr>
          <w:rFonts w:ascii="Times New Roman" w:hAnsi="Times New Roman"/>
        </w:rPr>
        <w:fldChar w:fldCharType="end"/>
      </w:r>
      <w:r w:rsidR="00995197">
        <w:rPr>
          <w:rFonts w:ascii="Times New Roman" w:hAnsi="Times New Roman"/>
        </w:rPr>
        <w:t xml:space="preserve">. </w:t>
      </w:r>
      <w:r w:rsidR="00333579">
        <w:rPr>
          <w:rFonts w:ascii="Times New Roman" w:hAnsi="Times New Roman"/>
        </w:rPr>
        <w:t>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33438B">
        <w:rPr>
          <w:rFonts w:ascii="Times New Roman" w:hAnsi="Times New Roman"/>
        </w:rPr>
        <w:fldChar w:fldCharType="begin"/>
      </w:r>
      <w:r w:rsidR="002A0789">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33438B">
        <w:rPr>
          <w:rFonts w:ascii="Times New Roman" w:hAnsi="Times New Roman"/>
        </w:rPr>
        <w:fldChar w:fldCharType="separate"/>
      </w:r>
      <w:r w:rsidR="00BD0C62">
        <w:rPr>
          <w:rFonts w:ascii="Times New Roman" w:hAnsi="Times New Roman"/>
          <w:noProof/>
        </w:rPr>
        <w:t>(Hemelaar et al., 2006)</w:t>
      </w:r>
      <w:r w:rsidR="0033438B">
        <w:rPr>
          <w:rFonts w:ascii="Times New Roman" w:hAnsi="Times New Roman"/>
        </w:rPr>
        <w:fldChar w:fldCharType="end"/>
      </w:r>
      <w:r w:rsidR="0015069C">
        <w:rPr>
          <w:rFonts w:ascii="Times New Roman" w:hAnsi="Times New Roman"/>
        </w:rPr>
        <w:t>. Subtypes F, H, J and K</w:t>
      </w:r>
      <w:r w:rsidR="00553FBE">
        <w:rPr>
          <w:rFonts w:ascii="Times New Roman" w:hAnsi="Times New Roman"/>
        </w:rPr>
        <w:t xml:space="preserve"> infections are rare and collectively account</w:t>
      </w:r>
      <w:r w:rsidR="0015069C">
        <w:rPr>
          <w:rFonts w:ascii="Times New Roman" w:hAnsi="Times New Roman"/>
        </w:rPr>
        <w:t xml:space="preserve"> for only 0.94% infections </w:t>
      </w:r>
      <w:r w:rsidR="0033438B">
        <w:rPr>
          <w:rFonts w:ascii="Times New Roman" w:hAnsi="Times New Roman"/>
        </w:rPr>
        <w:fldChar w:fldCharType="begin"/>
      </w:r>
      <w:r w:rsidR="002A0789">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33438B">
        <w:rPr>
          <w:rFonts w:ascii="Times New Roman" w:hAnsi="Times New Roman"/>
        </w:rPr>
        <w:fldChar w:fldCharType="separate"/>
      </w:r>
      <w:r w:rsidR="00BD0C62">
        <w:rPr>
          <w:rFonts w:ascii="Times New Roman" w:hAnsi="Times New Roman"/>
          <w:noProof/>
        </w:rPr>
        <w:t>(Hemelaar et al., 2006)</w:t>
      </w:r>
      <w:r w:rsidR="0033438B">
        <w:rPr>
          <w:rFonts w:ascii="Times New Roman" w:hAnsi="Times New Roman"/>
        </w:rPr>
        <w:fldChar w:fldCharType="end"/>
      </w:r>
      <w:r w:rsidR="0015069C">
        <w:rPr>
          <w:rFonts w:ascii="Times New Roman" w:hAnsi="Times New Roman"/>
        </w:rPr>
        <w:t xml:space="preserve">. </w:t>
      </w:r>
    </w:p>
    <w:p w:rsidR="00DF0EF3" w:rsidRDefault="00DF0EF3" w:rsidP="003937A3">
      <w:pPr>
        <w:spacing w:line="480" w:lineRule="auto"/>
        <w:jc w:val="both"/>
        <w:rPr>
          <w:rFonts w:ascii="Times New Roman" w:hAnsi="Times New Roman"/>
        </w:rPr>
      </w:pPr>
      <w:r>
        <w:rPr>
          <w:rFonts w:ascii="Times New Roman" w:hAnsi="Times New Roman"/>
        </w:rPr>
        <w:t xml:space="preserve">Subtypes </w:t>
      </w:r>
      <w:r w:rsidR="00995197">
        <w:rPr>
          <w:rFonts w:ascii="Times New Roman" w:hAnsi="Times New Roman"/>
        </w:rPr>
        <w:t>can be</w:t>
      </w:r>
      <w:r>
        <w:rPr>
          <w:rFonts w:ascii="Times New Roman" w:hAnsi="Times New Roman"/>
        </w:rPr>
        <w:t xml:space="preserve"> further classified to sub-subtype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33438B">
        <w:rPr>
          <w:rFonts w:ascii="Times New Roman" w:hAnsi="Times New Roman"/>
        </w:rPr>
        <w:fldChar w:fldCharType="separate"/>
      </w:r>
      <w:r w:rsidR="00BD0C62">
        <w:rPr>
          <w:rFonts w:ascii="Times New Roman" w:hAnsi="Times New Roman"/>
          <w:noProof/>
        </w:rPr>
        <w:t>(Gao et al., 2001)</w:t>
      </w:r>
      <w:r w:rsidR="0033438B">
        <w:rPr>
          <w:rFonts w:ascii="Times New Roman" w:hAnsi="Times New Roman"/>
        </w:rPr>
        <w:fldChar w:fldCharType="end"/>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(Robertson et al., 2000b)</w:t>
      </w:r>
      <w:r w:rsidR="0033438B">
        <w:rPr>
          <w:rFonts w:ascii="Times New Roman" w:hAnsi="Times New Roman"/>
        </w:rPr>
        <w:fldChar w:fldCharType="end"/>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33438B">
        <w:rPr>
          <w:rFonts w:ascii="Times New Roman" w:hAnsi="Times New Roman"/>
        </w:rPr>
        <w:fldChar w:fldCharType="separate"/>
      </w:r>
      <w:r w:rsidR="00BD0C62">
        <w:rPr>
          <w:rFonts w:ascii="Times New Roman" w:hAnsi="Times New Roman"/>
          <w:noProof/>
        </w:rPr>
        <w:t>(Gao et al., 2001)</w:t>
      </w:r>
      <w:r w:rsidR="0033438B">
        <w:rPr>
          <w:rFonts w:ascii="Times New Roman" w:hAnsi="Times New Roman"/>
        </w:rPr>
        <w:fldChar w:fldCharType="end"/>
      </w:r>
      <w:r>
        <w:rPr>
          <w:rFonts w:ascii="Times New Roman" w:hAnsi="Times New Roman"/>
        </w:rPr>
        <w:t>. Subtype A has sub-subtypes A1 and A2 (A3 and A4 are mentioned by Taylor et al 2008</w:t>
      </w:r>
      <w:r w:rsidR="0033438B">
        <w:rPr>
          <w:rFonts w:ascii="Times New Roman" w:hAnsi="Times New Roman"/>
        </w:rPr>
        <w:fldChar w:fldCharType="begin"/>
      </w:r>
      <w:r w:rsidR="002A078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Medicine&lt;/secondary-title&gt;&lt;/titles&gt;&lt;periodical&gt;&lt;full-title&gt;New England Journal of Medicine&lt;/full-title&gt;&lt;/periodical&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33438B">
        <w:rPr>
          <w:rFonts w:ascii="Times New Roman" w:hAnsi="Times New Roman"/>
        </w:rPr>
        <w:fldChar w:fldCharType="separate"/>
      </w:r>
      <w:r w:rsidR="00BD0C62">
        <w:rPr>
          <w:rFonts w:ascii="Times New Roman" w:hAnsi="Times New Roman"/>
          <w:noProof/>
        </w:rPr>
        <w:t>(Taylor et al., 2008)</w:t>
      </w:r>
      <w:r w:rsidR="0033438B">
        <w:rPr>
          <w:rFonts w:ascii="Times New Roman" w:hAnsi="Times New Roman"/>
        </w:rPr>
        <w:fldChar w:fldCharType="end"/>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r w:rsidR="004A04DD">
        <w:rPr>
          <w:rFonts w:ascii="Times New Roman" w:hAnsi="Times New Roman"/>
        </w:rPr>
        <w:t>; sub-subtype F3 mentioned by Taylor et al 2008</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Medicine&lt;/secondary-title&gt;&lt;/titles&gt;&lt;periodical&gt;&lt;full-title&gt;New England Journal of Medicine&lt;/full-title&gt;&lt;/periodical&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33438B">
        <w:rPr>
          <w:rFonts w:ascii="Times New Roman" w:hAnsi="Times New Roman"/>
        </w:rPr>
        <w:fldChar w:fldCharType="separate"/>
      </w:r>
      <w:r w:rsidR="00BD0C62">
        <w:rPr>
          <w:rFonts w:ascii="Times New Roman" w:hAnsi="Times New Roman"/>
          <w:noProof/>
        </w:rPr>
        <w:t>(Taylor et al., 2008)</w:t>
      </w:r>
      <w:r w:rsidR="0033438B">
        <w:rPr>
          <w:rFonts w:ascii="Times New Roman" w:hAnsi="Times New Roman"/>
        </w:rPr>
        <w:fldChar w:fldCharType="end"/>
      </w:r>
      <w:r>
        <w:rPr>
          <w:rFonts w:ascii="Times New Roman" w:hAnsi="Times New Roman"/>
        </w:rPr>
        <w:t xml:space="preserve">. </w:t>
      </w:r>
    </w:p>
    <w:p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&lt;EndNote&gt;&lt;Cite&gt;&lt;Author&gt;Ayouba&lt;/Author&gt;&lt;Year&gt;2000&lt;/Year&gt;&lt;RecNum&gt;825&lt;/RecNum&gt;&lt;record&gt;&lt;rec-number&gt;825&lt;/rec-number&gt;&lt;foreign-keys&gt;&lt;key app="EN" db-id="fp25zzvrxrd9vke5zxqp9stbssprwstvdddz"&gt;825&lt;/key&gt;&lt;/foreign-keys&gt;&lt;ref-type name="Journal Article"&gt;17&lt;/ref-type&gt;&lt;contributors&gt;&lt;authors&gt;&lt;author&gt;Ayouba, A.&lt;/author&gt;&lt;author&gt;Souquieres, S.&lt;/author&gt;&lt;author&gt;Njinku, B.&lt;/author&gt;&lt;author&gt;Martin, P. M.&lt;/author&gt;&lt;author&gt;Muller-Trutwin, M. C.&lt;/author&gt;&lt;author&gt;Roques, P.&lt;/author&gt;&lt;author&gt;Barre-Sinoussi, F.&lt;/author&gt;&lt;author&gt;Mauclere, P.&lt;/author&gt;&lt;author&gt;Simon, F.&lt;/author&gt;&lt;author&gt;Nerrienet, E.&lt;/author&gt;&lt;/authors&gt;&lt;/contributors&gt;&lt;auth-address&gt;Centre Pasteur du Cameroun, Laboratoire National de Sante Publique et de Reference, Yaounde.&lt;/auth-address&gt;&lt;titles&gt;&lt;title&gt;HIV-1 group N among HIV-1-seropositive individuals in Cameroon&lt;/title&gt;&lt;secondary-title&gt;AIDS&lt;/secondary-title&gt;&lt;/titles&gt;&lt;periodical&gt;&lt;full-title&gt;AIDS&lt;/full-title&gt;&lt;/periodical&gt;&lt;pages&gt;2623-5&lt;/pages&gt;&lt;volume&gt;14&lt;/volume&gt;&lt;number&gt;16&lt;/number&gt;&lt;edition&gt;2000/01/11&lt;/edition&gt;&lt;keywords&gt;&lt;keyword&gt;Adult&lt;/keyword&gt;&lt;keyword&gt;Cameroon/epidemiology&lt;/keyword&gt;&lt;keyword&gt;Female&lt;/keyword&gt;&lt;keyword&gt;HIV Antibodies/*blood&lt;/keyword&gt;&lt;keyword&gt;HIV Envelope Protein gp120/immunology&lt;/keyword&gt;&lt;keyword&gt;HIV Infections/*virology&lt;/keyword&gt;&lt;keyword&gt;HIV-1/*classification&lt;/keyword&gt;&lt;keyword&gt;Humans&lt;/keyword&gt;&lt;keyword&gt;Male&lt;/keyword&gt;&lt;keyword&gt;Middle Aged&lt;/keyword&gt;&lt;keyword&gt;Peptide Fragments/immunology&lt;/keyword&gt;&lt;keyword&gt;Serotyping/methods&lt;/keyword&gt;&lt;/keywords&gt;&lt;dates&gt;&lt;year&gt;2000&lt;/year&gt;&lt;pub-dates&gt;&lt;date&gt;Nov 10&lt;/date&gt;&lt;/pub-dates&gt;&lt;/dates&gt;&lt;isbn&gt;0269-9370 (Print)&amp;#xD;0269-9370 (Linking)&lt;/isbn&gt;&lt;accession-num&gt;11101082&lt;/accession-num&gt;&lt;urls&gt;&lt;related-urls&gt;&lt;url&gt;http://www.ncbi.nlm.nih.gov/entrez/query.fcgi?cmd=Retrieve&amp;amp;db=PubMed&amp;amp;dopt=Citation&amp;amp;list_uids=11101082&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(Ayouba et al., 2000)</w:t>
      </w:r>
      <w:r w:rsidR="0033438B">
        <w:rPr>
          <w:rFonts w:ascii="Times New Roman" w:hAnsi="Times New Roman"/>
        </w:rPr>
        <w:fldChar w:fldCharType="end"/>
      </w:r>
      <w:r>
        <w:rPr>
          <w:rFonts w:ascii="Times New Roman" w:hAnsi="Times New Roman"/>
        </w:rPr>
        <w:t>, O</w:t>
      </w:r>
      <w:r w:rsidR="005F07B6">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&lt;EndNote&gt;&lt;Cite&gt;&lt;Author&gt;Lemey&lt;/Author&gt;&lt;Year&gt;2004&lt;/Year&gt;&lt;RecNum&gt;826&lt;/RecNum&gt;&lt;record&gt;&lt;rec-number&gt;826&lt;/rec-number&gt;&lt;foreign-keys&gt;&lt;key app="EN" db-id="fp25zzvrxrd9vke5zxqp9stbssprwstvdddz"&gt;826&lt;/key&gt;&lt;/foreign-keys&gt;&lt;ref-type name="Journal Article"&gt;17&lt;/ref-type&gt;&lt;contributors&gt;&lt;authors&gt;&lt;author&gt;Lemey, P.&lt;/author&gt;&lt;author&gt;Pybus, O. G.&lt;/author&gt;&lt;author&gt;Rambaut, A.&lt;/author&gt;&lt;author&gt;Drummond, A. J.&lt;/author&gt;&lt;author&gt;Robertson, D. L.&lt;/author&gt;&lt;author&gt;Roques, P.&lt;/author&gt;&lt;author&gt;Worobey, M.&lt;/author&gt;&lt;author&gt;Vandamme, A. M.&lt;/author&gt;&lt;/authors&gt;&lt;/contributors&gt;&lt;auth-address&gt;Rega Institute for Medical Research, KULeuven, B-3000 Leuven, Belgium. philippe.lemey@uz.kueluven.ac.be&lt;/auth-address&gt;&lt;titles&gt;&lt;title&gt;The molecular population genetics of HIV-1 group O&lt;/title&gt;&lt;secondary-title&gt;Genetics&lt;/secondary-title&gt;&lt;/titles&gt;&lt;periodical&gt;&lt;full-title&gt;Genetics&lt;/full-title&gt;&lt;/periodical&gt;&lt;pages&gt;1059-68&lt;/pages&gt;&lt;volume&gt;167&lt;/volume&gt;&lt;number&gt;3&lt;/number&gt;&lt;edition&gt;2004/07/29&lt;/edition&gt;&lt;keywords&gt;&lt;keyword&gt;Bayes Theorem&lt;/keyword&gt;&lt;keyword&gt;Cameroon&lt;/keyword&gt;&lt;keyword&gt;*Evolution, Molecular&lt;/keyword&gt;&lt;keyword&gt;*Genetics, Population&lt;/keyword&gt;&lt;keyword&gt;*Genome, Viral&lt;/keyword&gt;&lt;keyword&gt;HIV-1/*genetics&lt;/keyword&gt;&lt;keyword&gt;Humans&lt;/keyword&gt;&lt;keyword&gt;Likelihood Functions&lt;/keyword&gt;&lt;keyword&gt;*Models, Genetic&lt;/keyword&gt;&lt;keyword&gt;Phylogeny&lt;/keyword&gt;&lt;keyword&gt;Recombination, Genetic/genetics&lt;/keyword&gt;&lt;keyword&gt;Species Specificity&lt;/keyword&gt;&lt;keyword&gt;Viral Proteins/genetics&lt;/keyword&gt;&lt;/keywords&gt;&lt;dates&gt;&lt;year&gt;2004&lt;/year&gt;&lt;pub-dates&gt;&lt;date&gt;Jul&lt;/date&gt;&lt;/pub-dates&gt;&lt;/dates&gt;&lt;isbn&gt;0016-6731 (Print)&amp;#xD;0016-6731 (Linking)&lt;/isbn&gt;&lt;accession-num&gt;15280223&lt;/accession-num&gt;&lt;urls&gt;&lt;related-urls&gt;&lt;url&gt;http://www.ncbi.nlm.nih.gov/entrez/query.fcgi?cmd=Retrieve&amp;amp;db=PubMed&amp;amp;dopt=Citation&amp;amp;list_uids=15280223&lt;/url&gt;&lt;/related-urls&gt;&lt;/urls&gt;&lt;custom2&gt;1470933&lt;/custom2&gt;&lt;electronic-resource-num&gt;10.1534/genetics.104.026666&amp;#xD;167/3/1059 [pii]&lt;/electronic-resource-num&gt;&lt;language&gt;eng&lt;/language&gt;&lt;/record&gt;&lt;/Cite&gt;&lt;/EndNote&gt;</w:instrText>
      </w:r>
      <w:r w:rsidR="0033438B">
        <w:rPr>
          <w:rFonts w:ascii="Times New Roman" w:hAnsi="Times New Roman"/>
        </w:rPr>
        <w:fldChar w:fldCharType="separate"/>
      </w:r>
      <w:r w:rsidR="00BD0C62">
        <w:rPr>
          <w:rFonts w:ascii="Times New Roman" w:hAnsi="Times New Roman"/>
          <w:noProof/>
        </w:rPr>
        <w:t>(Lemey et al., 2004b)</w:t>
      </w:r>
      <w:r w:rsidR="0033438B">
        <w:rPr>
          <w:rFonts w:ascii="Times New Roman" w:hAnsi="Times New Roman"/>
        </w:rPr>
        <w:fldChar w:fldCharType="end"/>
      </w:r>
      <w:r>
        <w:rPr>
          <w:rFonts w:ascii="Times New Roman" w:hAnsi="Times New Roman"/>
        </w:rPr>
        <w:t xml:space="preserve"> and P </w:t>
      </w:r>
      <w:r w:rsidR="0033438B">
        <w:rPr>
          <w:rFonts w:ascii="Times New Roman" w:hAnsi="Times New Roman"/>
        </w:rPr>
        <w:fldChar w:fldCharType="begin"/>
      </w:r>
      <w:r w:rsidR="002A078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Virology&lt;/secondary-title&gt;&lt;/titles&gt;&lt;periodical&gt;&lt;full-title&gt;Journal of Virology&lt;/full-title&gt;&lt;/periodical&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33438B">
        <w:rPr>
          <w:rFonts w:ascii="Times New Roman" w:hAnsi="Times New Roman"/>
        </w:rPr>
        <w:fldChar w:fldCharType="separate"/>
      </w:r>
      <w:r w:rsidR="00BD0C62">
        <w:rPr>
          <w:rFonts w:ascii="Times New Roman" w:hAnsi="Times New Roman"/>
          <w:noProof/>
        </w:rPr>
        <w:t>(Vallari et al., 2011)</w:t>
      </w:r>
      <w:r w:rsidR="0033438B">
        <w:rPr>
          <w:rFonts w:ascii="Times New Roman" w:hAnsi="Times New Roman"/>
        </w:rPr>
        <w:fldChar w:fldCharType="end"/>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&lt;EndNote&gt;&lt;Cite&gt;&lt;Author&gt;Roques&lt;/Author&gt;&lt;Year&gt;2002&lt;/Year&gt;&lt;RecNum&gt;15&lt;/RecNum&gt;&lt;record&gt;&lt;rec-number&gt;15&lt;/rec-number&gt;&lt;foreign-keys&gt;&lt;key app="EN" db-id="fp25zzvrxrd9vke5zxqp9stbssprwstvdddz"&gt;15&lt;/key&gt;&lt;/foreign-keys&gt;&lt;ref-type name="Journal Article"&gt;17&lt;/ref-type&gt;&lt;contributors&gt;&lt;authors&gt;&lt;author&gt;Roques, P.&lt;/author&gt;&lt;author&gt;Robertson, D.L.&lt;/author&gt;&lt;author&gt;Souquière, S.&lt;/author&gt;&lt;author&gt;Damond, F.&lt;/author&gt;&lt;author&gt;Ayouba, A.&lt;/author&gt;&lt;author&gt;Farfara, I.&lt;/author&gt;&lt;author&gt;Depienne, C.&lt;/author&gt;&lt;author&gt;Nerrienet, E.&lt;/author&gt;&lt;author&gt;Dormont, D.&lt;/author&gt;&lt;author&gt;Brun-Vézinet, F.&lt;/author&gt;&lt;author&gt;Simon, F.&lt;/author&gt;&lt;author&gt;Mauclère, P.&lt;/author&gt;&lt;/authors&gt;&lt;/contributors&gt;&lt;auth-address&gt;http://www.sciencedirect.com/science/article/pii/S0042682202914303&lt;/auth-address&gt;&lt;titles&gt;&lt;title&gt;Phylogenetic Analysis of 49 Newly Derived HIV-1 Group O Strains: High Viral Diversity but No Group M-like Subtype Structure&lt;/title&gt;&lt;secondary-title&gt;Virology&lt;/secondary-title&gt;&lt;/titles&gt;&lt;periodical&gt;&lt;full-title&gt;Virology&lt;/full-title&gt;&lt;/periodical&gt;&lt;pages&gt;259-273&lt;/pages&gt;&lt;volume&gt;302&lt;/volume&gt;&lt;number&gt;2&lt;/number&gt;&lt;dates&gt;&lt;year&gt;2002&lt;/year&gt;&lt;pub-dates&gt;&lt;date&gt;October&lt;/date&gt;&lt;/pub-dates&gt;&lt;/dates&gt;&lt;isbn&gt;0042-6822&lt;/isbn&gt;&lt;label&gt;roques_phylogenetic_2002&lt;/label&gt;&lt;urls&gt;&lt;related-urls&gt;&lt;url&gt;10.1006/viro.2002.1430&lt;/url&gt;&lt;/related-urls&gt;&lt;/urls&gt;&lt;/record&gt;&lt;/Cite&gt;&lt;/EndNote&gt;</w:instrText>
      </w:r>
      <w:r w:rsidR="0033438B">
        <w:rPr>
          <w:rFonts w:ascii="Times New Roman" w:hAnsi="Times New Roman"/>
        </w:rPr>
        <w:fldChar w:fldCharType="separate"/>
      </w:r>
      <w:r w:rsidR="00BD0C62">
        <w:rPr>
          <w:rFonts w:ascii="Times New Roman" w:hAnsi="Times New Roman"/>
          <w:noProof/>
        </w:rPr>
        <w:t>(Roques et al., 2002)</w:t>
      </w:r>
      <w:r w:rsidR="0033438B">
        <w:rPr>
          <w:rFonts w:ascii="Times New Roman" w:hAnsi="Times New Roman"/>
        </w:rPr>
        <w:fldChar w:fldCharType="end"/>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rsidR="00CA4422" w:rsidRDefault="005D54AC" w:rsidP="004C5917">
      <w:pPr>
        <w:spacing w:before="2" w:after="2" w:line="480" w:lineRule="auto"/>
        <w:jc w:val="both"/>
        <w:rPr>
          <w:rFonts w:ascii="Times New Roman" w:hAnsi="Times New Roman"/>
          <w:b/>
        </w:rPr>
      </w:pPr>
      <w:r>
        <w:rPr>
          <w:rFonts w:ascii="Times New Roman" w:hAnsi="Times New Roman"/>
          <w:b/>
        </w:rPr>
        <w:t xml:space="preserve">1.4.2 </w:t>
      </w:r>
      <w:r w:rsidR="00CA4422">
        <w:rPr>
          <w:rFonts w:ascii="Times New Roman" w:hAnsi="Times New Roman"/>
          <w:b/>
        </w:rPr>
        <w:t>HIV-1 recombination</w:t>
      </w:r>
    </w:p>
    <w:p w:rsidR="00E465CC" w:rsidRDefault="00CA4422" w:rsidP="00BF098A">
      <w:pPr>
        <w:spacing w:before="2" w:after="2" w:line="480" w:lineRule="auto"/>
        <w:jc w:val="both"/>
      </w:pPr>
      <w:r>
        <w:rPr>
          <w:rFonts w:ascii="Times New Roman" w:hAnsi="Times New Roman"/>
        </w:rPr>
        <w:t>Init</w:t>
      </w:r>
      <w:r w:rsidR="004D7444">
        <w:rPr>
          <w:rFonts w:ascii="Times New Roman" w:hAnsi="Times New Roman"/>
        </w:rPr>
        <w:t xml:space="preserve">ially, HIV-1 group M subtypes E </w:t>
      </w:r>
      <w:r w:rsidR="0033438B">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2A0789">
        <w:rPr>
          <w:rFonts w:ascii="Times New Roman" w:hAnsi="Times New Roman"/>
        </w:rPr>
        <w:instrText xml:space="preserve"> ADDIN EN.CITE.DATA </w:instrText>
      </w:r>
      <w:r w:rsidR="00D30D64" w:rsidRPr="0033438B">
        <w:rPr>
          <w:rFonts w:ascii="Times New Roman" w:hAnsi="Times New Roman"/>
        </w:rPr>
      </w:r>
      <w:r w:rsidR="0033438B">
        <w:rPr>
          <w:rFonts w:ascii="Times New Roman" w:hAnsi="Times New Roman"/>
        </w:rPr>
        <w:fldChar w:fldCharType="end"/>
      </w:r>
      <w:r w:rsidR="00D30D64" w:rsidRPr="0033438B">
        <w:rPr>
          <w:rFonts w:ascii="Times New Roman" w:hAnsi="Times New Roman"/>
        </w:rPr>
      </w:r>
      <w:r w:rsidR="0033438B">
        <w:rPr>
          <w:rFonts w:ascii="Times New Roman" w:hAnsi="Times New Roman"/>
        </w:rPr>
        <w:fldChar w:fldCharType="separate"/>
      </w:r>
      <w:r w:rsidR="00BD0C62">
        <w:rPr>
          <w:rFonts w:ascii="Times New Roman" w:hAnsi="Times New Roman"/>
          <w:noProof/>
        </w:rPr>
        <w:t>(Artenstein et al., 1995; Tovanabutra et al., 2002; Wasi et al., 1995)</w:t>
      </w:r>
      <w:r w:rsidR="0033438B">
        <w:rPr>
          <w:rFonts w:ascii="Times New Roman" w:hAnsi="Times New Roman"/>
        </w:rPr>
        <w:fldChar w:fldCharType="end"/>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33438B">
        <w:rPr>
          <w:rFonts w:ascii="Times New Roman" w:hAnsi="Times New Roman"/>
        </w:rPr>
        <w:fldChar w:fldCharType="separate"/>
      </w:r>
      <w:r w:rsidR="00BD0C62">
        <w:rPr>
          <w:rFonts w:ascii="Times New Roman" w:hAnsi="Times New Roman"/>
          <w:noProof/>
        </w:rPr>
        <w:t>(McCutchan, 2006)</w:t>
      </w:r>
      <w:r w:rsidR="0033438B">
        <w:rPr>
          <w:rFonts w:ascii="Times New Roman" w:hAnsi="Times New Roman"/>
        </w:rPr>
        <w:fldChar w:fldCharType="end"/>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circular </w:t>
      </w:r>
    </w:p>
    <w:p w:rsidR="008E750A" w:rsidRDefault="008E750A" w:rsidP="004C5917">
      <w:pPr>
        <w:pStyle w:val="Heading3"/>
      </w:pPr>
    </w:p>
    <w:p w:rsidR="008E750A" w:rsidRDefault="0033438B" w:rsidP="004C5917">
      <w:pPr>
        <w:pStyle w:val="Heading3"/>
      </w:pPr>
      <w:r>
        <w:rPr>
          <w:noProof/>
          <w:lang w:eastAsia="en-US"/>
        </w:rPr>
        <w:pict>
          <v:shape id="Text Box 7" o:spid="_x0000_s1027" type="#_x0000_t202" style="position:absolute;margin-left:6in;margin-top:10.2pt;width:54pt;height:652.75pt;z-index:251662336;visibility:visible;mso-wrap-edited:f"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" filled="f" stroked="f">
            <v:textbox style="layout-flow:vertical;mso-layout-flow-alt:bottom-to-top" inset=",7.2pt,,7.2pt">
              <w:txbxContent>
                <w:p w:rsidR="009539A8" w:rsidRDefault="009539A8">
                  <w:r>
                    <w:t xml:space="preserve">Figure 1.4: HIV diversity around the globe, its level of prevalence in the area and number of genome sequenced. Source: </w:t>
                  </w:r>
                  <w:proofErr w:type="spellStart"/>
                  <w:r>
                    <w:t>McCutchan</w:t>
                  </w:r>
                  <w:proofErr w:type="spellEnd"/>
                  <w:r>
                    <w:t xml:space="preserve"> 2006 </w:t>
                  </w:r>
                </w:p>
              </w:txbxContent>
            </v:textbox>
            <w10:wrap type="tight"/>
          </v:shape>
        </w:pict>
      </w:r>
      <w:r w:rsidR="00CE351F">
        <w:rPr>
          <w:noProof/>
          <w:lang w:eastAsia="en-US"/>
        </w:rPr>
        <w:drawing>
          <wp:inline distT="0" distB="0" distL="0" distR="0">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0500" cy="8284016"/>
                    </a:xfrm>
                    <a:prstGeom prst="rect">
                      <a:avLst/>
                    </a:prstGeom>
                    <a:noFill/>
                    <a:ln w="9525">
                      <a:noFill/>
                      <a:miter lim="800000"/>
                      <a:headEnd/>
                      <a:tailEnd/>
                    </a:ln>
                  </pic:spPr>
                </pic:pic>
              </a:graphicData>
            </a:graphic>
          </wp:inline>
        </w:drawing>
      </w:r>
    </w:p>
    <w:p w:rsidR="000E7005" w:rsidRDefault="000E7005" w:rsidP="000E7005">
      <w:pPr>
        <w:spacing w:line="480" w:lineRule="auto"/>
        <w:jc w:val="both"/>
      </w:pPr>
    </w:p>
    <w:p w:rsidR="00CE351F" w:rsidRDefault="00CE351F" w:rsidP="00BF098A">
      <w:pPr>
        <w:spacing w:before="2" w:after="2" w:line="480" w:lineRule="auto"/>
        <w:jc w:val="both"/>
        <w:rPr>
          <w:rFonts w:ascii="Times New Roman" w:hAnsi="Times New Roman"/>
        </w:rPr>
      </w:pPr>
      <w:r w:rsidRPr="00CE351F">
        <w:rPr>
          <w:rFonts w:ascii="Times New Roman" w:hAnsi="Times New Roman"/>
          <w:noProof/>
          <w:lang w:eastAsia="en-US"/>
        </w:rPr>
        <w:drawing>
          <wp:inline distT="0" distB="0" distL="0" distR="0">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2"/>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w:t>
      </w:r>
      <w:proofErr w:type="spellStart"/>
      <w:r>
        <w:rPr>
          <w:rFonts w:ascii="Times New Roman" w:hAnsi="Times New Roman"/>
        </w:rPr>
        <w:t>Letvin</w:t>
      </w:r>
      <w:proofErr w:type="spellEnd"/>
      <w:r>
        <w:rPr>
          <w:rFonts w:ascii="Times New Roman" w:hAnsi="Times New Roman"/>
        </w:rPr>
        <w:t xml:space="preserve"> 2006 </w:t>
      </w:r>
      <w:r w:rsidR="0033438B">
        <w:rPr>
          <w:rFonts w:ascii="Times New Roman" w:hAnsi="Times New Roman"/>
        </w:rPr>
        <w:fldChar w:fldCharType="begin"/>
      </w:r>
      <w:r w:rsidR="002A0789">
        <w:rPr>
          <w:rFonts w:ascii="Times New Roman" w:hAnsi="Times New Roman"/>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sidR="0033438B">
        <w:rPr>
          <w:rFonts w:ascii="Times New Roman" w:hAnsi="Times New Roman"/>
        </w:rPr>
        <w:fldChar w:fldCharType="separate"/>
      </w:r>
      <w:r w:rsidR="00BD0C62">
        <w:rPr>
          <w:rFonts w:ascii="Times New Roman" w:hAnsi="Times New Roman"/>
          <w:noProof/>
        </w:rPr>
        <w:t>(Letvin, 2006)</w:t>
      </w:r>
      <w:r w:rsidR="0033438B">
        <w:rPr>
          <w:rFonts w:ascii="Times New Roman" w:hAnsi="Times New Roman"/>
        </w:rPr>
        <w:fldChar w:fldCharType="end"/>
      </w:r>
    </w:p>
    <w:p w:rsidR="00CE351F" w:rsidRDefault="00CE351F" w:rsidP="00BF098A">
      <w:pPr>
        <w:spacing w:before="2" w:after="2" w:line="480" w:lineRule="auto"/>
        <w:jc w:val="both"/>
        <w:rPr>
          <w:rFonts w:ascii="Times New Roman" w:hAnsi="Times New Roman"/>
        </w:rPr>
      </w:pPr>
    </w:p>
    <w:p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r w:rsidR="00BF098A">
        <w:rPr>
          <w:rFonts w:ascii="Times New Roman" w:hAnsi="Times New Roman"/>
        </w:rPr>
        <w:t xml:space="preserve">recombinant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w:t>
      </w:r>
      <w:proofErr w:type="spellStart"/>
      <w:r w:rsidR="00BF098A">
        <w:rPr>
          <w:rFonts w:ascii="Times New Roman" w:hAnsi="Times New Roman"/>
        </w:rPr>
        <w:t>cpx</w:t>
      </w:r>
      <w:proofErr w:type="spellEnd"/>
      <w:r w:rsidR="00BF098A">
        <w:rPr>
          <w:rFonts w:ascii="Times New Roman" w:hAnsi="Times New Roman"/>
        </w:rPr>
        <w:t xml:space="preserve">”) respectively (reviewed in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33438B">
        <w:rPr>
          <w:rFonts w:ascii="Times New Roman" w:hAnsi="Times New Roman"/>
        </w:rPr>
        <w:fldChar w:fldCharType="separate"/>
      </w:r>
      <w:r w:rsidR="00BD0C62">
        <w:rPr>
          <w:rFonts w:ascii="Times New Roman" w:hAnsi="Times New Roman"/>
          <w:noProof/>
        </w:rPr>
        <w:t>(McCutchan, 2006)</w:t>
      </w:r>
      <w:r w:rsidR="0033438B">
        <w:rPr>
          <w:rFonts w:ascii="Times New Roman" w:hAnsi="Times New Roman"/>
        </w:rPr>
        <w:fldChar w:fldCharType="end"/>
      </w:r>
      <w:r w:rsidR="00BF098A">
        <w:rPr>
          <w:rFonts w:ascii="Times New Roman" w:hAnsi="Times New Roman"/>
        </w:rPr>
        <w:t xml:space="preserve">). The same criterion of epidemiological unlinked isolates from three or more people applies for classification as a circular recombinant form (CRF)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33438B">
        <w:rPr>
          <w:rFonts w:ascii="Times New Roman" w:hAnsi="Times New Roman"/>
        </w:rPr>
        <w:fldChar w:fldCharType="separate"/>
      </w:r>
      <w:r w:rsidR="00BD0C62">
        <w:rPr>
          <w:rFonts w:ascii="Times New Roman" w:hAnsi="Times New Roman"/>
          <w:noProof/>
        </w:rPr>
        <w:t>(Robertson et al., 2000a)</w:t>
      </w:r>
      <w:r w:rsidR="0033438B">
        <w:rPr>
          <w:rFonts w:ascii="Times New Roman" w:hAnsi="Times New Roman"/>
        </w:rPr>
        <w:fldChar w:fldCharType="end"/>
      </w:r>
      <w:r w:rsidR="00BF098A">
        <w:rPr>
          <w:rFonts w:ascii="Times New Roman" w:hAnsi="Times New Roman"/>
        </w:rPr>
        <w:t xml:space="preserve">. </w:t>
      </w:r>
      <w:r w:rsidR="005D54AC">
        <w:rPr>
          <w:rFonts w:ascii="Times New Roman" w:hAnsi="Times New Roman"/>
        </w:rPr>
        <w:t>A</w:t>
      </w:r>
      <w:r w:rsidR="00BF098A">
        <w:rPr>
          <w:rFonts w:ascii="Times New Roman" w:hAnsi="Times New Roman"/>
        </w:rPr>
        <w:t xml:space="preserve"> recombinant isolate discovered in single patient is termed as Unique Recombinant Form (URF) (reviewed in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33438B">
        <w:rPr>
          <w:rFonts w:ascii="Times New Roman" w:hAnsi="Times New Roman"/>
        </w:rPr>
        <w:fldChar w:fldCharType="separate"/>
      </w:r>
      <w:r w:rsidR="00BD0C62">
        <w:rPr>
          <w:rFonts w:ascii="Times New Roman" w:hAnsi="Times New Roman"/>
          <w:noProof/>
        </w:rPr>
        <w:t>(McCutchan, 2006)</w:t>
      </w:r>
      <w:r w:rsidR="0033438B">
        <w:rPr>
          <w:rFonts w:ascii="Times New Roman" w:hAnsi="Times New Roman"/>
        </w:rPr>
        <w:fldChar w:fldCharType="end"/>
      </w:r>
      <w:r w:rsidR="00BF098A">
        <w:rPr>
          <w:rFonts w:ascii="Times New Roman" w:hAnsi="Times New Roman"/>
        </w:rPr>
        <w:t xml:space="preserve">). There are 55 </w:t>
      </w:r>
      <w:proofErr w:type="spellStart"/>
      <w:r w:rsidR="00BF098A">
        <w:rPr>
          <w:rFonts w:ascii="Times New Roman" w:hAnsi="Times New Roman"/>
        </w:rPr>
        <w:t>CRFs</w:t>
      </w:r>
      <w:proofErr w:type="spellEnd"/>
      <w:r w:rsidR="00BF098A">
        <w:rPr>
          <w:rFonts w:ascii="Times New Roman" w:hAnsi="Times New Roman"/>
        </w:rPr>
        <w:t xml:space="preserve"> listed in Los Alamos National Laboratory database for HIV sequences (</w:t>
      </w:r>
      <w:hyperlink r:id="rId13"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33438B">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742FB7">
        <w:rPr>
          <w:rFonts w:ascii="Times New Roman" w:hAnsi="Times New Roman"/>
        </w:rPr>
        <w:instrText xml:space="preserve"> ADDIN EN.CITE </w:instrText>
      </w:r>
      <w:r w:rsidR="0033438B">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742FB7">
        <w:rPr>
          <w:rFonts w:ascii="Times New Roman" w:hAnsi="Times New Roman"/>
        </w:rPr>
        <w:instrText xml:space="preserve"> ADDIN EN.CITE.DATA </w:instrText>
      </w:r>
      <w:r w:rsidR="00D30D64" w:rsidRPr="0033438B">
        <w:rPr>
          <w:rFonts w:ascii="Times New Roman" w:hAnsi="Times New Roman"/>
        </w:rPr>
      </w:r>
      <w:r w:rsidR="0033438B">
        <w:rPr>
          <w:rFonts w:ascii="Times New Roman" w:hAnsi="Times New Roman"/>
        </w:rPr>
        <w:fldChar w:fldCharType="end"/>
      </w:r>
      <w:r w:rsidR="00D30D64" w:rsidRPr="0033438B">
        <w:rPr>
          <w:rFonts w:ascii="Times New Roman" w:hAnsi="Times New Roman"/>
        </w:rPr>
      </w:r>
      <w:r w:rsidR="0033438B">
        <w:rPr>
          <w:rFonts w:ascii="Times New Roman" w:hAnsi="Times New Roman"/>
        </w:rPr>
        <w:fldChar w:fldCharType="separate"/>
      </w:r>
      <w:r w:rsidR="00BD0C62">
        <w:rPr>
          <w:rFonts w:ascii="Times New Roman" w:hAnsi="Times New Roman"/>
          <w:noProof/>
        </w:rPr>
        <w:t>(Archer et al., 2008; McCutchan et al., 2002; Salminen et al., 1995; Zhang et al., 2010)</w:t>
      </w:r>
      <w:r w:rsidR="0033438B">
        <w:rPr>
          <w:rFonts w:ascii="Times New Roman" w:hAnsi="Times New Roman"/>
        </w:rPr>
        <w:fldChar w:fldCharType="end"/>
      </w:r>
      <w:r w:rsidR="00BF098A">
        <w:rPr>
          <w:rFonts w:ascii="Times New Roman" w:hAnsi="Times New Roman"/>
        </w:rPr>
        <w:t xml:space="preserve"> from different strains of the virus are listed in </w:t>
      </w:r>
      <w:hyperlink r:id="rId14"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xml:space="preserve">, each appeared in a publication.  </w:t>
      </w:r>
      <w:proofErr w:type="spellStart"/>
      <w:r w:rsidR="00BF098A">
        <w:rPr>
          <w:rFonts w:ascii="Times New Roman" w:hAnsi="Times New Roman"/>
        </w:rPr>
        <w:t>CRFs</w:t>
      </w:r>
      <w:proofErr w:type="spellEnd"/>
      <w:r w:rsidR="00BF098A">
        <w:rPr>
          <w:rFonts w:ascii="Times New Roman" w:hAnsi="Times New Roman"/>
        </w:rPr>
        <w:t xml:space="preserve"> account for at least 20% of all the HIV infections</w:t>
      </w:r>
      <w:r w:rsidR="00BD25F3">
        <w:rPr>
          <w:rFonts w:ascii="Times New Roman" w:hAnsi="Times New Roman"/>
        </w:rPr>
        <w:t xml:space="preserve"> </w:t>
      </w:r>
      <w:r w:rsidR="0033438B">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742FB7">
        <w:rPr>
          <w:rFonts w:ascii="Times New Roman" w:hAnsi="Times New Roman"/>
        </w:rPr>
        <w:instrText xml:space="preserve"> ADDIN EN.CITE </w:instrText>
      </w:r>
      <w:r w:rsidR="0033438B">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742FB7">
        <w:rPr>
          <w:rFonts w:ascii="Times New Roman" w:hAnsi="Times New Roman"/>
        </w:rPr>
        <w:instrText xml:space="preserve"> ADDIN EN.CITE.DATA </w:instrText>
      </w:r>
      <w:r w:rsidR="00D30D64" w:rsidRPr="0033438B">
        <w:rPr>
          <w:rFonts w:ascii="Times New Roman" w:hAnsi="Times New Roman"/>
        </w:rPr>
      </w:r>
      <w:r w:rsidR="0033438B">
        <w:rPr>
          <w:rFonts w:ascii="Times New Roman" w:hAnsi="Times New Roman"/>
        </w:rPr>
        <w:fldChar w:fldCharType="end"/>
      </w:r>
      <w:r w:rsidR="00D30D64" w:rsidRPr="0033438B">
        <w:rPr>
          <w:rFonts w:ascii="Times New Roman" w:hAnsi="Times New Roman"/>
        </w:rPr>
      </w:r>
      <w:r w:rsidR="0033438B">
        <w:rPr>
          <w:rFonts w:ascii="Times New Roman" w:hAnsi="Times New Roman"/>
        </w:rPr>
        <w:fldChar w:fldCharType="separate"/>
      </w:r>
      <w:r w:rsidR="00BD0C62">
        <w:rPr>
          <w:rFonts w:ascii="Times New Roman" w:hAnsi="Times New Roman"/>
          <w:noProof/>
        </w:rPr>
        <w:t>(Robertson et al., 2000a; Robertson et al., 1995; Sharp et al., 1995)</w:t>
      </w:r>
      <w:r w:rsidR="0033438B">
        <w:rPr>
          <w:rFonts w:ascii="Times New Roman" w:hAnsi="Times New Roman"/>
        </w:rPr>
        <w:fldChar w:fldCharType="end"/>
      </w:r>
      <w:r w:rsidR="00BF098A">
        <w:rPr>
          <w:rFonts w:ascii="Times New Roman" w:hAnsi="Times New Roman"/>
        </w:rPr>
        <w:t xml:space="preserve">. CRF02_AG is the most prevalent circulating recombinant form infecting over 9 million people on the whole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&lt;EndNote&gt;&lt;Cite&gt;&lt;Author&gt;McCutchan&lt;/Author&gt;&lt;Year&gt;2000&lt;/Year&gt;&lt;RecNum&gt;939&lt;/RecNum&gt;&lt;record&gt;&lt;rec-number&gt;939&lt;/rec-number&gt;&lt;foreign-keys&gt;&lt;key app="EN" db-id="fp25zzvrxrd9vke5zxqp9stbssprwstvdddz"&gt;939&lt;/key&gt;&lt;/foreign-keys&gt;&lt;ref-type name="Journal Article"&gt;17&lt;/ref-type&gt;&lt;contributors&gt;&lt;authors&gt;&lt;author&gt;McCutchan, F. E.&lt;/author&gt;&lt;/authors&gt;&lt;/contributors&gt;&lt;auth-address&gt;Henry M. Jackson Foundation, Rockville, Maryland 20850, USA. fmccutchan@hivresearch.org&lt;/auth-address&gt;&lt;titles&gt;&lt;title&gt;Understanding the genetic diversity of HIV-1&lt;/title&gt;&lt;secondary-title&gt;AIDS&lt;/secondary-title&gt;&lt;/titles&gt;&lt;periodical&gt;&lt;full-title&gt;AIDS&lt;/full-title&gt;&lt;/periodical&gt;&lt;pages&gt;S31-44&lt;/pages&gt;&lt;volume&gt;14 Suppl 3&lt;/volume&gt;&lt;edition&gt;2000/11/22&lt;/edition&gt;&lt;keywords&gt;&lt;keyword&gt;*Genetic Variation&lt;/keyword&gt;&lt;keyword&gt;HIV Infections/transmission/*virology&lt;/keyword&gt;&lt;keyword&gt;HIV-1/*classification/*genetics&lt;/keyword&gt;&lt;keyword&gt;Humans&lt;/keyword&gt;&lt;keyword&gt;Recombination, Genetic/genetics&lt;/keyword&gt;&lt;/keywords&gt;&lt;dates&gt;&lt;year&gt;2000&lt;/year&gt;&lt;/dates&gt;&lt;isbn&gt;0269-9370 (Print)&amp;#xD;0269-9370 (Linking)&lt;/isbn&gt;&lt;accession-num&gt;11086847&lt;/accession-num&gt;&lt;urls&gt;&lt;related-urls&gt;&lt;url&gt;http://www.ncbi.nlm.nih.gov/entrez/query.fcgi?cmd=Retrieve&amp;amp;db=PubMed&amp;amp;dopt=Citation&amp;amp;list_uids=11086847&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(McCutchan, 2000)</w:t>
      </w:r>
      <w:r w:rsidR="0033438B">
        <w:rPr>
          <w:rFonts w:ascii="Times New Roman" w:hAnsi="Times New Roman"/>
        </w:rPr>
        <w:fldChar w:fldCharType="end"/>
      </w:r>
      <w:r w:rsidR="00BF098A">
        <w:rPr>
          <w:rFonts w:ascii="Times New Roman" w:hAnsi="Times New Roman"/>
        </w:rPr>
        <w:t xml:space="preserve"> and geographically epidemic in the West African region (Figure 1.5). CRF01_AE is the dominant circulating recombinant form in South-East Asia (Figure 1.5) </w:t>
      </w:r>
      <w:r w:rsidR="0033438B">
        <w:rPr>
          <w:rFonts w:ascii="Times New Roman" w:hAnsi="Times New Roman"/>
        </w:rPr>
        <w:fldChar w:fldCharType="begin"/>
      </w:r>
      <w:r w:rsidR="002A078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Medicine&lt;/secondary-title&gt;&lt;/titles&gt;&lt;periodical&gt;&lt;full-title&gt;New England Journal of Medicine&lt;/full-title&gt;&lt;/periodical&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33438B">
        <w:rPr>
          <w:rFonts w:ascii="Times New Roman" w:hAnsi="Times New Roman"/>
        </w:rPr>
        <w:fldChar w:fldCharType="separate"/>
      </w:r>
      <w:r w:rsidR="00BD0C62">
        <w:rPr>
          <w:rFonts w:ascii="Times New Roman" w:hAnsi="Times New Roman"/>
          <w:noProof/>
        </w:rPr>
        <w:t>(Taylor et al., 2008)</w:t>
      </w:r>
      <w:r w:rsidR="0033438B">
        <w:rPr>
          <w:rFonts w:ascii="Times New Roman" w:hAnsi="Times New Roman"/>
        </w:rPr>
        <w:fldChar w:fldCharType="end"/>
      </w:r>
      <w:r w:rsidR="00BF098A">
        <w:rPr>
          <w:rFonts w:ascii="Times New Roman" w:hAnsi="Times New Roman"/>
        </w:rPr>
        <w:t>.</w:t>
      </w:r>
    </w:p>
    <w:p w:rsidR="00BF098A" w:rsidRDefault="005D54AC" w:rsidP="00BF098A">
      <w:pPr>
        <w:spacing w:before="2" w:after="2" w:line="480" w:lineRule="auto"/>
        <w:jc w:val="both"/>
        <w:rPr>
          <w:rFonts w:ascii="Times New Roman" w:hAnsi="Times New Roman"/>
          <w:b/>
        </w:rPr>
      </w:pPr>
      <w:r>
        <w:rPr>
          <w:rFonts w:ascii="Times New Roman" w:hAnsi="Times New Roman"/>
          <w:b/>
        </w:rPr>
        <w:t xml:space="preserve">1.4.3 </w:t>
      </w:r>
      <w:r w:rsidR="00BF098A" w:rsidRPr="009F48E8">
        <w:rPr>
          <w:rFonts w:ascii="Times New Roman" w:hAnsi="Times New Roman"/>
          <w:b/>
        </w:rPr>
        <w:t>Intra</w:t>
      </w:r>
      <w:r w:rsidR="00BF098A">
        <w:rPr>
          <w:rFonts w:ascii="Times New Roman" w:hAnsi="Times New Roman"/>
          <w:b/>
        </w:rPr>
        <w:t>-</w:t>
      </w:r>
      <w:r w:rsidR="00BF098A" w:rsidRPr="009F48E8">
        <w:rPr>
          <w:rFonts w:ascii="Times New Roman" w:hAnsi="Times New Roman"/>
          <w:b/>
        </w:rPr>
        <w:t>patient HIV diversity</w:t>
      </w:r>
    </w:p>
    <w:p w:rsidR="00BF098A" w:rsidRDefault="00BF098A" w:rsidP="00BF098A">
      <w:pPr>
        <w:spacing w:before="2" w:after="2" w:line="480" w:lineRule="auto"/>
        <w:jc w:val="both"/>
        <w:rPr>
          <w:rFonts w:ascii="Times New Roman" w:hAnsi="Times New Roman"/>
        </w:rPr>
      </w:pPr>
      <w:r>
        <w:rPr>
          <w:rFonts w:ascii="Times New Roman" w:hAnsi="Times New Roman"/>
        </w:rPr>
        <w:t>HIV infection initiates mostly with a single virion</w:t>
      </w:r>
      <w:r w:rsidR="000825D0">
        <w:rPr>
          <w:rFonts w:ascii="Times New Roman" w:hAnsi="Times New Roman"/>
        </w:rPr>
        <w:t xml:space="preserve"> </w:t>
      </w:r>
      <w:r w:rsidR="0033438B">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PjxkYXRlcz48eWVhcj4yMDEwPC95ZWFyPjwvZGF0ZXM+PGlzYm4+MTkzMi02MjAzIChFbGVjdHJv
bmljKSYjeEQ7MTkzMi02MjAzIChMaW5raW5nKTwvaXNibj48YWNjZXNzaW9uLW51bT4yMDgwODgz
MDwvYWNjZXNzaW9uLW51bT48dXJscz48cmVsYXRlZC11cmxzPjx1cmw+aHR0cDovL3d3dy5uY2Jp
Lm5sbS5uaWguZ292L2VudHJlei9xdWVyeS5mY2dpP2NtZD1SZXRyaWV2ZSZhbXA7ZGI9UHViTWVk
JmFtcDtkb3B0PUNpdGF0aW9uJmFtcDtsaXN0X3VpZHM9MjA4MDg4MzA8L3VybD48L3JlbGF0ZWQt
dXJscz48L3VybHM+PGN1c3RvbTI+MjkyNDg4ODwvY3VzdG9tMj48ZWxlY3Ryb25pYy1yZXNvdXJj
ZS1udW0+MTAuMTM3MS9qb3VybmFsLnBvbmUuMDAxMjMwMzwvZWxlY3Ryb25pYy1yZXNvdXJjZS1u
dW0+PGxhbmd1YWdlPmVuZzwvbGFuZ3VhZ2U+PC9yZWNvcmQ+PC9DaXRlPjwvRW5kTm90ZT5=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PjxkYXRlcz48eWVhcj4yMDEwPC95ZWFyPjwvZGF0ZXM+PGlzYm4+MTkzMi02MjAzIChFbGVjdHJv
bmljKSYjeEQ7MTkzMi02MjAzIChMaW5raW5nKTwvaXNibj48YWNjZXNzaW9uLW51bT4yMDgwODgz
MDwvYWNjZXNzaW9uLW51bT48dXJscz48cmVsYXRlZC11cmxzPjx1cmw+aHR0cDovL3d3dy5uY2Jp
Lm5sbS5uaWguZ292L2VudHJlei9xdWVyeS5mY2dpP2NtZD1SZXRyaWV2ZSZhbXA7ZGI9UHViTWVk
JmFtcDtkb3B0PUNpdGF0aW9uJmFtcDtsaXN0X3VpZHM9MjA4MDg4MzA8L3VybD48L3JlbGF0ZWQt
dXJscz48L3VybHM+PGN1c3RvbTI+MjkyNDg4ODwvY3VzdG9tMj48ZWxlY3Ryb25pYy1yZXNvdXJj
ZS1udW0+MTAuMTM3MS9qb3VybmFsLnBvbmUuMDAxMjMwMzwvZWxlY3Ryb25pYy1yZXNvdXJjZS1u
dW0+PGxhbmd1YWdlPmVuZzwvbGFuZ3VhZ2U+PC9yZWNvcmQ+PC9DaXRlPjwvRW5kTm90ZT5=
</w:fldData>
        </w:fldChar>
      </w:r>
      <w:r w:rsidR="002A0789">
        <w:rPr>
          <w:rFonts w:ascii="Times New Roman" w:hAnsi="Times New Roman"/>
        </w:rPr>
        <w:instrText xml:space="preserve"> ADDIN EN.CITE.DATA </w:instrText>
      </w:r>
      <w:r w:rsidR="00D30D64" w:rsidRPr="0033438B">
        <w:rPr>
          <w:rFonts w:ascii="Times New Roman" w:hAnsi="Times New Roman"/>
        </w:rPr>
      </w:r>
      <w:r w:rsidR="0033438B">
        <w:rPr>
          <w:rFonts w:ascii="Times New Roman" w:hAnsi="Times New Roman"/>
        </w:rPr>
        <w:fldChar w:fldCharType="end"/>
      </w:r>
      <w:r w:rsidR="00D30D64" w:rsidRPr="0033438B">
        <w:rPr>
          <w:rFonts w:ascii="Times New Roman" w:hAnsi="Times New Roman"/>
        </w:rPr>
      </w:r>
      <w:r w:rsidR="0033438B">
        <w:rPr>
          <w:rFonts w:ascii="Times New Roman" w:hAnsi="Times New Roman"/>
        </w:rPr>
        <w:fldChar w:fldCharType="separate"/>
      </w:r>
      <w:r w:rsidR="00BD0C62">
        <w:rPr>
          <w:rFonts w:ascii="Times New Roman" w:hAnsi="Times New Roman"/>
          <w:noProof/>
        </w:rPr>
        <w:t>(Fischer et al.; Keele et al., 2008)</w:t>
      </w:r>
      <w:r w:rsidR="0033438B">
        <w:rPr>
          <w:rFonts w:ascii="Times New Roman" w:hAnsi="Times New Roman"/>
        </w:rPr>
        <w:fldChar w:fldCharType="end"/>
      </w:r>
      <w:r>
        <w:rPr>
          <w:rFonts w:ascii="Times New Roman" w:hAnsi="Times New Roman"/>
        </w:rPr>
        <w:t>. Evidences of multiple HIV variants transmission are also recorded</w:t>
      </w:r>
      <w:r w:rsidR="000825D0">
        <w:rPr>
          <w:rFonts w:ascii="Times New Roman" w:hAnsi="Times New Roman"/>
        </w:rPr>
        <w:t xml:space="preserve"> </w:t>
      </w:r>
      <w:r w:rsidR="0033438B">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2A0789">
        <w:rPr>
          <w:rFonts w:ascii="Times New Roman" w:hAnsi="Times New Roman"/>
        </w:rPr>
        <w:instrText xml:space="preserve"> ADDIN EN.CITE.DATA </w:instrText>
      </w:r>
      <w:r w:rsidR="00D30D64" w:rsidRPr="0033438B">
        <w:rPr>
          <w:rFonts w:ascii="Times New Roman" w:hAnsi="Times New Roman"/>
        </w:rPr>
      </w:r>
      <w:r w:rsidR="0033438B">
        <w:rPr>
          <w:rFonts w:ascii="Times New Roman" w:hAnsi="Times New Roman"/>
        </w:rPr>
        <w:fldChar w:fldCharType="end"/>
      </w:r>
      <w:r w:rsidR="00D30D64" w:rsidRPr="0033438B">
        <w:rPr>
          <w:rFonts w:ascii="Times New Roman" w:hAnsi="Times New Roman"/>
        </w:rPr>
      </w:r>
      <w:r w:rsidR="0033438B">
        <w:rPr>
          <w:rFonts w:ascii="Times New Roman" w:hAnsi="Times New Roman"/>
        </w:rPr>
        <w:fldChar w:fldCharType="separate"/>
      </w:r>
      <w:r w:rsidR="00BD0C62">
        <w:rPr>
          <w:rFonts w:ascii="Times New Roman" w:hAnsi="Times New Roman"/>
          <w:noProof/>
        </w:rPr>
        <w:t>(Long et al., 2000; Ping et al., 2000)</w:t>
      </w:r>
      <w:r w:rsidR="0033438B">
        <w:rPr>
          <w:rFonts w:ascii="Times New Roman" w:hAnsi="Times New Roman"/>
        </w:rPr>
        <w:fldChar w:fldCharType="end"/>
      </w:r>
      <w:r>
        <w:rPr>
          <w:rFonts w:ascii="Times New Roman" w:hAnsi="Times New Roman"/>
        </w:rPr>
        <w:t>. Generally, HIV is genetically homogenous for a short post infection time</w:t>
      </w:r>
      <w:r w:rsidR="000825D0">
        <w:rPr>
          <w:rFonts w:ascii="Times New Roman" w:hAnsi="Times New Roman"/>
        </w:rPr>
        <w:t xml:space="preserve"> </w:t>
      </w:r>
      <w:r w:rsidR="0033438B">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2A0789">
        <w:rPr>
          <w:rFonts w:ascii="Times New Roman" w:hAnsi="Times New Roman"/>
        </w:rPr>
        <w:instrText xml:space="preserve"> ADDIN EN.CITE.DATA </w:instrText>
      </w:r>
      <w:r w:rsidR="00D30D64" w:rsidRPr="0033438B">
        <w:rPr>
          <w:rFonts w:ascii="Times New Roman" w:hAnsi="Times New Roman"/>
        </w:rPr>
      </w:r>
      <w:r w:rsidR="0033438B">
        <w:rPr>
          <w:rFonts w:ascii="Times New Roman" w:hAnsi="Times New Roman"/>
        </w:rPr>
        <w:fldChar w:fldCharType="end"/>
      </w:r>
      <w:r w:rsidR="00D30D64" w:rsidRPr="0033438B">
        <w:rPr>
          <w:rFonts w:ascii="Times New Roman" w:hAnsi="Times New Roman"/>
        </w:rPr>
      </w:r>
      <w:r w:rsidR="0033438B">
        <w:rPr>
          <w:rFonts w:ascii="Times New Roman" w:hAnsi="Times New Roman"/>
        </w:rPr>
        <w:fldChar w:fldCharType="separate"/>
      </w:r>
      <w:r w:rsidR="00BD0C62">
        <w:rPr>
          <w:rFonts w:ascii="Times New Roman" w:hAnsi="Times New Roman"/>
          <w:noProof/>
        </w:rPr>
        <w:t>(Delwart et al., 2002; Haase)</w:t>
      </w:r>
      <w:r w:rsidR="0033438B">
        <w:rPr>
          <w:rFonts w:ascii="Times New Roman" w:hAnsi="Times New Roman"/>
        </w:rPr>
        <w:fldChar w:fldCharType="end"/>
      </w:r>
      <w:r>
        <w:rPr>
          <w:rFonts w:ascii="Times New Roman" w:hAnsi="Times New Roman"/>
        </w:rPr>
        <w:t>. In the long-term post infection period, virus replicates rapidly to produce genetically heterogeneous population</w:t>
      </w:r>
      <w:r w:rsidR="00EB4E4C">
        <w:rPr>
          <w:rFonts w:ascii="Times New Roman" w:hAnsi="Times New Roman"/>
        </w:rPr>
        <w:t xml:space="preserve"> </w:t>
      </w:r>
      <w:r w:rsidR="0033438B">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2A0789">
        <w:rPr>
          <w:rFonts w:ascii="Times New Roman" w:hAnsi="Times New Roman"/>
        </w:rPr>
        <w:instrText xml:space="preserve"> ADDIN EN.CITE.DATA </w:instrText>
      </w:r>
      <w:r w:rsidR="00D30D64" w:rsidRPr="0033438B">
        <w:rPr>
          <w:rFonts w:ascii="Times New Roman" w:hAnsi="Times New Roman"/>
        </w:rPr>
      </w:r>
      <w:r w:rsidR="0033438B">
        <w:rPr>
          <w:rFonts w:ascii="Times New Roman" w:hAnsi="Times New Roman"/>
        </w:rPr>
        <w:fldChar w:fldCharType="end"/>
      </w:r>
      <w:r w:rsidR="00D30D64" w:rsidRPr="0033438B">
        <w:rPr>
          <w:rFonts w:ascii="Times New Roman" w:hAnsi="Times New Roman"/>
        </w:rPr>
      </w:r>
      <w:r w:rsidR="0033438B">
        <w:rPr>
          <w:rFonts w:ascii="Times New Roman" w:hAnsi="Times New Roman"/>
        </w:rPr>
        <w:fldChar w:fldCharType="separate"/>
      </w:r>
      <w:r w:rsidR="00BD0C62">
        <w:rPr>
          <w:rFonts w:ascii="Times New Roman" w:hAnsi="Times New Roman"/>
          <w:noProof/>
        </w:rPr>
        <w:t>(Long et al., 2000)</w:t>
      </w:r>
      <w:r w:rsidR="0033438B">
        <w:rPr>
          <w:rFonts w:ascii="Times New Roman" w:hAnsi="Times New Roman"/>
        </w:rPr>
        <w:fldChar w:fldCharType="end"/>
      </w:r>
      <w:r>
        <w:rPr>
          <w:rFonts w:ascii="Times New Roman" w:hAnsi="Times New Roman"/>
        </w:rPr>
        <w:t xml:space="preserve">. This heterogeneous viral population consisting </w:t>
      </w:r>
      <w:r w:rsidR="00995197">
        <w:rPr>
          <w:rFonts w:ascii="Times New Roman" w:hAnsi="Times New Roman"/>
        </w:rPr>
        <w:t xml:space="preserve">of a </w:t>
      </w:r>
      <w:r>
        <w:rPr>
          <w:rFonts w:ascii="Times New Roman" w:hAnsi="Times New Roman"/>
        </w:rPr>
        <w:t>swarm of highly similar but genetically non-identical HIV virus</w:t>
      </w:r>
      <w:r w:rsidR="00995197">
        <w:rPr>
          <w:rFonts w:ascii="Times New Roman" w:hAnsi="Times New Roman"/>
        </w:rPr>
        <w:t>es</w:t>
      </w:r>
      <w:r>
        <w:rPr>
          <w:rFonts w:ascii="Times New Roman" w:hAnsi="Times New Roman"/>
        </w:rPr>
        <w:t xml:space="preserve"> is called </w:t>
      </w:r>
      <w:r w:rsidR="00995197">
        <w:rPr>
          <w:rFonts w:ascii="Times New Roman" w:hAnsi="Times New Roman"/>
        </w:rPr>
        <w:t xml:space="preserve">the </w:t>
      </w:r>
      <w:r>
        <w:rPr>
          <w:rFonts w:ascii="Times New Roman" w:hAnsi="Times New Roman"/>
        </w:rPr>
        <w:t xml:space="preserve">HIV quasispecies (reviewed in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33438B">
        <w:rPr>
          <w:rFonts w:ascii="Times New Roman" w:hAnsi="Times New Roman"/>
        </w:rPr>
        <w:fldChar w:fldCharType="separate"/>
      </w:r>
      <w:r w:rsidR="00BD0C62">
        <w:rPr>
          <w:rFonts w:ascii="Times New Roman" w:hAnsi="Times New Roman"/>
          <w:noProof/>
        </w:rPr>
        <w:t>(McCutchan, 2006)</w:t>
      </w:r>
      <w:r w:rsidR="0033438B">
        <w:rPr>
          <w:rFonts w:ascii="Times New Roman" w:hAnsi="Times New Roman"/>
        </w:rPr>
        <w:fldChar w:fldCharType="end"/>
      </w:r>
      <w:r>
        <w:rPr>
          <w:rFonts w:ascii="Times New Roman" w:hAnsi="Times New Roman"/>
        </w:rPr>
        <w:t xml:space="preserve">). It is observed that the diversity </w:t>
      </w:r>
      <w:r w:rsidR="00995197">
        <w:rPr>
          <w:rFonts w:ascii="Times New Roman" w:hAnsi="Times New Roman"/>
        </w:rPr>
        <w:t>at a gene (</w:t>
      </w:r>
      <w:proofErr w:type="spellStart"/>
      <w:r w:rsidR="00995197" w:rsidRPr="00995197">
        <w:rPr>
          <w:rFonts w:ascii="Times New Roman" w:hAnsi="Times New Roman"/>
          <w:i/>
        </w:rPr>
        <w:t>env</w:t>
      </w:r>
      <w:proofErr w:type="spellEnd"/>
      <w:r w:rsidR="00995197">
        <w:rPr>
          <w:rFonts w:ascii="Times New Roman" w:hAnsi="Times New Roman"/>
        </w:rPr>
        <w:t xml:space="preserve">) </w:t>
      </w:r>
      <w:r>
        <w:rPr>
          <w:rFonts w:ascii="Times New Roman" w:hAnsi="Times New Roman"/>
        </w:rPr>
        <w:t>in viral q</w:t>
      </w:r>
      <w:r w:rsidR="00EB4E4C">
        <w:rPr>
          <w:rFonts w:ascii="Times New Roman" w:hAnsi="Times New Roman"/>
        </w:rPr>
        <w:t>uasispecies can be approximately 30</w:t>
      </w:r>
      <w:r>
        <w:rPr>
          <w:rFonts w:ascii="Times New Roman" w:hAnsi="Times New Roman"/>
        </w:rPr>
        <w:t>%</w:t>
      </w:r>
      <w:r w:rsidR="00EB4E4C">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&lt;EndNote&gt;&lt;Cite&gt;&lt;Author&gt;Fouchier&lt;/Author&gt;&lt;Year&gt;1992&lt;/Year&gt;&lt;RecNum&gt;978&lt;/RecNum&gt;&lt;record&gt;&lt;rec-number&gt;978&lt;/rec-number&gt;&lt;foreign-keys&gt;&lt;key app="EN" db-id="fp25zzvrxrd9vke5zxqp9stbssprwstvdddz"&gt;978&lt;/key&gt;&lt;/foreign-keys&gt;&lt;ref-type name="Journal Article"&gt;17&lt;/ref-type&gt;&lt;contributors&gt;&lt;authors&gt;&lt;author&gt;Fouchier, R. A.&lt;/author&gt;&lt;author&gt;Groenink, M.&lt;/author&gt;&lt;author&gt;Kootstra, N. A.&lt;/author&gt;&lt;author&gt;Tersmette, M.&lt;/author&gt;&lt;author&gt;Huisman, H. G.&lt;/author&gt;&lt;author&gt;Miedema, F.&lt;/author&gt;&lt;author&gt;Schuitemaker, H.&lt;/author&gt;&lt;/authors&gt;&lt;/contributors&gt;&lt;auth-address&gt;Department of Clinical Viro-Immunology, Central Laboratory of The Netherlands Red Cross Blood Transfusion Service, Amsterdam.&lt;/auth-address&gt;&lt;titles&gt;&lt;title&gt;Phenotype-associated sequence variation in the third variable domain of the human immunodeficiency virus type 1 gp120 molecule&lt;/title&gt;&lt;secondary-title&gt;J Virol&lt;/secondary-title&gt;&lt;/titles&gt;&lt;periodical&gt;&lt;full-title&gt;J Virol&lt;/full-title&gt;&lt;/periodical&gt;&lt;pages&gt;3183-7&lt;/pages&gt;&lt;volume&gt;66&lt;/volume&gt;&lt;number&gt;5&lt;/number&gt;&lt;edition&gt;1992/05/01&lt;/edition&gt;&lt;keywords&gt;&lt;keyword&gt;Acquired Immunodeficiency Syndrome/*genetics&lt;/keyword&gt;&lt;keyword&gt;Amino Acid Sequence&lt;/keyword&gt;&lt;keyword&gt;Cell Fusion/drug effects&lt;/keyword&gt;&lt;keyword&gt;Genetic Variation&lt;/keyword&gt;&lt;keyword&gt;HIV Envelope Protein gp120/*genetics/metabolism&lt;/keyword&gt;&lt;keyword&gt;HIV-1/*genetics&lt;/keyword&gt;&lt;keyword&gt;Humans&lt;/keyword&gt;&lt;keyword&gt;Molecular Sequence Data&lt;/keyword&gt;&lt;keyword&gt;Phenotype&lt;/keyword&gt;&lt;keyword&gt;Protein Conformation&lt;/keyword&gt;&lt;keyword&gt;Sequence Homology, Nucleic Acid&lt;/keyword&gt;&lt;keyword&gt;Structure-Activity Relationship&lt;/keyword&gt;&lt;/keywords&gt;&lt;dates&gt;&lt;year&gt;1992&lt;/year&gt;&lt;pub-dates&gt;&lt;date&gt;May&lt;/date&gt;&lt;/pub-dates&gt;&lt;/dates&gt;&lt;isbn&gt;0022-538X (Print)&amp;#xD;0022-538X (Linking)&lt;/isbn&gt;&lt;accession-num&gt;1560543&lt;/accession-num&gt;&lt;urls&gt;&lt;related-urls&gt;&lt;url&gt;http://www.ncbi.nlm.nih.gov/entrez/query.fcgi?cmd=Retrieve&amp;amp;db=PubMed&amp;amp;dopt=Citation&amp;amp;list_uids=1560543&lt;/url&gt;&lt;/related-urls&gt;&lt;/urls&gt;&lt;custom2&gt;241084&lt;/custom2&gt;&lt;language&gt;eng&lt;/language&gt;&lt;/record&gt;&lt;/Cite&gt;&lt;/EndNote&gt;</w:instrText>
      </w:r>
      <w:r w:rsidR="0033438B">
        <w:rPr>
          <w:rFonts w:ascii="Times New Roman" w:hAnsi="Times New Roman"/>
        </w:rPr>
        <w:fldChar w:fldCharType="separate"/>
      </w:r>
      <w:r w:rsidR="00BD0C62">
        <w:rPr>
          <w:rFonts w:ascii="Times New Roman" w:hAnsi="Times New Roman"/>
          <w:noProof/>
        </w:rPr>
        <w:t>(Fouchier et al., 1992)</w:t>
      </w:r>
      <w:r w:rsidR="0033438B">
        <w:rPr>
          <w:rFonts w:ascii="Times New Roman" w:hAnsi="Times New Roman"/>
        </w:rPr>
        <w:fldChar w:fldCharType="end"/>
      </w:r>
      <w:r>
        <w:rPr>
          <w:rFonts w:ascii="Times New Roman" w:hAnsi="Times New Roman"/>
        </w:rPr>
        <w:t xml:space="preserve">. Factors that contribute to </w:t>
      </w:r>
      <w:r w:rsidR="009A6ABA">
        <w:rPr>
          <w:rFonts w:ascii="Times New Roman" w:hAnsi="Times New Roman"/>
        </w:rPr>
        <w:t xml:space="preserve">high genetic heterogeneity in </w:t>
      </w:r>
      <w:r>
        <w:rPr>
          <w:rFonts w:ascii="Times New Roman" w:hAnsi="Times New Roman"/>
        </w:rPr>
        <w:t xml:space="preserve">viral </w:t>
      </w:r>
      <w:r w:rsidR="00995197">
        <w:rPr>
          <w:rFonts w:ascii="Times New Roman" w:hAnsi="Times New Roman"/>
        </w:rPr>
        <w:t>quasispecies are high</w:t>
      </w:r>
      <w:r>
        <w:rPr>
          <w:rFonts w:ascii="Times New Roman" w:hAnsi="Times New Roman"/>
        </w:rPr>
        <w:t xml:space="preserve"> replication rate and</w:t>
      </w:r>
      <w:r>
        <w:t xml:space="preserve"> turnover </w:t>
      </w:r>
      <w:r w:rsidR="0033438B">
        <w:fldChar w:fldCharType="begin"/>
      </w:r>
      <w:r w:rsidR="002A0789">
        <w:instrText xml:space="preserve"> ADDIN EN.CITE &lt;EndNote&gt;&lt;Cite&gt;&lt;Author&gt;Ho&lt;/Author&gt;&lt;Year&gt;1995&lt;/Year&gt;&lt;RecNum&gt;914&lt;/RecNum&gt;&lt;record&gt;&lt;rec-number&gt;914&lt;/rec-number&gt;&lt;foreign-keys&gt;&lt;key app="EN" db-id="fp25zzvrxrd9vke5zxqp9stbssprwstvdddz"&gt;914&lt;/key&gt;&lt;/foreign-keys&gt;&lt;ref-type name="Journal Article"&gt;17&lt;/ref-type&gt;&lt;contributors&gt;&lt;authors&gt;&lt;author&gt;Ho, D. D.&lt;/author&gt;&lt;author&gt;Neumann, A. U.&lt;/author&gt;&lt;author&gt;Perelson, A. S.&lt;/author&gt;&lt;author&gt;Chen, W.&lt;/author&gt;&lt;author&gt;Leonard, J. M.&lt;/author&gt;&lt;author&gt;Markowitz, M.&lt;/author&gt;&lt;/authors&gt;&lt;/contributors&gt;&lt;auth-address&gt;Aaron Diamond AIDS Research Center, NYU School of Medicine, New York 10016.&lt;/auth-address&gt;&lt;titles&gt;&lt;title&gt;Rapid turnover of plasma virions and CD4 lymphocytes in HIV-1 infection&lt;/title&gt;&lt;secondary-title&gt;Nature&lt;/secondary-title&gt;&lt;/titles&gt;&lt;periodical&gt;&lt;full-title&gt;Nature&lt;/full-title&gt;&lt;/periodical&gt;&lt;pages&gt;123-6&lt;/pages&gt;&lt;volume&gt;373&lt;/volume&gt;&lt;number&gt;6510&lt;/number&gt;&lt;edition&gt;1995/01/12&lt;/edition&gt;&lt;keywords&gt;&lt;keyword&gt;Antiviral Agents/therapeutic use&lt;/keyword&gt;&lt;keyword&gt;CD4 Lymphocyte Count/drug effects&lt;/keyword&gt;&lt;keyword&gt;CD4-Positive T-Lymphocytes/cytology/*virology&lt;/keyword&gt;&lt;keyword&gt;HIV Infections/drug therapy/immunology/*virology&lt;/keyword&gt;&lt;keyword&gt;HIV Protease Inhibitors/therapeutic use&lt;/keyword&gt;&lt;keyword&gt;HIV-1/*physiology&lt;/keyword&gt;&lt;keyword&gt;Humans&lt;/keyword&gt;&lt;keyword&gt;Kinetics&lt;/keyword&gt;&lt;keyword&gt;Ritonavir&lt;/keyword&gt;&lt;keyword&gt;Viremia/drug therapy/*virology&lt;/keyword&gt;&lt;keyword&gt;Virion/physiology&lt;/keyword&gt;&lt;keyword&gt;*Virus Replication&lt;/keyword&gt;&lt;/keywords&gt;&lt;dates&gt;&lt;year&gt;1995&lt;/year&gt;&lt;pub-dates&gt;&lt;date&gt;Jan 12&lt;/date&gt;&lt;/pub-dates&gt;&lt;/dates&gt;&lt;isbn&gt;0028-0836 (Print)&amp;#xD;0028-0836 (Linking)&lt;/isbn&gt;&lt;accession-num&gt;7816094&lt;/accession-num&gt;&lt;urls&gt;&lt;related-urls&gt;&lt;url&gt;http://www.ncbi.nlm.nih.gov/entrez/query.fcgi?cmd=Retrieve&amp;amp;db=PubMed&amp;amp;dopt=Citation&amp;amp;list_uids=7816094&lt;/url&gt;&lt;/related-urls&gt;&lt;/urls&gt;&lt;electronic-resource-num&gt;10.1038/373123a0&lt;/electronic-resource-num&gt;&lt;language&gt;eng&lt;/language&gt;&lt;/record&gt;&lt;/Cite&gt;&lt;/EndNote&gt;</w:instrText>
      </w:r>
      <w:r w:rsidR="0033438B">
        <w:fldChar w:fldCharType="separate"/>
      </w:r>
      <w:r w:rsidR="002A0789">
        <w:rPr>
          <w:noProof/>
        </w:rPr>
        <w:t>(Ho et al., 1995a)</w:t>
      </w:r>
      <w:r w:rsidR="0033438B">
        <w:fldChar w:fldCharType="end"/>
      </w:r>
      <w:r>
        <w:t xml:space="preserve">, viral </w:t>
      </w:r>
      <w:r w:rsidRPr="00CC4010">
        <w:t>genome</w:t>
      </w:r>
      <w:r>
        <w:t xml:space="preserve"> recombination</w:t>
      </w:r>
      <w:r w:rsidR="00EB4E4C">
        <w:t xml:space="preserve"> </w:t>
      </w:r>
      <w:r w:rsidR="0033438B">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2A0789">
        <w:instrText xml:space="preserve"> ADDIN EN.CITE </w:instrText>
      </w:r>
      <w:r w:rsidR="0033438B">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2A0789">
        <w:instrText xml:space="preserve"> ADDIN EN.CITE.DATA </w:instrText>
      </w:r>
      <w:r w:rsidR="0033438B">
        <w:fldChar w:fldCharType="end"/>
      </w:r>
      <w:r w:rsidR="0033438B">
        <w:fldChar w:fldCharType="separate"/>
      </w:r>
      <w:r w:rsidR="00BD0C62">
        <w:rPr>
          <w:noProof/>
        </w:rPr>
        <w:t>(Fang et al., 2004; Gu et al., 1995; Lole et al., 1999)</w:t>
      </w:r>
      <w:r w:rsidR="0033438B">
        <w:fldChar w:fldCharType="end"/>
      </w:r>
      <w:r>
        <w:t>, higher mutation rate by erroneous reverse transcriptase</w:t>
      </w:r>
      <w:r w:rsidR="00386505">
        <w:t xml:space="preserve"> </w:t>
      </w:r>
      <w:r w:rsidR="0033438B">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2A0789">
        <w:instrText xml:space="preserve"> ADDIN EN.CITE </w:instrText>
      </w:r>
      <w:r w:rsidR="0033438B">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2A0789">
        <w:instrText xml:space="preserve"> ADDIN EN.CITE.DATA </w:instrText>
      </w:r>
      <w:r w:rsidR="0033438B">
        <w:fldChar w:fldCharType="end"/>
      </w:r>
      <w:r w:rsidR="0033438B">
        <w:fldChar w:fldCharType="separate"/>
      </w:r>
      <w:r w:rsidR="00BD0C62">
        <w:rPr>
          <w:noProof/>
        </w:rPr>
        <w:t>(Bebenek et al., 1989; Roberts et al., 1988)</w:t>
      </w:r>
      <w:r w:rsidR="0033438B">
        <w:fldChar w:fldCharType="end"/>
      </w:r>
      <w:r>
        <w:t>, and host immune selection</w:t>
      </w:r>
      <w:r w:rsidR="00386505">
        <w:t xml:space="preserve"> </w:t>
      </w:r>
      <w:r w:rsidR="0033438B">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2A0789">
        <w:instrText xml:space="preserve"> ADDIN EN.CITE </w:instrText>
      </w:r>
      <w:r w:rsidR="0033438B">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2A0789">
        <w:instrText xml:space="preserve"> ADDIN EN.CITE.DATA </w:instrText>
      </w:r>
      <w:r w:rsidR="0033438B">
        <w:fldChar w:fldCharType="end"/>
      </w:r>
      <w:r w:rsidR="0033438B">
        <w:fldChar w:fldCharType="separate"/>
      </w:r>
      <w:r w:rsidR="00BD0C62">
        <w:rPr>
          <w:noProof/>
        </w:rPr>
        <w:t>(Borrow et al., 1997; Price et al., 1997)</w:t>
      </w:r>
      <w:r w:rsidR="0033438B">
        <w:fldChar w:fldCharType="end"/>
      </w:r>
      <w:r>
        <w:t xml:space="preserve">. On the whole, HIV replication (discussed in section 1.6) is the overall source of genetic heterogeneity in the viral population (reviewed in </w:t>
      </w:r>
      <w:r w:rsidR="0033438B">
        <w:fldChar w:fldCharType="begin"/>
      </w:r>
      <w:r w:rsidR="002A0789">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33438B">
        <w:fldChar w:fldCharType="separate"/>
      </w:r>
      <w:r w:rsidR="00BD0C62">
        <w:rPr>
          <w:noProof/>
        </w:rPr>
        <w:t>(Smyth et al.)</w:t>
      </w:r>
      <w:r w:rsidR="0033438B">
        <w:fldChar w:fldCharType="end"/>
      </w:r>
      <w:r>
        <w:t>).</w:t>
      </w:r>
    </w:p>
    <w:p w:rsidR="00BF098A" w:rsidRDefault="00BF098A" w:rsidP="00BF098A">
      <w:pPr>
        <w:spacing w:line="480" w:lineRule="auto"/>
        <w:jc w:val="both"/>
      </w:pPr>
      <w:r w:rsidRPr="00E465CC">
        <w:t>Intra patient</w:t>
      </w:r>
      <w:r>
        <w:rPr>
          <w:b/>
        </w:rPr>
        <w:t xml:space="preserve"> </w:t>
      </w:r>
      <w:r w:rsidR="009A6ABA">
        <w:t>HIV genome recombination</w:t>
      </w:r>
      <w:r>
        <w:t xml:space="preserve"> </w:t>
      </w:r>
      <w:r w:rsidR="009A6ABA">
        <w:t xml:space="preserve">is a common event </w:t>
      </w:r>
      <w:r w:rsidR="0033438B">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2A0789">
        <w:instrText xml:space="preserve"> ADDIN EN.CITE </w:instrText>
      </w:r>
      <w:r w:rsidR="0033438B">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2A0789">
        <w:instrText xml:space="preserve"> ADDIN EN.CITE.DATA </w:instrText>
      </w:r>
      <w:r w:rsidR="0033438B">
        <w:fldChar w:fldCharType="end"/>
      </w:r>
      <w:r w:rsidR="0033438B">
        <w:fldChar w:fldCharType="separate"/>
      </w:r>
      <w:r w:rsidR="00BD0C62">
        <w:rPr>
          <w:noProof/>
        </w:rPr>
        <w:t>(Fang et al., 2004; Neher and Leitner)</w:t>
      </w:r>
      <w:r w:rsidR="0033438B">
        <w:fldChar w:fldCharType="end"/>
      </w:r>
      <w:r>
        <w:t>. Two genomes from different viral strains</w:t>
      </w:r>
      <w:r w:rsidR="0078515B">
        <w:t xml:space="preserve"> from same subtype or different subtypes</w:t>
      </w:r>
      <w:r>
        <w:t xml:space="preserve"> can be co-packed into single virion during replication </w:t>
      </w:r>
      <w:r w:rsidR="0033438B">
        <w:fldChar w:fldCharType="begin"/>
      </w:r>
      <w:r w:rsidR="002A0789">
        <w:instrText xml:space="preserve"> ADDIN EN.CITE &lt;EndNote&gt;&lt;Cite&gt;&lt;Author&gt;Stuhlmann&lt;/Author&gt;&lt;Year&gt;1992&lt;/Year&gt;&lt;RecNum&gt;922&lt;/RecNum&gt;&lt;record&gt;&lt;rec-number&gt;922&lt;/rec-number&gt;&lt;foreign-keys&gt;&lt;key app="EN" db-id="fp25zzvrxrd9vke5zxqp9stbssprwstvdddz"&gt;922&lt;/key&gt;&lt;/foreign-keys&gt;&lt;ref-type name="Journal Article"&gt;17&lt;/ref-type&gt;&lt;contributors&gt;&lt;authors&gt;&lt;author&gt;Stuhlmann, H.&lt;/author&gt;&lt;author&gt;Berg, P.&lt;/author&gt;&lt;/authors&gt;&lt;/contributors&gt;&lt;auth-address&gt;Department of Biochemistry, Beckman Center, Stanford University School of Medicine, California 94305-5307.&lt;/auth-address&gt;&lt;titles&gt;&lt;title&gt;Homologous recombination of copackaged retrovirus RNAs during reverse transcription&lt;/title&gt;&lt;secondary-title&gt;J Virol&lt;/secondary-title&gt;&lt;/titles&gt;&lt;periodical&gt;&lt;full-title&gt;J Virol&lt;/full-title&gt;&lt;/periodical&gt;&lt;pages&gt;2378-88&lt;/pages&gt;&lt;volume&gt;66&lt;/volume&gt;&lt;number&gt;4&lt;/number&gt;&lt;edition&gt;1992/04/01&lt;/edition&gt;&lt;keywords&gt;&lt;keyword&gt;3T3 Cells&lt;/keyword&gt;&lt;keyword&gt;Animals&lt;/keyword&gt;&lt;keyword&gt;Blotting, Southern&lt;/keyword&gt;&lt;keyword&gt;Cell Line&lt;/keyword&gt;&lt;keyword&gt;Drug Resistance, Microbial/genetics&lt;/keyword&gt;&lt;keyword&gt;Genes, Viral&lt;/keyword&gt;&lt;keyword&gt;Mice&lt;/keyword&gt;&lt;keyword&gt;Moloney murine leukemia virus/*genetics/physiology&lt;/keyword&gt;&lt;keyword&gt;Neomycin/pharmacology&lt;/keyword&gt;&lt;keyword&gt;Proviruses/genetics&lt;/keyword&gt;&lt;keyword&gt;RNA, Viral/*genetics&lt;/keyword&gt;&lt;keyword&gt;RNA-Directed DNA Polymerase/metabolism&lt;/keyword&gt;&lt;keyword&gt;*Recombination, Genetic&lt;/keyword&gt;&lt;keyword&gt;Transcription, Genetic/*genetics&lt;/keyword&gt;&lt;keyword&gt;Transduction, Genetic&lt;/keyword&gt;&lt;keyword&gt;Virus Replication&lt;/keyword&gt;&lt;/keywords&gt;&lt;dates&gt;&lt;year&gt;1992&lt;/year&gt;&lt;pub-dates&gt;&lt;date&gt;Apr&lt;/date&gt;&lt;/pub-dates&gt;&lt;/dates&gt;&lt;isbn&gt;0022-538X (Print)&amp;#xD;0022-538X (Linking)&lt;/isbn&gt;&lt;accession-num&gt;1372369&lt;/accession-num&gt;&lt;urls&gt;&lt;related-urls&gt;&lt;url&gt;http://www.ncbi.nlm.nih.gov/entrez/query.fcgi?cmd=Retrieve&amp;amp;db=PubMed&amp;amp;dopt=Citation&amp;amp;list_uids=1372369&lt;/url&gt;&lt;/related-urls&gt;&lt;/urls&gt;&lt;custom2&gt;289033&lt;/custom2&gt;&lt;language&gt;eng&lt;/language&gt;&lt;/record&gt;&lt;/Cite&gt;&lt;/EndNote&gt;</w:instrText>
      </w:r>
      <w:r w:rsidR="0033438B">
        <w:fldChar w:fldCharType="separate"/>
      </w:r>
      <w:r w:rsidR="00BD0C62">
        <w:rPr>
          <w:noProof/>
        </w:rPr>
        <w:t>(Stuhlmann and Berg, 1992)</w:t>
      </w:r>
      <w:r w:rsidR="0033438B">
        <w:fldChar w:fldCharType="end"/>
      </w:r>
      <w:r>
        <w:t>. In the subsequent HIV replication, the ability of reverse transcriptase to switch between the two template genomes produces a</w:t>
      </w:r>
      <w:r w:rsidR="001673B5">
        <w:t>n</w:t>
      </w:r>
      <w:r>
        <w:t xml:space="preserve"> </w:t>
      </w:r>
      <w:r w:rsidR="0078515B">
        <w:t xml:space="preserve">intra subtype or inter-subtype </w:t>
      </w:r>
      <w:r>
        <w:t xml:space="preserve">recombined </w:t>
      </w:r>
      <w:r w:rsidR="001673B5">
        <w:t>viruses at the end of the replication cycle</w:t>
      </w:r>
      <w:r w:rsidR="009A6ABA">
        <w:t xml:space="preserve"> </w:t>
      </w:r>
      <w:r w:rsidR="0033438B">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2A0789">
        <w:instrText xml:space="preserve"> ADDIN EN.CITE </w:instrText>
      </w:r>
      <w:r w:rsidR="0033438B">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2A0789">
        <w:instrText xml:space="preserve"> ADDIN EN.CITE.DATA </w:instrText>
      </w:r>
      <w:r w:rsidR="0033438B">
        <w:fldChar w:fldCharType="end"/>
      </w:r>
      <w:r w:rsidR="0033438B">
        <w:fldChar w:fldCharType="separate"/>
      </w:r>
      <w:r w:rsidR="00BD0C62">
        <w:rPr>
          <w:noProof/>
        </w:rPr>
        <w:t>(Ben-Artzi et al., 1996; Kostrikis et al., 2002)</w:t>
      </w:r>
      <w:r w:rsidR="0033438B">
        <w:fldChar w:fldCharType="end"/>
      </w:r>
      <w:r>
        <w:t xml:space="preserve">. Genetic recombination allows rapid and efficient shuffling of </w:t>
      </w:r>
      <w:r w:rsidRPr="00BF098A">
        <w:t>advantageous</w:t>
      </w:r>
      <w:r>
        <w:t xml:space="preserve"> genes and removing deleterious mutations, thus, increasing the viral fitness in the host (reviewed in </w:t>
      </w:r>
      <w:r w:rsidR="0033438B">
        <w:fldChar w:fldCharType="begin"/>
      </w:r>
      <w:r w:rsidR="002A0789">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33438B">
        <w:fldChar w:fldCharType="separate"/>
      </w:r>
      <w:r w:rsidR="00BD0C62">
        <w:rPr>
          <w:noProof/>
        </w:rPr>
        <w:t>(Smyth et al.)</w:t>
      </w:r>
      <w:r w:rsidR="0033438B">
        <w:fldChar w:fldCharType="end"/>
      </w:r>
      <w:r>
        <w:t xml:space="preserve">). Successful transmission of </w:t>
      </w:r>
      <w:r w:rsidR="0078515B">
        <w:t>the recombinant forms</w:t>
      </w:r>
      <w:r>
        <w:t xml:space="preserve"> with high viral fitness to three or more people and circulates in human population establishes Circulating Recombinant Forms (</w:t>
      </w:r>
      <w:proofErr w:type="spellStart"/>
      <w:r>
        <w:t>CRFs</w:t>
      </w:r>
      <w:proofErr w:type="spellEnd"/>
      <w:r>
        <w:t xml:space="preserve">) (reviewed in </w:t>
      </w:r>
      <w:r w:rsidR="0033438B">
        <w:fldChar w:fldCharType="begin"/>
      </w:r>
      <w:r w:rsidR="002A0789">
        <w:instrText xml:space="preserve"> ADDIN EN.CITE &lt;EndNote&gt;&lt;Cite&gt;&lt;Author&gt;Perrin&lt;/Author&gt;&lt;Year&gt;2003&lt;/Year&gt;&lt;RecNum&gt;930&lt;/RecNum&gt;&lt;record&gt;&lt;rec-number&gt;930&lt;/rec-number&gt;&lt;foreign-keys&gt;&lt;key app="EN" db-id="fp25zzvrxrd9vke5zxqp9stbssprwstvdddz"&gt;930&lt;/key&gt;&lt;/foreign-keys&gt;&lt;ref-type name="Journal Article"&gt;17&lt;/ref-type&gt;&lt;contributors&gt;&lt;authors&gt;&lt;author&gt;Perrin, L.&lt;/author&gt;&lt;author&gt;Kaiser, L.&lt;/author&gt;&lt;author&gt;Yerly, S.&lt;/author&gt;&lt;/authors&gt;&lt;/contributors&gt;&lt;auth-address&gt;Laboratory of Virology, Division of Infectious Diseases, University of Geneva, Switzerland. luc.perrin@hcuge.ch&lt;/auth-address&gt;&lt;titles&gt;&lt;title&gt;Travel and the spread of HIV-1 genetic variants&lt;/title&gt;&lt;secondary-title&gt;Lancet Infect Dis&lt;/secondary-title&gt;&lt;/titles&gt;&lt;periodical&gt;&lt;full-title&gt;Lancet Infect Dis&lt;/full-title&gt;&lt;/periodical&gt;&lt;pages&gt;22-7&lt;/pages&gt;&lt;volume&gt;3&lt;/volume&gt;&lt;number&gt;1&lt;/number&gt;&lt;edition&gt;2002/12/31&lt;/edition&gt;&lt;keywords&gt;&lt;keyword&gt;Female&lt;/keyword&gt;&lt;keyword&gt;Genetic Variation&lt;/keyword&gt;&lt;keyword&gt;*HIV Infections/epidemiology/genetics/transmission&lt;/keyword&gt;&lt;keyword&gt;*HIV-1/classification/genetics/pathogenicity&lt;/keyword&gt;&lt;keyword&gt;Humans&lt;/keyword&gt;&lt;keyword&gt;Male&lt;/keyword&gt;&lt;keyword&gt;Prevalence&lt;/keyword&gt;&lt;keyword&gt;*Travel&lt;/keyword&gt;&lt;/keywords&gt;&lt;dates&gt;&lt;year&gt;2003&lt;/year&gt;&lt;pub-dates&gt;&lt;date&gt;Jan&lt;/date&gt;&lt;/pub-dates&gt;&lt;/dates&gt;&lt;isbn&gt;1473-3099 (Print)&amp;#xD;1473-3099 (Linking)&lt;/isbn&gt;&lt;accession-num&gt;12505029&lt;/accession-num&gt;&lt;urls&gt;&lt;related-urls&gt;&lt;url&gt;http://www.ncbi.nlm.nih.gov/entrez/query.fcgi?cmd=Retrieve&amp;amp;db=PubMed&amp;amp;dopt=Citation&amp;amp;list_uids=12505029&lt;/url&gt;&lt;/related-urls&gt;&lt;/urls&gt;&lt;electronic-resource-num&gt;S1473309903004845 [pii]&lt;/electronic-resource-num&gt;&lt;language&gt;eng&lt;/language&gt;&lt;/record&gt;&lt;/Cite&gt;&lt;/EndNote&gt;</w:instrText>
      </w:r>
      <w:r w:rsidR="0033438B">
        <w:fldChar w:fldCharType="separate"/>
      </w:r>
      <w:r w:rsidR="00BD0C62">
        <w:rPr>
          <w:noProof/>
        </w:rPr>
        <w:t>(Perrin et al., 2003)</w:t>
      </w:r>
      <w:r w:rsidR="0033438B">
        <w:fldChar w:fldCharType="end"/>
      </w:r>
      <w:r>
        <w:t>)</w:t>
      </w:r>
      <w:r w:rsidR="0078515B">
        <w:t>, as discussed in section 1.4.2</w:t>
      </w:r>
      <w:r>
        <w:t>.</w:t>
      </w:r>
    </w:p>
    <w:p w:rsidR="00BF098A" w:rsidRPr="00BF098A" w:rsidRDefault="00BF098A" w:rsidP="00BF098A"/>
    <w:p w:rsidR="004C5917" w:rsidRDefault="00FC09AB" w:rsidP="004C5917">
      <w:pPr>
        <w:pStyle w:val="Heading3"/>
      </w:pPr>
      <w:r>
        <w:t xml:space="preserve">1.5 </w:t>
      </w:r>
      <w:r w:rsidR="00870A43">
        <w:t>HIV genome and proteins – structures and functions</w:t>
      </w:r>
    </w:p>
    <w:p w:rsidR="00870A43" w:rsidRPr="004C5917" w:rsidRDefault="00870A43" w:rsidP="004C5917"/>
    <w:p w:rsidR="00870A43" w:rsidRDefault="00870A43" w:rsidP="00870A43">
      <w:pPr>
        <w:spacing w:line="480" w:lineRule="auto"/>
        <w:jc w:val="both"/>
      </w:pPr>
      <w:r>
        <w:t>HIV has nine genes and produces 15 protei</w:t>
      </w:r>
      <w:r w:rsidR="000B6F5B">
        <w:t>ns</w:t>
      </w:r>
      <w:r w:rsidR="00A20492">
        <w:t xml:space="preserve"> </w:t>
      </w:r>
      <w:r w:rsidR="0033438B">
        <w:fldChar w:fldCharType="begin"/>
      </w:r>
      <w:r w:rsidR="002A078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33438B">
        <w:fldChar w:fldCharType="separate"/>
      </w:r>
      <w:r w:rsidR="00BD0C62">
        <w:rPr>
          <w:noProof/>
        </w:rPr>
        <w:t>(Frankel and Young, 1998)</w:t>
      </w:r>
      <w:r w:rsidR="0033438B">
        <w:fldChar w:fldCharType="end"/>
      </w:r>
      <w:r w:rsidR="0018032B">
        <w:t xml:space="preserve">. </w:t>
      </w:r>
      <w:r>
        <w:t xml:space="preserve">The genes are broadly </w:t>
      </w:r>
      <w:r w:rsidR="000C6C8D">
        <w:t>grouped</w:t>
      </w:r>
      <w:r>
        <w:t xml:space="preserve"> as accessory (</w:t>
      </w:r>
      <w:proofErr w:type="spellStart"/>
      <w:r>
        <w:t>vif</w:t>
      </w:r>
      <w:proofErr w:type="spellEnd"/>
      <w:r>
        <w:t xml:space="preserve">, </w:t>
      </w:r>
      <w:proofErr w:type="spellStart"/>
      <w:r>
        <w:t>vpr</w:t>
      </w:r>
      <w:proofErr w:type="spellEnd"/>
      <w:r>
        <w:t xml:space="preserve">, </w:t>
      </w:r>
      <w:proofErr w:type="spellStart"/>
      <w:r>
        <w:t>vpu</w:t>
      </w:r>
      <w:proofErr w:type="spellEnd"/>
      <w:r>
        <w:t xml:space="preserve"> and </w:t>
      </w:r>
      <w:proofErr w:type="spellStart"/>
      <w:r>
        <w:t>nef</w:t>
      </w:r>
      <w:proofErr w:type="spellEnd"/>
      <w:r>
        <w:t>), structural (</w:t>
      </w:r>
      <w:r w:rsidRPr="0018032B">
        <w:rPr>
          <w:i/>
        </w:rPr>
        <w:t>pol</w:t>
      </w:r>
      <w:r>
        <w:t xml:space="preserve">, </w:t>
      </w:r>
      <w:r w:rsidRPr="0018032B">
        <w:rPr>
          <w:i/>
        </w:rPr>
        <w:t>gag</w:t>
      </w:r>
      <w:r>
        <w:t xml:space="preserve"> and </w:t>
      </w:r>
      <w:proofErr w:type="spellStart"/>
      <w:r w:rsidRPr="0018032B">
        <w:rPr>
          <w:i/>
        </w:rPr>
        <w:t>env</w:t>
      </w:r>
      <w:proofErr w:type="spellEnd"/>
      <w:r>
        <w:t>) and regulatory (</w:t>
      </w:r>
      <w:r w:rsidRPr="000B6F5B">
        <w:rPr>
          <w:i/>
        </w:rPr>
        <w:t>tat</w:t>
      </w:r>
      <w:r>
        <w:t xml:space="preserve"> and rev). The higher number of proteins </w:t>
      </w:r>
      <w:r w:rsidR="0018032B">
        <w:t>than genes is a result</w:t>
      </w:r>
      <w:r>
        <w:t xml:space="preserve"> </w:t>
      </w:r>
      <w:r w:rsidR="0018032B">
        <w:t>of</w:t>
      </w:r>
      <w:r>
        <w:t xml:space="preserve"> post - transcriptional proteolysis of </w:t>
      </w:r>
      <w:r w:rsidR="0018032B">
        <w:t xml:space="preserve">the products of </w:t>
      </w:r>
      <w:r>
        <w:t>structural genes</w:t>
      </w:r>
      <w:r w:rsidR="00A20492">
        <w:t xml:space="preserve"> </w:t>
      </w:r>
      <w:r w:rsidR="0033438B">
        <w:fldChar w:fldCharType="begin"/>
      </w:r>
      <w:r w:rsidR="002A078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33438B">
        <w:fldChar w:fldCharType="separate"/>
      </w:r>
      <w:r w:rsidR="00BD0C62">
        <w:rPr>
          <w:noProof/>
        </w:rPr>
        <w:t>(Frankel and Young, 1998)</w:t>
      </w:r>
      <w:r w:rsidR="0033438B">
        <w:fldChar w:fldCharType="end"/>
      </w:r>
      <w:r>
        <w:t>.</w:t>
      </w:r>
    </w:p>
    <w:p w:rsidR="00870A43" w:rsidRPr="00465E5B" w:rsidRDefault="00FC09AB" w:rsidP="00870A43">
      <w:pPr>
        <w:spacing w:line="480" w:lineRule="auto"/>
        <w:rPr>
          <w:b/>
        </w:rPr>
      </w:pPr>
      <w:r>
        <w:rPr>
          <w:b/>
        </w:rPr>
        <w:t xml:space="preserve">1.5.1 </w:t>
      </w:r>
      <w:r w:rsidR="00870A43" w:rsidRPr="00465E5B">
        <w:rPr>
          <w:b/>
        </w:rPr>
        <w:t>Accessory genes:</w:t>
      </w:r>
    </w:p>
    <w:p w:rsidR="00486744" w:rsidRDefault="00DF4E78" w:rsidP="00486744">
      <w:pPr>
        <w:spacing w:line="480" w:lineRule="auto"/>
        <w:jc w:val="both"/>
      </w:pPr>
      <w:proofErr w:type="spellStart"/>
      <w:r>
        <w:t>Vif</w:t>
      </w:r>
      <w:proofErr w:type="spellEnd"/>
      <w:r w:rsidR="00870A43">
        <w:t xml:space="preserve"> promotes the viral infectivity to the host, but has no role in viral production</w:t>
      </w:r>
      <w:r w:rsidR="000B49AA">
        <w:t xml:space="preserve"> </w:t>
      </w:r>
      <w:r w:rsidR="0033438B">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2A0789">
        <w:instrText xml:space="preserve"> ADDIN EN.CITE </w:instrText>
      </w:r>
      <w:r w:rsidR="0033438B">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2A0789">
        <w:instrText xml:space="preserve"> ADDIN EN.CITE.DATA </w:instrText>
      </w:r>
      <w:r w:rsidR="0033438B">
        <w:fldChar w:fldCharType="end"/>
      </w:r>
      <w:r w:rsidR="0033438B">
        <w:fldChar w:fldCharType="separate"/>
      </w:r>
      <w:r w:rsidR="00BD0C62">
        <w:rPr>
          <w:noProof/>
        </w:rPr>
        <w:t>(Jager et al.)</w:t>
      </w:r>
      <w:r w:rsidR="0033438B">
        <w:fldChar w:fldCharType="end"/>
      </w:r>
      <w:r w:rsidR="00870A43">
        <w:t>.</w:t>
      </w:r>
      <w:r w:rsidR="000B6F5B">
        <w:t xml:space="preserve"> </w:t>
      </w:r>
      <w:proofErr w:type="spellStart"/>
      <w:r w:rsidR="00486744">
        <w:t>Vif</w:t>
      </w:r>
      <w:proofErr w:type="spellEnd"/>
      <w:r w:rsidR="00486744">
        <w:t xml:space="preserve"> is produced in the late stage of viral production</w:t>
      </w:r>
      <w:r w:rsidR="00A20492">
        <w:t xml:space="preserve"> </w:t>
      </w:r>
      <w:r w:rsidR="0033438B">
        <w:fldChar w:fldCharType="begin"/>
      </w:r>
      <w:r w:rsidR="002A0789">
        <w:instrText xml:space="preserve"> ADDIN EN.CITE &lt;EndNote&gt;&lt;Cite&gt;&lt;Author&gt;von Schwedler&lt;/Author&gt;&lt;Year&gt;1993&lt;/Year&gt;&lt;RecNum&gt;600&lt;/RecNum&gt;&lt;record&gt;&lt;rec-number&gt;600&lt;/rec-number&gt;&lt;foreign-keys&gt;&lt;key app="EN" db-id="fp25zzvrxrd9vke5zxqp9stbssprwstvdddz"&gt;600&lt;/key&gt;&lt;/foreign-keys&gt;&lt;ref-type name="Journal Article"&gt;17&lt;/ref-type&gt;&lt;contributors&gt;&lt;authors&gt;&lt;author&gt;von Schwedler, U&lt;/author&gt;&lt;author&gt;Song, J&lt;/author&gt;&lt;author&gt;Aiken, C&lt;/author&gt;&lt;author&gt;Trono, D&lt;/author&gt;&lt;/authors&gt;&lt;/contributors&gt;&lt;titles&gt;&lt;title&gt;Vif is crucial for human immunodeficiency virus type 1 proviral DNA synthesis in infected cells&lt;/title&gt;&lt;secondary-title&gt;Journal of virology&lt;/secondary-title&gt;&lt;/titles&gt;&lt;periodical&gt;&lt;full-title&gt;Journal of Virology&lt;/full-title&gt;&lt;/periodical&gt;&lt;pages&gt;4945-4955&lt;/pages&gt;&lt;volume&gt;67&lt;/volume&gt;&lt;number&gt;8&lt;/number&gt;&lt;dates&gt;&lt;year&gt;1993&lt;/year&gt;&lt;pub-dates&gt;&lt;date&gt;August&lt;/date&gt;&lt;/pub-dates&gt;&lt;/dates&gt;&lt;isbn&gt;0022-538X&lt;/isbn&gt;&lt;label&gt;von_schwedler_vif_1993&lt;/label&gt;&lt;urls&gt;&lt;/urls&gt;&lt;/record&gt;&lt;/Cite&gt;&lt;Cite&gt;&lt;Author&gt;Sheehy&lt;/Author&gt;&lt;Year&gt;2002&lt;/Year&gt;&lt;RecNum&gt;603&lt;/RecNum&gt;&lt;record&gt;&lt;rec-number&gt;603&lt;/rec-number&gt;&lt;foreign-keys&gt;&lt;key app="EN" db-id="fp25zzvrxrd9vke5zxqp9stbssprwstvdddz"&gt;603&lt;/key&gt;&lt;/foreign-keys&gt;&lt;ref-type name="Journal Article"&gt;17&lt;/ref-type&gt;&lt;contributors&gt;&lt;authors&gt;&lt;author&gt;Sheehy, Ann M.&lt;/author&gt;&lt;author&gt;Gaddis, Nathan C.&lt;/author&gt;&lt;author&gt;Choi, Jonathan D.&lt;/author&gt;&lt;author&gt;Malim, Michael H.&lt;/author&gt;&lt;/authors&gt;&lt;/contributors&gt;&lt;auth-address&gt;http://www.nature.com.libgate.library.nuigalway.ie/nature/journal/v418/n6898/full/nature00939.html&lt;/auth-address&gt;&lt;titles&gt;&lt;title&gt;Isolation of a human gene that inhibits HIV-1 infection and is suppressed by the viral Vif protein&lt;/title&gt;&lt;secondary-title&gt;Nature&lt;/secondary-title&gt;&lt;/titles&gt;&lt;periodical&gt;&lt;full-title&gt;Nature&lt;/full-title&gt;&lt;/periodical&gt;&lt;pages&gt;646-650&lt;/pages&gt;&lt;volume&gt;418&lt;/volume&gt;&lt;number&gt;6898&lt;/number&gt;&lt;dates&gt;&lt;year&gt;2002&lt;/year&gt;&lt;pub-dates&gt;&lt;date&gt;August&lt;/date&gt;&lt;/pub-dates&gt;&lt;/dates&gt;&lt;isbn&gt;0028-0836&lt;/isbn&gt;&lt;label&gt;sheehy_isolation_2002&lt;/label&gt;&lt;urls&gt;&lt;related-urls&gt;&lt;url&gt;10.1038/nature00939&lt;/url&gt;&lt;/related-urls&gt;&lt;/urls&gt;&lt;/record&gt;&lt;/Cite&gt;&lt;/EndNote&gt;</w:instrText>
      </w:r>
      <w:r w:rsidR="0033438B">
        <w:fldChar w:fldCharType="separate"/>
      </w:r>
      <w:r w:rsidR="00BD0C62">
        <w:rPr>
          <w:noProof/>
        </w:rPr>
        <w:t>(Sheehy et al., 2002; von Schwedler et al., 1993)</w:t>
      </w:r>
      <w:r w:rsidR="0033438B">
        <w:fldChar w:fldCharType="end"/>
      </w:r>
      <w:r w:rsidR="00486744">
        <w:t xml:space="preserve"> to suppress the innate antiviral </w:t>
      </w:r>
      <w:r w:rsidR="00EC78BD">
        <w:t>immunity of host</w:t>
      </w:r>
      <w:r w:rsidR="00A20492">
        <w:t xml:space="preserve"> </w:t>
      </w:r>
      <w:r w:rsidR="0033438B">
        <w:fldChar w:fldCharType="begin"/>
      </w:r>
      <w:r w:rsidR="002A0789">
        <w:instrText xml:space="preserve"> ADDIN EN.CITE &lt;EndNote&gt;&lt;Cite&gt;&lt;Author&gt;Simon&lt;/Author&gt;&lt;Year&gt;1998&lt;/Year&gt;&lt;RecNum&gt;602&lt;/RecNum&gt;&lt;record&gt;&lt;rec-number&gt;602&lt;/rec-number&gt;&lt;foreign-keys&gt;&lt;key app="EN" db-id="fp25zzvrxrd9vke5zxqp9stbssprwstvdddz"&gt;602&lt;/key&gt;&lt;/foreign-keys&gt;&lt;ref-type name="Journal Article"&gt;17&lt;/ref-type&gt;&lt;contributors&gt;&lt;authors&gt;&lt;author&gt;Simon, James H. M.&lt;/author&gt;&lt;author&gt;Gaddis, Nathan C.&lt;/author&gt;&lt;author&gt;Fouchier, Ron A. M.&lt;/author&gt;&lt;author&gt;Malim, Michael H.&lt;/author&gt;&lt;/authors&gt;&lt;/contributors&gt;&lt;auth-address&gt;http://www.nature.com.libgate.library.nuigalway.ie/nm/journal/v4/n12/full/nm1298_1397.html&lt;/auth-address&gt;&lt;titles&gt;&lt;title&gt;Evidence for a newly discovered cellular anti-HIV-1 phenotype&lt;/title&gt;&lt;secondary-title&gt;Nature Medicine&lt;/secondary-title&gt;&lt;/titles&gt;&lt;pages&gt;1397-1400&lt;/pages&gt;&lt;volume&gt;4&lt;/volume&gt;&lt;number&gt;12&lt;/number&gt;&lt;dates&gt;&lt;year&gt;1998&lt;/year&gt;&lt;pub-dates&gt;&lt;date&gt;December&lt;/date&gt;&lt;/pub-dates&gt;&lt;/dates&gt;&lt;isbn&gt;1078-8956&lt;/isbn&gt;&lt;label&gt;simon_evidence_1998&lt;/label&gt;&lt;urls&gt;&lt;related-urls&gt;&lt;url&gt;10.1038/3987&lt;/url&gt;&lt;/related-urls&gt;&lt;/urls&gt;&lt;/record&gt;&lt;/Cite&gt;&lt;Cite&gt;&lt;Author&gt;Madani&lt;/Author&gt;&lt;Year&gt;1998&lt;/Year&gt;&lt;RecNum&gt;601&lt;/RecNum&gt;&lt;record&gt;&lt;rec-number&gt;601&lt;/rec-number&gt;&lt;foreign-keys&gt;&lt;key app="EN" db-id="fp25zzvrxrd9vke5zxqp9stbssprwstvdddz"&gt;601&lt;/key&gt;&lt;/foreign-keys&gt;&lt;ref-type name="Journal Article"&gt;17&lt;/ref-type&gt;&lt;contributors&gt;&lt;authors&gt;&lt;author&gt;Madani, N&lt;/author&gt;&lt;author&gt;Kabat, D&lt;/author&gt;&lt;/authors&gt;&lt;/contributors&gt;&lt;titles&gt;&lt;title&gt;An endogenous inhibitor of human immunodeficiency virus in human lymphocytes is overcome by the viral Vif protein&lt;/title&gt;&lt;secondary-title&gt;Journal of virology&lt;/secondary-title&gt;&lt;/titles&gt;&lt;periodical&gt;&lt;full-title&gt;Journal of Virology&lt;/full-title&gt;&lt;/periodical&gt;&lt;pages&gt;10251-10255&lt;/pages&gt;&lt;volume&gt;72&lt;/volume&gt;&lt;number&gt;12&lt;/number&gt;&lt;dates&gt;&lt;year&gt;1998&lt;/year&gt;&lt;pub-dates&gt;&lt;date&gt;December&lt;/date&gt;&lt;/pub-dates&gt;&lt;/dates&gt;&lt;isbn&gt;0022-538X&lt;/isbn&gt;&lt;label&gt;madani_endogenous_1998&lt;/label&gt;&lt;urls&gt;&lt;/urls&gt;&lt;/record&gt;&lt;/Cite&gt;&lt;/EndNote&gt;</w:instrText>
      </w:r>
      <w:r w:rsidR="0033438B">
        <w:fldChar w:fldCharType="separate"/>
      </w:r>
      <w:r w:rsidR="00BD0C62">
        <w:rPr>
          <w:noProof/>
        </w:rPr>
        <w:t>(Madani and Kabat, 1998; Simon et al., 1998b)</w:t>
      </w:r>
      <w:r w:rsidR="0033438B">
        <w:fldChar w:fldCharType="end"/>
      </w:r>
      <w:r>
        <w:t xml:space="preserve">. It is observed that </w:t>
      </w:r>
      <w:proofErr w:type="spellStart"/>
      <w:r>
        <w:t>vif</w:t>
      </w:r>
      <w:proofErr w:type="spellEnd"/>
      <w:r>
        <w:t xml:space="preserve"> is expressed only when the virus infects </w:t>
      </w:r>
      <w:r w:rsidR="0043495E">
        <w:t xml:space="preserve">immune cells that express </w:t>
      </w:r>
      <w:proofErr w:type="spellStart"/>
      <w:r w:rsidR="0043495E">
        <w:t>cytidine</w:t>
      </w:r>
      <w:proofErr w:type="spellEnd"/>
      <w:r w:rsidR="0043495E">
        <w:t xml:space="preserve"> </w:t>
      </w:r>
      <w:proofErr w:type="spellStart"/>
      <w:r w:rsidR="0043495E">
        <w:t>deaminase</w:t>
      </w:r>
      <w:proofErr w:type="spellEnd"/>
      <w:r w:rsidR="0043495E">
        <w:t xml:space="preserve"> </w:t>
      </w:r>
      <w:r>
        <w:t>APOBEC3G</w:t>
      </w:r>
      <w:r w:rsidR="00A20492">
        <w:t xml:space="preserve"> </w:t>
      </w:r>
      <w:r w:rsidR="0033438B">
        <w:fldChar w:fldCharType="begin"/>
      </w:r>
      <w:r w:rsidR="002A0789">
        <w:instrText xml:space="preserve"> ADDIN EN.CITE &lt;EndNote&gt;&lt;Cite&gt;&lt;Author&gt;Navarro&lt;/Author&gt;&lt;Year&gt;2004&lt;/Year&gt;&lt;RecNum&gt;228&lt;/RecNum&gt;&lt;record&gt;&lt;rec-number&gt;228&lt;/rec-number&gt;&lt;foreign-keys&gt;&lt;key app="EN" db-id="fp25zzvrxrd9vke5zxqp9stbssprwstvdddz"&gt;228&lt;/key&gt;&lt;/foreign-keys&gt;&lt;ref-type name="Journal Article"&gt;17&lt;/ref-type&gt;&lt;contributors&gt;&lt;authors&gt;&lt;author&gt;Navarro, Francisco&lt;/author&gt;&lt;author&gt;Landau, Nathaniel R&lt;/author&gt;&lt;/authors&gt;&lt;/contributors&gt;&lt;auth-address&gt;http://www.sciencedirect.com/science/article/pii/S0952791504000755&lt;/auth-address&gt;&lt;titles&gt;&lt;title&gt;Recent insights into HIV-1 Vif&lt;/title&gt;&lt;secondary-title&gt;Current Opinion in Immunology&lt;/secondary-title&gt;&lt;/titles&gt;&lt;pages&gt;477-482&lt;/pages&gt;&lt;volume&gt;16&lt;/volume&gt;&lt;number&gt;4&lt;/number&gt;&lt;dates&gt;&lt;year&gt;2004&lt;/year&gt;&lt;pub-dates&gt;&lt;date&gt;August&lt;/date&gt;&lt;/pub-dates&gt;&lt;/dates&gt;&lt;isbn&gt;0952-7915&lt;/isbn&gt;&lt;label&gt;navarro_recent_2004&lt;/label&gt;&lt;urls&gt;&lt;related-urls&gt;&lt;url&gt;10.1016/j.coi.2004.05.006&lt;/url&gt;&lt;/related-urls&gt;&lt;/urls&gt;&lt;/record&gt;&lt;/Cite&gt;&lt;/EndNote&gt;</w:instrText>
      </w:r>
      <w:r w:rsidR="0033438B">
        <w:fldChar w:fldCharType="separate"/>
      </w:r>
      <w:r w:rsidR="00BD0C62">
        <w:rPr>
          <w:noProof/>
        </w:rPr>
        <w:t>(Navarro and Landau, 2004)</w:t>
      </w:r>
      <w:r w:rsidR="0033438B">
        <w:fldChar w:fldCharType="end"/>
      </w:r>
      <w:r w:rsidR="0043495E">
        <w:t>. The reason is that</w:t>
      </w:r>
      <w:r>
        <w:t xml:space="preserve"> </w:t>
      </w:r>
      <w:proofErr w:type="spellStart"/>
      <w:r w:rsidR="00486744">
        <w:t>Vif</w:t>
      </w:r>
      <w:proofErr w:type="spellEnd"/>
      <w:r w:rsidR="00486744">
        <w:t xml:space="preserve">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 xml:space="preserve">defense </w:t>
      </w:r>
      <w:r w:rsidR="0033438B">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742FB7">
        <w:instrText xml:space="preserve"> ADDIN EN.CITE </w:instrText>
      </w:r>
      <w:r w:rsidR="0033438B">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742FB7">
        <w:instrText xml:space="preserve"> ADDIN EN.CITE.DATA </w:instrText>
      </w:r>
      <w:r w:rsidR="0033438B">
        <w:fldChar w:fldCharType="end"/>
      </w:r>
      <w:r w:rsidR="0033438B">
        <w:fldChar w:fldCharType="separate"/>
      </w:r>
      <w:r w:rsidR="00BD0C62">
        <w:rPr>
          <w:noProof/>
        </w:rPr>
        <w:t>(Conticello et al., 2003; Mangeat et al., 2003; Mariani et al., 2003; Marin et al., 2003; Mehle et al., 2004; Schafer et al., 2004; Sheehy et al., 2003; Simon et al., 2005; Stopak et al., 2003; Wiegand et al., 2004; Zhang et al., 2003)</w:t>
      </w:r>
      <w:r w:rsidR="0033438B">
        <w:fldChar w:fldCharType="end"/>
      </w:r>
      <w:r>
        <w:t xml:space="preserve">. </w:t>
      </w:r>
    </w:p>
    <w:p w:rsidR="00486744" w:rsidRDefault="00610AFC" w:rsidP="00486744">
      <w:pPr>
        <w:spacing w:line="480" w:lineRule="auto"/>
        <w:jc w:val="both"/>
      </w:pPr>
      <w:proofErr w:type="spellStart"/>
      <w:r>
        <w:t>Vpr</w:t>
      </w:r>
      <w:proofErr w:type="spellEnd"/>
      <w:r w:rsidR="00486744">
        <w:t xml:space="preserve"> protein is packed </w:t>
      </w:r>
      <w:r w:rsidR="0043495E">
        <w:t>in to</w:t>
      </w:r>
      <w:r w:rsidR="00486744">
        <w:t xml:space="preserve"> nascent virions during budding out</w:t>
      </w:r>
      <w:r w:rsidR="00A20492">
        <w:t xml:space="preserve"> </w:t>
      </w:r>
      <w:r w:rsidR="0033438B">
        <w:fldChar w:fldCharType="begin"/>
      </w:r>
      <w:r w:rsidR="002A0789">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33438B">
        <w:fldChar w:fldCharType="separate"/>
      </w:r>
      <w:r w:rsidR="00BD0C62">
        <w:rPr>
          <w:noProof/>
        </w:rPr>
        <w:t>(Connor et al., 1995)</w:t>
      </w:r>
      <w:r w:rsidR="0033438B">
        <w:fldChar w:fldCharType="end"/>
      </w:r>
      <w:r w:rsidR="00486744">
        <w:t xml:space="preserve">. </w:t>
      </w:r>
      <w:proofErr w:type="spellStart"/>
      <w:r w:rsidR="00486744">
        <w:t>Vpr</w:t>
      </w:r>
      <w:proofErr w:type="spellEnd"/>
      <w:r w:rsidR="00486744">
        <w:t xml:space="preserve"> is essential for viral core to </w:t>
      </w:r>
      <w:r w:rsidR="00255657">
        <w:t>enter and</w:t>
      </w:r>
      <w:r w:rsidR="007E7778">
        <w:t xml:space="preserve"> localize in </w:t>
      </w:r>
      <w:r w:rsidR="00486744">
        <w:t>the host cell nucleus after infecting the cell</w:t>
      </w:r>
      <w:r w:rsidR="00A20492">
        <w:t xml:space="preserve"> </w:t>
      </w:r>
      <w:r w:rsidR="0033438B">
        <w:fldChar w:fldCharType="begin"/>
      </w:r>
      <w:r w:rsidR="002A0789">
        <w:instrText xml:space="preserve"> ADDIN EN.CITE &lt;EndNote&gt;&lt;Cite&gt;&lt;Author&gt;Cohen&lt;/Author&gt;&lt;Year&gt;1996&lt;/Year&gt;&lt;RecNum&gt;797&lt;/RecNum&gt;&lt;record&gt;&lt;rec-number&gt;797&lt;/rec-number&gt;&lt;foreign-keys&gt;&lt;key app="EN" db-id="fp25zzvrxrd9vke5zxqp9stbssprwstvdddz"&gt;797&lt;/key&gt;&lt;/foreign-keys&gt;&lt;ref-type name="Journal Article"&gt;17&lt;/ref-type&gt;&lt;contributors&gt;&lt;authors&gt;&lt;author&gt;Cohen, E. A.&lt;/author&gt;&lt;author&gt;Subbramanian, R. A.&lt;/author&gt;&lt;author&gt;Gottlinger, H. G.&lt;/author&gt;&lt;/authors&gt;&lt;/contributors&gt;&lt;auth-address&gt;Departement de Microbiologie et Immunologie, Universite de Montreal,Canada.&lt;/auth-address&gt;&lt;titles&gt;&lt;title&gt;Role of auxiliary proteins in retroviral morphogenesis&lt;/title&gt;&lt;secondary-title&gt;Curr Top Microbiol Immunol&lt;/secondary-title&gt;&lt;/titles&gt;&lt;periodical&gt;&lt;full-title&gt;Curr Top Microbiol Immunol&lt;/full-title&gt;&lt;/periodical&gt;&lt;pages&gt;219-35&lt;/pages&gt;&lt;volume&gt;214&lt;/volume&gt;&lt;edition&gt;1996/01/01&lt;/edition&gt;&lt;keywords&gt;&lt;keyword&gt;Amino Acid Isomerases/physiology&lt;/keyword&gt;&lt;keyword&gt;Carrier Proteins/physiology&lt;/keyword&gt;&lt;keyword&gt;Gene Products, vif/physiology&lt;/keyword&gt;&lt;keyword&gt;Gene Products, vpr/physiology&lt;/keyword&gt;&lt;keyword&gt;HIV-1/physiology&lt;/keyword&gt;&lt;keyword&gt;Human Immunodeficiency Virus Proteins&lt;/keyword&gt;&lt;keyword&gt;Humans&lt;/keyword&gt;&lt;keyword&gt;Peptidylprolyl Isomerase&lt;/keyword&gt;&lt;keyword&gt;Retroviridae/*physiology&lt;/keyword&gt;&lt;keyword&gt;Viral Regulatory and Accessory Proteins/physiology&lt;/keyword&gt;&lt;keyword&gt;Virus Assembly/*physiology&lt;/keyword&gt;&lt;keyword&gt;vif Gene Products, Human Immunodeficiency Virus&lt;/keyword&gt;&lt;keyword&gt;vpr Gene Products, Human Immunodeficiency Virus&lt;/keyword&gt;&lt;/keywords&gt;&lt;dates&gt;&lt;year&gt;1996&lt;/year&gt;&lt;/dates&gt;&lt;isbn&gt;0070-217X (Print)&amp;#xD;0070-217X (Linking)&lt;/isbn&gt;&lt;accession-num&gt;8791729&lt;/accession-num&gt;&lt;urls&gt;&lt;related-urls&gt;&lt;url&gt;http://www.ncbi.nlm.nih.gov/entrez/query.fcgi?cmd=Retrieve&amp;amp;db=PubMed&amp;amp;dopt=Citation&amp;amp;list_uids=8791729&lt;/url&gt;&lt;/related-urls&gt;&lt;/urls&gt;&lt;language&gt;eng&lt;/language&gt;&lt;/record&gt;&lt;/Cite&gt;&lt;/EndNote&gt;</w:instrText>
      </w:r>
      <w:r w:rsidR="0033438B">
        <w:fldChar w:fldCharType="separate"/>
      </w:r>
      <w:r w:rsidR="00BD0C62">
        <w:rPr>
          <w:noProof/>
        </w:rPr>
        <w:t>(Cohen et al., 1996)</w:t>
      </w:r>
      <w:r w:rsidR="0033438B">
        <w:fldChar w:fldCharType="end"/>
      </w:r>
      <w:r w:rsidR="00486744">
        <w:t xml:space="preserve">. </w:t>
      </w:r>
      <w:proofErr w:type="spellStart"/>
      <w:r w:rsidR="00486744">
        <w:t>Vpr</w:t>
      </w:r>
      <w:proofErr w:type="spellEnd"/>
      <w:r w:rsidR="00486744">
        <w:t xml:space="preserve"> arrests the cell cycle during the transfer from G2 to M phase</w:t>
      </w:r>
      <w:r w:rsidR="00DA3C33">
        <w:t xml:space="preserve"> </w:t>
      </w:r>
      <w:r w:rsidR="0033438B">
        <w:fldChar w:fldCharType="begin"/>
      </w:r>
      <w:r w:rsidR="002A0789">
        <w:instrText xml:space="preserve"> ADDIN EN.CITE &lt;EndNote&gt;&lt;Cite&gt;&lt;Author&gt;Jowett&lt;/Author&gt;&lt;Year&gt;1995&lt;/Year&gt;&lt;RecNum&gt;586&lt;/RecNum&gt;&lt;record&gt;&lt;rec-number&gt;586&lt;/rec-number&gt;&lt;foreign-keys&gt;&lt;key app="EN" db-id="fp25zzvrxrd9vke5zxqp9stbssprwstvdddz"&gt;586&lt;/key&gt;&lt;/foreign-keys&gt;&lt;ref-type name="Journal Article"&gt;17&lt;/ref-type&gt;&lt;contributors&gt;&lt;authors&gt;&lt;author&gt;Jowett, J. B.&lt;/author&gt;&lt;author&gt;Planelles, Vicente&lt;/author&gt;&lt;author&gt;Poon, Betty&lt;/author&gt;&lt;author&gt;Shah, Neil P.&lt;/author&gt;&lt;author&gt;Chen, Meng-Liang&lt;/author&gt;&lt;author&gt;Chen, I. S.&lt;/author&gt;&lt;/authors&gt;&lt;/contributors&gt;&lt;auth-address&gt;http://jvi.asm.org/content/69/10/6304.short&lt;/auth-address&gt;&lt;titles&gt;&lt;title&gt;The human immunodeficiency virus type 1 vpr gene arrests infected T cells in the G2+ M phase of the cell cycle.&lt;/title&gt;&lt;secondary-title&gt;Journal of virology&lt;/secondary-title&gt;&lt;/titles&gt;&lt;periodical&gt;&lt;full-title&gt;Journal of Virology&lt;/full-title&gt;&lt;/periodical&gt;&lt;pages&gt;6304–6313&lt;/pages&gt;&lt;volume&gt;69&lt;/volume&gt;&lt;number&gt;10&lt;/number&gt;&lt;dates&gt;&lt;year&gt;1995&lt;/year&gt;&lt;/dates&gt;&lt;label&gt;jowett_human_1995&lt;/label&gt;&lt;urls&gt;&lt;/urls&gt;&lt;/record&gt;&lt;/Cite&gt;&lt;Cite&gt;&lt;Author&gt;Rogel&lt;/Author&gt;&lt;Year&gt;1995&lt;/Year&gt;&lt;RecNum&gt;587&lt;/RecNum&gt;&lt;record&gt;&lt;rec-number&gt;587&lt;/rec-number&gt;&lt;foreign-keys&gt;&lt;key app="EN" db-id="fp25zzvrxrd9vke5zxqp9stbssprwstvdddz"&gt;587&lt;/key&gt;&lt;/foreign-keys&gt;&lt;ref-type name="Journal Article"&gt;17&lt;/ref-type&gt;&lt;contributors&gt;&lt;authors&gt;&lt;author&gt;Rogel, Mark E.&lt;/author&gt;&lt;author&gt;Wu, Lily I.&lt;/author&gt;&lt;author&gt;Emerman, Michael&lt;/author&gt;&lt;/authors&gt;&lt;/contributors&gt;&lt;auth-address&gt;http://jvi.asm.org/content/69/2/882.short&lt;/auth-address&gt;&lt;titles&gt;&lt;title&gt;The human immunodeficiency virus type 1 vpr gene prevents cell proliferation during chronic infection.&lt;/title&gt;&lt;secondary-title&gt;Journal of virology&lt;/secondary-title&gt;&lt;/titles&gt;&lt;periodical&gt;&lt;full-title&gt;Journal of Virology&lt;/full-title&gt;&lt;/periodical&gt;&lt;pages&gt;882–888&lt;/pages&gt;&lt;volume&gt;69&lt;/volume&gt;&lt;number&gt;2&lt;/number&gt;&lt;dates&gt;&lt;year&gt;1995&lt;/year&gt;&lt;/dates&gt;&lt;label&gt;rogel_human_1995&lt;/label&gt;&lt;urls&gt;&lt;/urls&gt;&lt;/record&gt;&lt;/Cite&gt;&lt;/EndNote&gt;</w:instrText>
      </w:r>
      <w:r w:rsidR="0033438B">
        <w:fldChar w:fldCharType="separate"/>
      </w:r>
      <w:r w:rsidR="00BD0C62">
        <w:rPr>
          <w:noProof/>
        </w:rPr>
        <w:t>(Jowett et al., 1995; Rogel et al., 1995)</w:t>
      </w:r>
      <w:r w:rsidR="0033438B">
        <w:fldChar w:fldCharType="end"/>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/cyclin B complex</w:t>
      </w:r>
      <w:r w:rsidR="00DA3C33">
        <w:t xml:space="preserve"> </w:t>
      </w:r>
      <w:r w:rsidR="0033438B">
        <w:fldChar w:fldCharType="begin"/>
      </w:r>
      <w:r w:rsidR="002A0789">
        <w:instrText xml:space="preserve"> ADDIN EN.CITE &lt;EndNote&gt;&lt;Cite&gt;&lt;Author&gt;He&lt;/Author&gt;&lt;Year&gt;1995&lt;/Year&gt;&lt;RecNum&gt;588&lt;/RecNum&gt;&lt;record&gt;&lt;rec-number&gt;588&lt;/rec-number&gt;&lt;foreign-keys&gt;&lt;key app="EN" db-id="fp25zzvrxrd9vke5zxqp9stbssprwstvdddz"&gt;588&lt;/key&gt;&lt;/foreign-keys&gt;&lt;ref-type name="Journal Article"&gt;17&lt;/ref-type&gt;&lt;contributors&gt;&lt;authors&gt;&lt;author&gt;He, J.&lt;/author&gt;&lt;author&gt;Choe, S.&lt;/author&gt;&lt;author&gt;Walker, R.&lt;/author&gt;&lt;author&gt;Marzio, P. Di&lt;/author&gt;&lt;author&gt;Morgan, D. O.&lt;/author&gt;&lt;author&gt;Landau, N. R.&lt;/author&gt;&lt;/authors&gt;&lt;/contributors&gt;&lt;auth-address&gt;http://jvi.asm.org/content/69/11/6705&lt;/auth-address&gt;&lt;titles&gt;&lt;title&gt;Human immunodeficiency virus type 1 viral protein R (Vpr) arrests cells in the G2 phase of the cell cycle by inhibiting p34cdc2 activity.&lt;/title&gt;&lt;secondary-title&gt;Journal of Virology&lt;/secondary-title&gt;&lt;/titles&gt;&lt;periodical&gt;&lt;full-title&gt;Journal of Virology&lt;/full-title&gt;&lt;/periodical&gt;&lt;pages&gt;6705-6711&lt;/pages&gt;&lt;volume&gt;69&lt;/volume&gt;&lt;number&gt;11&lt;/number&gt;&lt;dates&gt;&lt;year&gt;1995&lt;/year&gt;&lt;pub-dates&gt;&lt;date&gt;November&lt;/date&gt;&lt;/pub-dates&gt;&lt;/dates&gt;&lt;isbn&gt;0022-538X, 1098-5514&lt;/isbn&gt;&lt;label&gt;he_human_1995&lt;/label&gt;&lt;urls&gt;&lt;/urls&gt;&lt;/record&gt;&lt;/Cite&gt;&lt;/EndNote&gt;</w:instrText>
      </w:r>
      <w:r w:rsidR="0033438B">
        <w:fldChar w:fldCharType="separate"/>
      </w:r>
      <w:r w:rsidR="00BD0C62">
        <w:rPr>
          <w:noProof/>
        </w:rPr>
        <w:t>(He et al., 1995)</w:t>
      </w:r>
      <w:r w:rsidR="0033438B">
        <w:fldChar w:fldCharType="end"/>
      </w:r>
      <w:r w:rsidR="00486744">
        <w:t xml:space="preserve">. </w:t>
      </w:r>
      <w:proofErr w:type="spellStart"/>
      <w:r w:rsidR="00486744">
        <w:t>Vpr</w:t>
      </w:r>
      <w:proofErr w:type="spellEnd"/>
      <w:r w:rsidR="00486744">
        <w:t xml:space="preserve"> is also important for efficient viral replication in monocyte or macrophage cells, but T-cells</w:t>
      </w:r>
      <w:r w:rsidR="00A20492">
        <w:t xml:space="preserve"> </w:t>
      </w:r>
      <w:r w:rsidR="0033438B">
        <w:fldChar w:fldCharType="begin"/>
      </w:r>
      <w:r w:rsidR="002A0789">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33438B">
        <w:fldChar w:fldCharType="separate"/>
      </w:r>
      <w:r w:rsidR="00BD0C62">
        <w:rPr>
          <w:noProof/>
        </w:rPr>
        <w:t>(Connor et al., 1995)</w:t>
      </w:r>
      <w:r w:rsidR="0033438B">
        <w:fldChar w:fldCharType="end"/>
      </w:r>
      <w:r w:rsidR="00486744">
        <w:t>.</w:t>
      </w:r>
    </w:p>
    <w:p w:rsidR="00C62F5F" w:rsidRDefault="00610AFC" w:rsidP="00C62F5F">
      <w:pPr>
        <w:spacing w:line="480" w:lineRule="auto"/>
        <w:jc w:val="both"/>
      </w:pPr>
      <w:proofErr w:type="spellStart"/>
      <w:r>
        <w:t>Vpu</w:t>
      </w:r>
      <w:proofErr w:type="spellEnd"/>
      <w:r w:rsidR="00C62F5F">
        <w:t xml:space="preserve"> is </w:t>
      </w:r>
      <w:r>
        <w:t>a protein unique</w:t>
      </w:r>
      <w:r w:rsidR="00C62F5F">
        <w:t xml:space="preserve"> to HIV-1</w:t>
      </w:r>
      <w:r w:rsidR="004A303C">
        <w:t xml:space="preserve"> </w:t>
      </w:r>
      <w:r w:rsidR="0033438B">
        <w:fldChar w:fldCharType="begin"/>
      </w:r>
      <w:r w:rsidR="002A0789">
        <w:instrText xml:space="preserve"> ADDIN EN.CITE &lt;EndNote&gt;&lt;Cite&gt;&lt;Author&gt;Cohen&lt;/Author&gt;&lt;Year&gt;1988&lt;/Year&gt;&lt;RecNum&gt;808&lt;/RecNum&gt;&lt;record&gt;&lt;rec-number&gt;808&lt;/rec-number&gt;&lt;foreign-keys&gt;&lt;key app="EN" db-id="fp25zzvrxrd9vke5zxqp9stbssprwstvdddz"&gt;808&lt;/key&gt;&lt;/foreign-keys&gt;&lt;ref-type name="Journal Article"&gt;17&lt;/ref-type&gt;&lt;contributors&gt;&lt;authors&gt;&lt;author&gt;Cohen, E. A.&lt;/author&gt;&lt;author&gt;Terwilliger, E. F.&lt;/author&gt;&lt;author&gt;Sodroski, J. G.&lt;/author&gt;&lt;author&gt;Haseltine, W. A.&lt;/author&gt;&lt;/authors&gt;&lt;/contributors&gt;&lt;auth-address&gt;Dana-Farber Cancer Institute, Department of Pathology, Harvard Medical School, Boston, Massachusetts 02115.&lt;/auth-address&gt;&lt;titles&gt;&lt;title&gt;Identification of a protein encoded by the vpu gene of HIV-1&lt;/title&gt;&lt;secondary-title&gt;Nature&lt;/secondary-title&gt;&lt;/titles&gt;&lt;periodical&gt;&lt;full-title&gt;Nature&lt;/full-title&gt;&lt;/periodical&gt;&lt;pages&gt;532-4&lt;/pages&gt;&lt;volume&gt;334&lt;/volume&gt;&lt;number&gt;6182&lt;/number&gt;&lt;edition&gt;1988/08/11&lt;/edition&gt;&lt;keywords&gt;&lt;keyword&gt;Acquired Immunodeficiency Syndrome/immunology&lt;/keyword&gt;&lt;keyword&gt;Amino Acid Sequence&lt;/keyword&gt;&lt;keyword&gt;Codon&lt;/keyword&gt;&lt;keyword&gt;Electrophoresis, Polyacrylamide Gel&lt;/keyword&gt;&lt;keyword&gt;Exons&lt;/keyword&gt;&lt;keyword&gt;*Genes, Viral&lt;/keyword&gt;&lt;keyword&gt;HIV/*genetics&lt;/keyword&gt;&lt;keyword&gt;Human Immunodeficiency Virus Proteins&lt;/keyword&gt;&lt;keyword&gt;Humans&lt;/keyword&gt;&lt;keyword&gt;Immune Sera/immunology&lt;/keyword&gt;&lt;keyword&gt;Immunosorbent Techniques&lt;/keyword&gt;&lt;keyword&gt;Molecular Sequence Data&lt;/keyword&gt;&lt;keyword&gt;RNA, Viral/genetics&lt;/keyword&gt;&lt;keyword&gt;Retroviridae Proteins/*genetics/immunology&lt;/keyword&gt;&lt;keyword&gt;Viral Proteins/*genetics/immunology&lt;/keyword&gt;&lt;keyword&gt;Viral Regulatory and Accessory Proteins&lt;/keyword&gt;&lt;/keywords&gt;&lt;dates&gt;&lt;year&gt;1988&lt;/year&gt;&lt;pub-dates&gt;&lt;date&gt;Aug 11&lt;/date&gt;&lt;/pub-dates&gt;&lt;/dates&gt;&lt;isbn&gt;0028-0836 (Print)&amp;#xD;0028-0836 (Linking)&lt;/isbn&gt;&lt;accession-num&gt;3043230&lt;/accession-num&gt;&lt;urls&gt;&lt;related-urls&gt;&lt;url&gt;http://www.ncbi.nlm.nih.gov/entrez/query.fcgi?cmd=Retrieve&amp;amp;db=PubMed&amp;amp;dopt=Citation&amp;amp;list_uids=3043230&lt;/url&gt;&lt;/related-urls&gt;&lt;/urls&gt;&lt;electronic-resource-num&gt;10.1038/334532a0&lt;/electronic-resource-num&gt;&lt;language&gt;eng&lt;/language&gt;&lt;/record&gt;&lt;/Cite&gt;&lt;/EndNote&gt;</w:instrText>
      </w:r>
      <w:r w:rsidR="0033438B">
        <w:fldChar w:fldCharType="separate"/>
      </w:r>
      <w:r w:rsidR="00BD0C62">
        <w:rPr>
          <w:noProof/>
        </w:rPr>
        <w:t>(Cohen et al., 1988)</w:t>
      </w:r>
      <w:r w:rsidR="0033438B">
        <w:fldChar w:fldCharType="end"/>
      </w:r>
      <w:r w:rsidR="00C62F5F">
        <w:t xml:space="preserve"> and is 16 </w:t>
      </w:r>
      <w:r w:rsidR="003E50F3">
        <w:t>kilo Dalton</w:t>
      </w:r>
      <w:r w:rsidR="00635274">
        <w:t>, 81 amino acids long</w:t>
      </w:r>
      <w:r w:rsidR="004A303C">
        <w:t xml:space="preserve"> </w:t>
      </w:r>
      <w:r w:rsidR="0033438B">
        <w:fldChar w:fldCharType="begin"/>
      </w:r>
      <w:r w:rsidR="002A0789">
        <w:instrText xml:space="preserve"> ADDIN EN.CITE &lt;EndNote&gt;&lt;Cite&gt;&lt;Author&gt;Strebel&lt;/Author&gt;&lt;Year&gt;1988&lt;/Year&gt;&lt;RecNum&gt;807&lt;/RecNum&gt;&lt;record&gt;&lt;rec-number&gt;807&lt;/rec-number&gt;&lt;foreign-keys&gt;&lt;key app="EN" db-id="fp25zzvrxrd9vke5zxqp9stbssprwstvdddz"&gt;807&lt;/key&gt;&lt;/foreign-keys&gt;&lt;ref-type name="Journal Article"&gt;17&lt;/ref-type&gt;&lt;contributors&gt;&lt;authors&gt;&lt;author&gt;Strebel, K.&lt;/author&gt;&lt;author&gt;Klimkait, T.&lt;/author&gt;&lt;author&gt;Martin, M. A.&lt;/author&gt;&lt;/authors&gt;&lt;/contributors&gt;&lt;auth-address&gt;Laboratory of Molecular Microbiology, National Institute of Allergy and Infectious Diseases, Bethesda, MD 20892.&lt;/auth-address&gt;&lt;titles&gt;&lt;title&gt;A novel gene of HIV-1, vpu, and its 16-kilodalton product&lt;/title&gt;&lt;secondary-title&gt;Science&lt;/secondary-title&gt;&lt;/titles&gt;&lt;periodical&gt;&lt;full-title&gt;Science&lt;/full-title&gt;&lt;/periodical&gt;&lt;pages&gt;1221-3&lt;/pages&gt;&lt;volume&gt;241&lt;/volume&gt;&lt;number&gt;4870&lt;/number&gt;&lt;edition&gt;1988/09/02&lt;/edition&gt;&lt;keywords&gt;&lt;keyword&gt;Acquired Immunodeficiency Syndrome/immunology&lt;/keyword&gt;&lt;keyword&gt;Base Sequence&lt;/keyword&gt;&lt;keyword&gt;DNA, Viral/genetics&lt;/keyword&gt;&lt;keyword&gt;Electrophoresis, Polyacrylamide Gel&lt;/keyword&gt;&lt;keyword&gt;*Genes, Viral&lt;/keyword&gt;&lt;keyword&gt;HIV/*genetics/physiology&lt;/keyword&gt;&lt;keyword&gt;Humans&lt;/keyword&gt;&lt;keyword&gt;Immune Sera/immunology&lt;/keyword&gt;&lt;keyword&gt;Immunoassay&lt;/keyword&gt;&lt;keyword&gt;Mutation&lt;/keyword&gt;&lt;keyword&gt;Protein Biosynthesis&lt;/keyword&gt;&lt;keyword&gt;RNA, Viral/genetics&lt;/keyword&gt;&lt;keyword&gt;T-Lymphocytes/microbiology&lt;/keyword&gt;&lt;keyword&gt;Transcription, Genetic&lt;/keyword&gt;&lt;keyword&gt;Viral Proteins/*genetics/immunology/physiology&lt;/keyword&gt;&lt;keyword&gt;Virus Replication&lt;/keyword&gt;&lt;/keywords&gt;&lt;dates&gt;&lt;year&gt;1988&lt;/year&gt;&lt;pub-dates&gt;&lt;date&gt;Sep 2&lt;/date&gt;&lt;/pub-dates&gt;&lt;/dates&gt;&lt;isbn&gt;0036-8075 (Print)&amp;#xD;0036-8075 (Linking)&lt;/isbn&gt;&lt;accession-num&gt;3261888&lt;/accession-num&gt;&lt;urls&gt;&lt;related-urls&gt;&lt;url&gt;http://www.ncbi.nlm.nih.gov/entrez/query.fcgi?cmd=Retrieve&amp;amp;db=PubMed&amp;amp;dopt=Citation&amp;amp;list_uids=3261888&lt;/url&gt;&lt;/related-urls&gt;&lt;/urls&gt;&lt;language&gt;eng&lt;/language&gt;&lt;/record&gt;&lt;/Cite&gt;&lt;/EndNote&gt;</w:instrText>
      </w:r>
      <w:r w:rsidR="0033438B">
        <w:fldChar w:fldCharType="separate"/>
      </w:r>
      <w:r w:rsidR="00BD0C62">
        <w:rPr>
          <w:noProof/>
        </w:rPr>
        <w:t>(Strebel et al., 1988)</w:t>
      </w:r>
      <w:r w:rsidR="0033438B">
        <w:fldChar w:fldCharType="end"/>
      </w:r>
      <w:r w:rsidR="00DA3C33">
        <w:t>.</w:t>
      </w:r>
      <w:r w:rsidR="001345A0">
        <w:t xml:space="preserve"> </w:t>
      </w:r>
      <w:r w:rsidR="00893E68">
        <w:t xml:space="preserve">Biological functions of </w:t>
      </w:r>
      <w:proofErr w:type="spellStart"/>
      <w:r w:rsidR="00893E68">
        <w:t>vpu</w:t>
      </w:r>
      <w:proofErr w:type="spellEnd"/>
      <w:r w:rsidR="00893E68">
        <w:t xml:space="preserve"> protein include degradation of CD4 in endoplasmic reticulum</w:t>
      </w:r>
      <w:r w:rsidR="00A20492">
        <w:t xml:space="preserve"> </w:t>
      </w:r>
      <w:r w:rsidR="0033438B">
        <w:fldChar w:fldCharType="begin"/>
      </w:r>
      <w:r w:rsidR="002A0789">
        <w:instrText xml:space="preserve"> ADDIN EN.CITE &lt;EndNote&gt;&lt;Cite&gt;&lt;Author&gt;Willey&lt;/Author&gt;&lt;Year&gt;1992&lt;/Year&gt;&lt;RecNum&gt;590&lt;/RecNum&gt;&lt;record&gt;&lt;rec-number&gt;590&lt;/rec-number&gt;&lt;foreign-keys&gt;&lt;key app="EN" db-id="fp25zzvrxrd9vke5zxqp9stbssprwstvdddz"&gt;590&lt;/key&gt;&lt;/foreign-keys&gt;&lt;ref-type name="Journal Article"&gt;17&lt;/ref-type&gt;&lt;contributors&gt;&lt;authors&gt;&lt;author&gt;Willey, R. L.&lt;/author&gt;&lt;author&gt;Maldarelli, F.&lt;/author&gt;&lt;author&gt;Martin, M. A.&lt;/author&gt;&lt;author&gt;Strebel, K.&lt;/author&gt;&lt;/authors&gt;&lt;/contributors&gt;&lt;auth-address&gt;http://jvi.asm.org/content/66/12/7193&lt;/auth-address&gt;&lt;titles&gt;&lt;title&gt;Human immunodeficiency virus type 1 Vpu protein induces rapid degradation of CD4.&lt;/title&gt;&lt;secondary-title&gt;Journal of Virology&lt;/secondary-title&gt;&lt;/titles&gt;&lt;periodical&gt;&lt;full-title&gt;Journal of Virology&lt;/full-title&gt;&lt;/periodical&gt;&lt;pages&gt;7193-7200&lt;/pages&gt;&lt;volume&gt;66&lt;/volume&gt;&lt;number&gt;12&lt;/number&gt;&lt;dates&gt;&lt;year&gt;1992&lt;/year&gt;&lt;pub-dates&gt;&lt;date&gt;December&lt;/date&gt;&lt;/pub-dates&gt;&lt;/dates&gt;&lt;isbn&gt;0022-538X, 1098-5514&lt;/isbn&gt;&lt;label&gt;willey_human_1992&lt;/label&gt;&lt;urls&gt;&lt;/urls&gt;&lt;/record&gt;&lt;/Cite&gt;&lt;/EndNote&gt;</w:instrText>
      </w:r>
      <w:r w:rsidR="0033438B">
        <w:fldChar w:fldCharType="separate"/>
      </w:r>
      <w:r w:rsidR="00BD0C62">
        <w:rPr>
          <w:noProof/>
        </w:rPr>
        <w:t>(Willey et al., 1992)</w:t>
      </w:r>
      <w:r w:rsidR="0033438B">
        <w:fldChar w:fldCharType="end"/>
      </w:r>
      <w:r w:rsidR="00893E68">
        <w:t xml:space="preserve">, </w:t>
      </w:r>
      <w:r w:rsidR="00C62F5F">
        <w:t xml:space="preserve">interference of host immune cell MHC class II antigen presentation on the cell surface allowing the virus for host immune escape </w:t>
      </w:r>
      <w:r w:rsidR="0033438B">
        <w:fldChar w:fldCharType="begin"/>
      </w:r>
      <w:r w:rsidR="002A0789">
        <w:instrText xml:space="preserve"> ADDIN EN.CITE &lt;EndNote&gt;&lt;Cite&gt;&lt;Author&gt;Hussain&lt;/Author&gt;&lt;Year&gt;2008&lt;/Year&gt;&lt;RecNum&gt;79&lt;/RecNum&gt;&lt;record&gt;&lt;rec-number&gt;79&lt;/rec-number&gt;&lt;foreign-keys&gt;&lt;key app="EN" db-id="fp25zzvrxrd9vke5zxqp9stbssprwstvdddz"&gt;79&lt;/key&gt;&lt;/foreign-keys&gt;&lt;ref-type name="Journal Article"&gt;17&lt;/ref-type&gt;&lt;contributors&gt;&lt;authors&gt;&lt;author&gt;Hussain, Amjad&lt;/author&gt;&lt;author&gt;Wesley, Clement&lt;/author&gt;&lt;author&gt;Khalid, Mohammad&lt;/author&gt;&lt;author&gt;Chaudhry, Ashutosh&lt;/author&gt;&lt;author&gt;Jameel, Shahid&lt;/author&gt;&lt;/authors&gt;&lt;/contributors&gt;&lt;auth-address&gt;http://jvi.asm.org/content/82/2/893.short&lt;/auth-address&gt;&lt;titles&gt;&lt;title&gt;Human immunodeficiency virus type 1 Vpu protein interacts with CD74 and modulates major histocompatibility complex class II presentation&lt;/title&gt;&lt;secondary-title&gt;Journal of virology&lt;/secondary-title&gt;&lt;/titles&gt;&lt;periodical&gt;&lt;full-title&gt;Journal of Virology&lt;/full-title&gt;&lt;/periodical&gt;&lt;pages&gt;893–902&lt;/pages&gt;&lt;volume&gt;82&lt;/volume&gt;&lt;number&gt;2&lt;/number&gt;&lt;dates&gt;&lt;year&gt;2008&lt;/year&gt;&lt;/dates&gt;&lt;label&gt;hussain_human_2008&lt;/label&gt;&lt;urls&gt;&lt;/urls&gt;&lt;/record&gt;&lt;/Cite&gt;&lt;Cite&gt;&lt;Author&gt;Nomaguchi&lt;/Author&gt;&lt;Year&gt;2008&lt;/Year&gt;&lt;RecNum&gt;78&lt;/RecNum&gt;&lt;record&gt;&lt;rec-number&gt;78&lt;/rec-number&gt;&lt;foreign-keys&gt;&lt;key app="EN" db-id="fp25zzvrxrd9vke5zxqp9stbssprwstvdddz"&gt;78&lt;/key&gt;&lt;/foreign-keys&gt;&lt;ref-type name="Journal Article"&gt;17&lt;/ref-type&gt;&lt;contributors&gt;&lt;authors&gt;&lt;author&gt;Nomaguchi, Masako&lt;/author&gt;&lt;author&gt;Fujita, Mikako&lt;/author&gt;&lt;author&gt;Adachi, Akio&lt;/author&gt;&lt;/authors&gt;&lt;/contributors&gt;&lt;auth-address&gt;http://www.sciencedirect.com/science/article/pii/S1286457908001755&lt;/auth-address&gt;&lt;titles&gt;&lt;title&gt;Role of HIV-1 Vpu protein for virus spread and pathogenesis&lt;/title&gt;&lt;secondary-title&gt;Microbes and Infection&lt;/secondary-title&gt;&lt;/titles&gt;&lt;pages&gt;960–967&lt;/pages&gt;&lt;volume&gt;10&lt;/volume&gt;&lt;number&gt;9&lt;/number&gt;&lt;dates&gt;&lt;year&gt;2008&lt;/year&gt;&lt;/dates&gt;&lt;label&gt;nomaguchi_role_2008&lt;/label&gt;&lt;urls&gt;&lt;/urls&gt;&lt;/record&gt;&lt;/Cite&gt;&lt;/EndNote&gt;</w:instrText>
      </w:r>
      <w:r w:rsidR="0033438B">
        <w:fldChar w:fldCharType="separate"/>
      </w:r>
      <w:r w:rsidR="00BD0C62">
        <w:rPr>
          <w:noProof/>
        </w:rPr>
        <w:t>(Hussain et al., 2008; Nomaguchi et al., 2008)</w:t>
      </w:r>
      <w:r w:rsidR="0033438B">
        <w:fldChar w:fldCharType="end"/>
      </w:r>
      <w:r w:rsidR="004A303C">
        <w:t xml:space="preserve"> </w:t>
      </w:r>
      <w:r w:rsidR="00893E68">
        <w:t xml:space="preserve"> and</w:t>
      </w:r>
      <w:r w:rsidR="00C62F5F">
        <w:t xml:space="preserve"> viral </w:t>
      </w:r>
      <w:r w:rsidR="004A303C">
        <w:t xml:space="preserve">maturation and </w:t>
      </w:r>
      <w:r w:rsidR="00C62F5F">
        <w:t>release from host cell membrane</w:t>
      </w:r>
      <w:r w:rsidR="004A303C">
        <w:t xml:space="preserve"> </w:t>
      </w:r>
      <w:r w:rsidR="0033438B">
        <w:fldChar w:fldCharType="begin"/>
      </w:r>
      <w:r w:rsidR="002A0789">
        <w:instrText xml:space="preserve"> ADDIN EN.CITE &lt;EndNote&gt;&lt;Cite&gt;&lt;Author&gt;Klimkait&lt;/Author&gt;&lt;Year&gt;1990&lt;/Year&gt;&lt;RecNum&gt;83&lt;/RecNum&gt;&lt;record&gt;&lt;rec-number&gt;83&lt;/rec-number&gt;&lt;foreign-keys&gt;&lt;key app="EN" db-id="fp25zzvrxrd9vke5zxqp9stbssprwstvdddz"&gt;83&lt;/key&gt;&lt;/foreign-keys&gt;&lt;ref-type name="Journal Article"&gt;17&lt;/ref-type&gt;&lt;contributors&gt;&lt;authors&gt;&lt;author&gt;Klimkait, T.&lt;/author&gt;&lt;author&gt;Strebel, K.&lt;/author&gt;&lt;author&gt;Hoggan, M. D.&lt;/author&gt;&lt;author&gt;Martin, M. A.&lt;/author&gt;&lt;author&gt;Orenstein, J. M.&lt;/author&gt;&lt;/authors&gt;&lt;/contributors&gt;&lt;auth-address&gt;http://jvi.asm.org/content/64/2/621&lt;/auth-address&gt;&lt;titles&gt;&lt;title&gt;The human immunodeficiency virus type 1-specific protein vpu is required for efficient virus maturation and release.&lt;/title&gt;&lt;secondary-title&gt;Journal of Virology&lt;/secondary-title&gt;&lt;/titles&gt;&lt;periodical&gt;&lt;full-title&gt;Journal of Virology&lt;/full-title&gt;&lt;/periodical&gt;&lt;pages&gt;621-629&lt;/pages&gt;&lt;volume&gt;64&lt;/volume&gt;&lt;number&gt;2&lt;/number&gt;&lt;dates&gt;&lt;year&gt;1990&lt;/year&gt;&lt;pub-dates&gt;&lt;date&gt;February&lt;/date&gt;&lt;/pub-dates&gt;&lt;/dates&gt;&lt;isbn&gt;0022-538X, 1098-5514&lt;/isbn&gt;&lt;label&gt;klimkait_human_1990&lt;/label&gt;&lt;urls&gt;&lt;/urls&gt;&lt;/record&gt;&lt;/Cite&gt;&lt;/EndNote&gt;</w:instrText>
      </w:r>
      <w:r w:rsidR="0033438B">
        <w:fldChar w:fldCharType="separate"/>
      </w:r>
      <w:r w:rsidR="00BD0C62">
        <w:rPr>
          <w:noProof/>
        </w:rPr>
        <w:t>(Klimkait et al., 1990)</w:t>
      </w:r>
      <w:r w:rsidR="0033438B">
        <w:fldChar w:fldCharType="end"/>
      </w:r>
      <w:r w:rsidR="00C62F5F">
        <w:t>.</w:t>
      </w:r>
    </w:p>
    <w:p w:rsidR="00870A43" w:rsidRDefault="00C62F5F" w:rsidP="0018032B">
      <w:pPr>
        <w:spacing w:line="480" w:lineRule="auto"/>
        <w:jc w:val="both"/>
      </w:pPr>
      <w:proofErr w:type="spellStart"/>
      <w:r>
        <w:t>Nef</w:t>
      </w:r>
      <w:proofErr w:type="spellEnd"/>
      <w:r>
        <w:t xml:space="preserve"> has no role in viral infectivity but plays a role during the biogenesis of viral particles</w:t>
      </w:r>
      <w:r w:rsidR="004A303C">
        <w:t xml:space="preserve"> </w:t>
      </w:r>
      <w:r w:rsidR="0033438B">
        <w:fldChar w:fldCharType="begin"/>
      </w:r>
      <w:r w:rsidR="002A0789">
        <w:instrText xml:space="preserve"> ADDIN EN.CITE &lt;EndNote&gt;&lt;Cite&gt;&lt;Author&gt;Laguette&lt;/Author&gt;&lt;Year&gt;2009&lt;/Year&gt;&lt;RecNum&gt;583&lt;/RecNum&gt;&lt;record&gt;&lt;rec-number&gt;583&lt;/rec-number&gt;&lt;foreign-keys&gt;&lt;key app="EN" db-id="fp25zzvrxrd9vke5zxqp9stbssprwstvdddz"&gt;583&lt;/key&gt;&lt;/foreign-keys&gt;&lt;ref-type name="Journal Article"&gt;17&lt;/ref-type&gt;&lt;contributors&gt;&lt;authors&gt;&lt;author&gt;Laguette, Nadine&lt;/author&gt;&lt;author&gt;Benichou, Serge&lt;/author&gt;&lt;author&gt;Basmaciogullari, Stéphane&lt;/author&gt;&lt;/authors&gt;&lt;/contributors&gt;&lt;auth-address&gt;http://jvi.asm.org/content/83/2/1093&lt;/auth-address&gt;&lt;titles&gt;&lt;title&gt;Human Immunodeficiency Virus Type 1 Nef Incorporation into Virions Does Not Increase Infectivity&lt;/title&gt;&lt;secondary-title&gt;Journal of Virology&lt;/secondary-title&gt;&lt;/titles&gt;&lt;periodical&gt;&lt;full-title&gt;Journal of Virology&lt;/full-title&gt;&lt;/periodical&gt;&lt;pages&gt;1093-1104&lt;/pages&gt;&lt;volume&gt;83&lt;/volume&gt;&lt;number&gt;2&lt;/number&gt;&lt;dates&gt;&lt;year&gt;2009&lt;/year&gt;&lt;pub-dates&gt;&lt;date&gt;January&lt;/date&gt;&lt;/pub-dates&gt;&lt;/dates&gt;&lt;isbn&gt;0022-538X, 1098-5514&lt;/isbn&gt;&lt;label&gt;laguette_human_2009&lt;/label&gt;&lt;urls&gt;&lt;related-urls&gt;&lt;url&gt;10.1128/JVI.01633-08&lt;/url&gt;&lt;/related-urls&gt;&lt;/urls&gt;&lt;/record&gt;&lt;/Cite&gt;&lt;/EndNote&gt;</w:instrText>
      </w:r>
      <w:r w:rsidR="0033438B">
        <w:fldChar w:fldCharType="separate"/>
      </w:r>
      <w:r w:rsidR="00BD0C62">
        <w:rPr>
          <w:noProof/>
        </w:rPr>
        <w:t>(Laguette et al., 2009)</w:t>
      </w:r>
      <w:r w:rsidR="0033438B">
        <w:fldChar w:fldCharType="end"/>
      </w:r>
      <w:r w:rsidR="004A303C">
        <w:t xml:space="preserve"> </w:t>
      </w:r>
      <w:r>
        <w:t>and virulence</w:t>
      </w:r>
      <w:r w:rsidR="00BE18E4">
        <w:t xml:space="preserve"> </w:t>
      </w:r>
      <w:r w:rsidR="0033438B">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2A0789">
        <w:instrText xml:space="preserve"> ADDIN EN.CITE </w:instrText>
      </w:r>
      <w:r w:rsidR="0033438B">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2A0789">
        <w:instrText xml:space="preserve"> ADDIN EN.CITE.DATA </w:instrText>
      </w:r>
      <w:r w:rsidR="0033438B">
        <w:fldChar w:fldCharType="end"/>
      </w:r>
      <w:r w:rsidR="0033438B">
        <w:fldChar w:fldCharType="separate"/>
      </w:r>
      <w:r w:rsidR="00BD0C62">
        <w:rPr>
          <w:noProof/>
        </w:rPr>
        <w:t>(Lenassi et al.; Simmons et al., 2001)</w:t>
      </w:r>
      <w:r w:rsidR="0033438B">
        <w:fldChar w:fldCharType="end"/>
      </w:r>
      <w:r w:rsidR="004A303C">
        <w:t xml:space="preserve">. </w:t>
      </w:r>
      <w:proofErr w:type="spellStart"/>
      <w:r w:rsidR="004A303C">
        <w:t>Nef</w:t>
      </w:r>
      <w:proofErr w:type="spellEnd"/>
      <w:r w:rsidR="004A303C">
        <w:t xml:space="preserve"> down regulates</w:t>
      </w:r>
      <w:r>
        <w:t xml:space="preserve"> the production of major </w:t>
      </w:r>
      <w:proofErr w:type="spellStart"/>
      <w:r>
        <w:t>h</w:t>
      </w:r>
      <w:r w:rsidR="004A303C">
        <w:t>istocompatibility</w:t>
      </w:r>
      <w:proofErr w:type="spellEnd"/>
      <w:r w:rsidR="004A303C">
        <w:t xml:space="preserve"> complex type I (MHC type I</w:t>
      </w:r>
      <w:r>
        <w:t>) in the host cell</w:t>
      </w:r>
      <w:r w:rsidR="00381D71">
        <w:t xml:space="preserve"> </w:t>
      </w:r>
      <w:r w:rsidR="0033438B">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Z3k8L3NlY29uZGFyeS10aXRsZT48L3RpdGxlcz48cGVyaW9kaWNhbD48ZnVsbC10aXRsZT5Kb3Vy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</w:fldData>
        </w:fldChar>
      </w:r>
      <w:r w:rsidR="002A0789">
        <w:instrText xml:space="preserve"> ADDIN EN.CITE </w:instrText>
      </w:r>
      <w:r w:rsidR="0033438B">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Z3k8L3NlY29uZGFyeS10aXRsZT48L3RpdGxlcz48cGVyaW9kaWNhbD48ZnVsbC10aXRsZT5Kb3Vy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</w:fldData>
        </w:fldChar>
      </w:r>
      <w:r w:rsidR="002A0789">
        <w:instrText xml:space="preserve"> ADDIN EN.CITE.DATA </w:instrText>
      </w:r>
      <w:r w:rsidR="0033438B">
        <w:fldChar w:fldCharType="end"/>
      </w:r>
      <w:r w:rsidR="0033438B">
        <w:fldChar w:fldCharType="separate"/>
      </w:r>
      <w:r w:rsidR="00BD0C62">
        <w:rPr>
          <w:noProof/>
        </w:rPr>
        <w:t>(Blagoveshchenskaya et al., 2002; Greenberg et al., 1998; Lewis et al., 2012)</w:t>
      </w:r>
      <w:r w:rsidR="0033438B">
        <w:fldChar w:fldCharType="end"/>
      </w:r>
      <w:r>
        <w:t xml:space="preserve">. This impairs the function of </w:t>
      </w:r>
      <w:proofErr w:type="spellStart"/>
      <w:r>
        <w:t>cytotoxic</w:t>
      </w:r>
      <w:proofErr w:type="spellEnd"/>
      <w:r>
        <w:t xml:space="preserve"> T lymphocyte cells to clear the infected cells</w:t>
      </w:r>
      <w:r w:rsidR="00381D71">
        <w:t xml:space="preserve"> </w:t>
      </w:r>
      <w:r w:rsidR="0033438B">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742FB7">
        <w:instrText xml:space="preserve"> ADDIN EN.CITE </w:instrText>
      </w:r>
      <w:r w:rsidR="0033438B">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742FB7">
        <w:instrText xml:space="preserve"> ADDIN EN.CITE.DATA </w:instrText>
      </w:r>
      <w:r w:rsidR="0033438B">
        <w:fldChar w:fldCharType="end"/>
      </w:r>
      <w:r w:rsidR="0033438B">
        <w:fldChar w:fldCharType="separate"/>
      </w:r>
      <w:r w:rsidR="00BD0C62">
        <w:rPr>
          <w:noProof/>
        </w:rPr>
        <w:t>(Adnan et al., 2006; Baur et al., 1994; Collins et al., 1998; Couillin et al., 1994; Sawai et al., 1994)</w:t>
      </w:r>
      <w:r w:rsidR="0033438B">
        <w:fldChar w:fldCharType="end"/>
      </w:r>
      <w:r>
        <w:t xml:space="preserve">. </w:t>
      </w:r>
      <w:proofErr w:type="spellStart"/>
      <w:r>
        <w:t>Nef</w:t>
      </w:r>
      <w:proofErr w:type="spellEnd"/>
      <w:r>
        <w:t xml:space="preserve"> also down regulates CD4 on host cell surface</w:t>
      </w:r>
      <w:r w:rsidR="00CA27C0">
        <w:t xml:space="preserve"> </w:t>
      </w:r>
      <w:r w:rsidR="0033438B">
        <w:fldChar w:fldCharType="begin"/>
      </w:r>
      <w:r w:rsidR="002A0789">
        <w:instrText xml:space="preserve"> ADDIN EN.CITE &lt;EndNote&gt;&lt;Cite&gt;&lt;Author&gt;Garcia&lt;/Author&gt;&lt;Year&gt;1991&lt;/Year&gt;&lt;RecNum&gt;565&lt;/RecNum&gt;&lt;record&gt;&lt;rec-number&gt;565&lt;/rec-number&gt;&lt;foreign-keys&gt;&lt;key app="EN" db-id="fp25zzvrxrd9vke5zxqp9stbssprwstvdddz"&gt;565&lt;/key&gt;&lt;/foreign-keys&gt;&lt;ref-type name="Journal Article"&gt;17&lt;/ref-type&gt;&lt;contributors&gt;&lt;authors&gt;&lt;author&gt;Garcia, J. Victor&lt;/author&gt;&lt;author&gt;Miller, A. Dusty&lt;/author&gt;&lt;/authors&gt;&lt;/contributors&gt;&lt;auth-address&gt;http://www.nature.com/nature/journal/v350/n6318/abs/350508a0.html&lt;/auth-address&gt;&lt;titles&gt;&lt;title&gt;Serine phosphorylation-independent downregulation of cell-surface CD4 by nef&lt;/title&gt;&lt;secondary-title&gt;Nature&lt;/secondary-title&gt;&lt;/titles&gt;&lt;periodical&gt;&lt;full-title&gt;Nature&lt;/full-title&gt;&lt;/periodical&gt;&lt;pages&gt;508–511&lt;/pages&gt;&lt;volume&gt;350&lt;/volume&gt;&lt;number&gt;6318&lt;/number&gt;&lt;dates&gt;&lt;year&gt;1991&lt;/year&gt;&lt;/dates&gt;&lt;label&gt;garcia_serine_1991&lt;/label&gt;&lt;urls&gt;&lt;/urls&gt;&lt;/record&gt;&lt;/Cite&gt;&lt;Cite&gt;&lt;Author&gt;Lama&lt;/Author&gt;&lt;Year&gt;1999&lt;/Year&gt;&lt;RecNum&gt;572&lt;/RecNum&gt;&lt;record&gt;&lt;rec-number&gt;572&lt;/rec-number&gt;&lt;foreign-keys&gt;&lt;key app="EN" db-id="fp25zzvrxrd9vke5zxqp9stbssprwstvdddz"&gt;572&lt;/key&gt;&lt;/foreign-keys&gt;&lt;ref-type name="Journal Article"&gt;17&lt;/ref-type&gt;&lt;contributors&gt;&lt;authors&gt;&lt;author&gt;Lama, J&lt;/author&gt;&lt;author&gt;Mangasarian, A&lt;/author&gt;&lt;author&gt;Trono, D&lt;/author&gt;&lt;/authors&gt;&lt;/contributors&gt;&lt;titles&gt;&lt;title&gt;Cell-surface expression of CD4 reduces HIV-1 infectivity by blocking Env incorporation in a Nef- and Vpu-inhibitable manner&lt;/title&gt;&lt;secondary-title&gt;Current biology: CB&lt;/secondary-title&gt;&lt;/titles&gt;&lt;pages&gt;622-631&lt;/pages&gt;&lt;volume&gt;9&lt;/volume&gt;&lt;number&gt;12&lt;/number&gt;&lt;dates&gt;&lt;year&gt;1999&lt;/year&gt;&lt;pub-dates&gt;&lt;date&gt;June&lt;/date&gt;&lt;/pub-dates&gt;&lt;/dates&gt;&lt;isbn&gt;0960-9822&lt;/isbn&gt;&lt;label&gt;lama_cell-surface_1999&lt;/label&gt;&lt;urls&gt;&lt;/urls&gt;&lt;/record&gt;&lt;/Cite&gt;&lt;/EndNote&gt;</w:instrText>
      </w:r>
      <w:r w:rsidR="0033438B">
        <w:fldChar w:fldCharType="separate"/>
      </w:r>
      <w:r w:rsidR="00BD0C62">
        <w:rPr>
          <w:noProof/>
        </w:rPr>
        <w:t>(Garcia and Miller, 1991; Lama et al., 1999)</w:t>
      </w:r>
      <w:r w:rsidR="0033438B">
        <w:fldChar w:fldCharType="end"/>
      </w:r>
      <w:r>
        <w:t xml:space="preserve"> and modulates cellular activation to evade host immune system </w:t>
      </w:r>
      <w:r w:rsidR="0033438B">
        <w:fldChar w:fldCharType="begin"/>
      </w:r>
      <w:r w:rsidR="002A0789">
        <w:instrText xml:space="preserve"> ADDIN EN.CITE &lt;EndNote&gt;&lt;Cite&gt;&lt;Author&gt;Baur&lt;/Author&gt;&lt;Year&gt;1994&lt;/Year&gt;&lt;RecNum&gt;568&lt;/RecNum&gt;&lt;record&gt;&lt;rec-number&gt;568&lt;/rec-number&gt;&lt;foreign-keys&gt;&lt;key app="EN" db-id="fp25zzvrxrd9vke5zxqp9stbssprwstvdddz"&gt;568&lt;/key&gt;&lt;/foreign-keys&gt;&lt;ref-type name="Journal Article"&gt;17&lt;/ref-type&gt;&lt;contributors&gt;&lt;authors&gt;&lt;author&gt;Baur, A S&lt;/author&gt;&lt;author&gt;Sawai, E T&lt;/author&gt;&lt;author&gt;Dazin, P&lt;/author&gt;&lt;author&gt;Fantl, W J&lt;/author&gt;&lt;author&gt;Cheng-Mayer, C&lt;/author&gt;&lt;author&gt;Peterlin, B M&lt;/author&gt;&lt;/authors&gt;&lt;/contributors&gt;&lt;titles&gt;&lt;title&gt;HIV-1 Nef leads to inhibition or activation of T cells depending on its intracellular localization&lt;/title&gt;&lt;secondary-title&gt;Immunity&lt;/secondary-title&gt;&lt;/titles&gt;&lt;periodical&gt;&lt;full-title&gt;Immunity&lt;/full-title&gt;&lt;/periodical&gt;&lt;pages&gt;373-384&lt;/pages&gt;&lt;volume&gt;1&lt;/volume&gt;&lt;number&gt;5&lt;/number&gt;&lt;dates&gt;&lt;year&gt;1994&lt;/year&gt;&lt;pub-dates&gt;&lt;date&gt;August&lt;/date&gt;&lt;/pub-dates&gt;&lt;/dates&gt;&lt;isbn&gt;1074-7613&lt;/isbn&gt;&lt;label&gt;baur_hiv-1_1994&lt;/label&gt;&lt;urls&gt;&lt;/urls&gt;&lt;/record&gt;&lt;/Cite&gt;&lt;Cite&gt;&lt;Author&gt;Sawai&lt;/Author&gt;&lt;Year&gt;1994&lt;/Year&gt;&lt;RecNum&gt;571&lt;/RecNum&gt;&lt;record&gt;&lt;rec-number&gt;571&lt;/rec-number&gt;&lt;foreign-keys&gt;&lt;key app="EN" db-id="fp25zzvrxrd9vke5zxqp9stbssprwstvdddz"&gt;571&lt;/key&gt;&lt;/foreign-keys&gt;&lt;ref-type name="Journal Article"&gt;17&lt;/ref-type&gt;&lt;contributors&gt;&lt;authors&gt;&lt;author&gt;Sawai, E. T.&lt;/author&gt;&lt;author&gt;Baur, A.&lt;/author&gt;&lt;author&gt;Struble, H.&lt;/author&gt;&lt;author&gt;Peterlin, B. M.&lt;/author&gt;&lt;author&gt;Levy, J. A.&lt;/author&gt;&lt;author&gt;Cheng-Mayer, C.&lt;/author&gt;&lt;/authors&gt;&lt;/contributors&gt;&lt;auth-address&gt;http://www.pnas.org/content/91/4/1539&lt;/auth-address&gt;&lt;titles&gt;&lt;title&gt;Human immunodeficiency virus type 1 Nef associates with a cellular serine kinase in T lymphocytes.&lt;/title&gt;&lt;secondary-title&gt;Proceedings of the National Academy of Sciences&lt;/secondary-title&gt;&lt;/titles&gt;&lt;pages&gt;1539-1543&lt;/pages&gt;&lt;volume&gt;91&lt;/volume&gt;&lt;number&gt;4&lt;/number&gt;&lt;dates&gt;&lt;year&gt;1994&lt;/year&gt;&lt;pub-dates&gt;&lt;date&gt;February&lt;/date&gt;&lt;/pub-dates&gt;&lt;/dates&gt;&lt;isbn&gt;0027-8424, 1091-6490&lt;/isbn&gt;&lt;label&gt;sawai_human_1994&lt;/label&gt;&lt;urls&gt;&lt;related-urls&gt;&lt;url&gt;10.1073/pnas.91.4.1539&lt;/url&gt;&lt;/related-urls&gt;&lt;/urls&gt;&lt;/record&gt;&lt;/Cite&gt;&lt;/EndNote&gt;</w:instrText>
      </w:r>
      <w:r w:rsidR="0033438B">
        <w:fldChar w:fldCharType="separate"/>
      </w:r>
      <w:r w:rsidR="00BD0C62">
        <w:rPr>
          <w:noProof/>
        </w:rPr>
        <w:t>(Baur et al., 1994; Sawai et al., 1994)</w:t>
      </w:r>
      <w:r w:rsidR="0033438B">
        <w:fldChar w:fldCharType="end"/>
      </w:r>
      <w:r>
        <w:t>.</w:t>
      </w:r>
    </w:p>
    <w:p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rsidR="00C62F5F" w:rsidRDefault="00870A43" w:rsidP="00870A43">
      <w:pPr>
        <w:spacing w:line="480" w:lineRule="auto"/>
        <w:jc w:val="both"/>
      </w:pPr>
      <w:r>
        <w:t xml:space="preserve">The </w:t>
      </w:r>
      <w:r w:rsidRPr="00007488">
        <w:t xml:space="preserve">Gag gene </w:t>
      </w:r>
      <w:r>
        <w:t>produces a precursor polyprotein</w:t>
      </w:r>
      <w:r w:rsidR="002E181D">
        <w:t xml:space="preserve"> (pr55</w:t>
      </w:r>
      <w:r w:rsidR="002E181D" w:rsidRPr="00E400A5">
        <w:rPr>
          <w:vertAlign w:val="superscript"/>
        </w:rPr>
        <w:t>gag</w:t>
      </w:r>
      <w:r w:rsidR="002E181D">
        <w:t>)</w:t>
      </w:r>
      <w:r>
        <w:t xml:space="preserve"> of ~ 500 amino acids long and weighs 55 </w:t>
      </w:r>
      <w:proofErr w:type="spellStart"/>
      <w:r>
        <w:t>kilodalton</w:t>
      </w:r>
      <w:proofErr w:type="spellEnd"/>
      <w:r w:rsidR="00DF51A5">
        <w:t xml:space="preserve"> </w:t>
      </w:r>
      <w:r w:rsidR="0033438B">
        <w:fldChar w:fldCharType="begin"/>
      </w:r>
      <w:r w:rsidR="002A0789">
        <w:instrText xml:space="preserve"> ADDIN EN.CITE &lt;EndNote&gt;&lt;Cite&gt;&lt;Author&gt;Briggs&lt;/Author&gt;&lt;Year&gt;2004&lt;/Year&gt;&lt;RecNum&gt;814&lt;/RecNum&gt;&lt;record&gt;&lt;rec-number&gt;814&lt;/rec-number&gt;&lt;foreign-keys&gt;&lt;key app="EN" db-id="fp25zzvrxrd9vke5zxqp9stbssprwstvdddz"&gt;814&lt;/key&gt;&lt;/foreign-keys&gt;&lt;ref-type name="Journal Article"&gt;17&lt;/ref-type&gt;&lt;contributors&gt;&lt;authors&gt;&lt;author&gt;Briggs, J. A.&lt;/author&gt;&lt;author&gt;Simon, M. N.&lt;/author&gt;&lt;author&gt;Gross, I.&lt;/author&gt;&lt;author&gt;Krausslich, H. G.&lt;/author&gt;&lt;author&gt;Fuller, S. D.&lt;/author&gt;&lt;author&gt;Vogt, V. M.&lt;/author&gt;&lt;author&gt;Johnson, M. C.&lt;/author&gt;&lt;/authors&gt;&lt;/contributors&gt;&lt;auth-address&gt;Division of Structural Biology, The Wellcome Trust Centre for Human Genetics, University of Oxford, Roosevelt Drive, Headington, Oxford OX3 7BN, UK.&lt;/auth-address&gt;&lt;titles&gt;&lt;title&gt;The stoichiometry of Gag protein in HIV-1&lt;/title&gt;&lt;secondary-title&gt;Nat Struct Mol Biol&lt;/secondary-title&gt;&lt;/titles&gt;&lt;periodical&gt;&lt;full-title&gt;Nat Struct Mol Biol&lt;/full-title&gt;&lt;/periodical&gt;&lt;pages&gt;672-5&lt;/pages&gt;&lt;volume&gt;11&lt;/volume&gt;&lt;number&gt;7&lt;/number&gt;&lt;edition&gt;2004/06/23&lt;/edition&gt;&lt;keywords&gt;&lt;keyword&gt;Cryoelectron Microscopy&lt;/keyword&gt;&lt;keyword&gt;Gene Products, gag/*metabolism&lt;/keyword&gt;&lt;keyword&gt;HIV-1/*metabolism/ultrastructure&lt;/keyword&gt;&lt;keyword&gt;Microscopy, Electron, Scanning&lt;/keyword&gt;&lt;/keywords&gt;&lt;dates&gt;&lt;year&gt;2004&lt;/year&gt;&lt;pub-dates&gt;&lt;date&gt;Jul&lt;/date&gt;&lt;/pub-dates&gt;&lt;/dates&gt;&lt;isbn&gt;1545-9993 (Print)&amp;#xD;1545-9985 (Linking)&lt;/isbn&gt;&lt;accession-num&gt;15208690&lt;/accession-num&gt;&lt;urls&gt;&lt;related-urls&gt;&lt;url&gt;http://www.ncbi.nlm.nih.gov/entrez/query.fcgi?cmd=Retrieve&amp;amp;db=PubMed&amp;amp;dopt=Citation&amp;amp;list_uids=15208690&lt;/url&gt;&lt;/related-urls&gt;&lt;/urls&gt;&lt;electronic-resource-num&gt;10.1038/nsmb785&amp;#xD;nsmb785 [pii]&lt;/electronic-resource-num&gt;&lt;language&gt;eng&lt;/language&gt;&lt;/record&gt;&lt;/Cite&gt;&lt;/EndNote&gt;</w:instrText>
      </w:r>
      <w:r w:rsidR="0033438B">
        <w:fldChar w:fldCharType="separate"/>
      </w:r>
      <w:r w:rsidR="00BD0C62">
        <w:rPr>
          <w:noProof/>
        </w:rPr>
        <w:t>(Briggs et al., 2004)</w:t>
      </w:r>
      <w:r w:rsidR="0033438B">
        <w:fldChar w:fldCharType="end"/>
      </w:r>
      <w:r w:rsidR="0008554B">
        <w:t xml:space="preserve">. </w:t>
      </w:r>
      <w:r>
        <w:t xml:space="preserve">The Gag precursor has all the building blocks to form a fully infectious virion, even in the absence of other viral products </w:t>
      </w:r>
      <w:r w:rsidR="0033438B">
        <w:fldChar w:fldCharType="begin"/>
      </w:r>
      <w:r w:rsidR="002A0789">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virology&lt;/secondary-title&gt;&lt;/titles&gt;&lt;periodical&gt;&lt;full-title&gt;Journal of Virology&lt;/full-title&gt;&lt;/periodical&gt;&lt;pages&gt;4264–4273&lt;/pages&gt;&lt;volume&gt;67&lt;/volume&gt;&lt;number&gt;7&lt;/number&gt;&lt;dates&gt;&lt;year&gt;1993&lt;/year&gt;&lt;/dates&gt;&lt;label&gt;wang_assembly_1993&lt;/label&gt;&lt;urls&gt;&lt;/urls&gt;&lt;/record&gt;&lt;/Cite&gt;&lt;/EndNote&gt;</w:instrText>
      </w:r>
      <w:r w:rsidR="0033438B">
        <w:fldChar w:fldCharType="separate"/>
      </w:r>
      <w:r w:rsidR="00BD0C62">
        <w:rPr>
          <w:noProof/>
        </w:rPr>
        <w:t>(Wang and Barklis, 1993)</w:t>
      </w:r>
      <w:r w:rsidR="0033438B">
        <w:fldChar w:fldCharType="end"/>
      </w:r>
      <w:r>
        <w:t xml:space="preserve">. </w:t>
      </w:r>
      <w:r w:rsidR="00AE1F6D">
        <w:t>A proteolytic cleavage of gag precursor</w:t>
      </w:r>
      <w:r>
        <w:t xml:space="preserve"> yield</w:t>
      </w:r>
      <w:r w:rsidR="00AE1F6D">
        <w:t>s</w:t>
      </w:r>
      <w:r>
        <w:t xml:space="preserve"> the structural proteins – matrix, capsi</w:t>
      </w:r>
      <w:r w:rsidR="00382029">
        <w:t xml:space="preserve">d, </w:t>
      </w:r>
      <w:proofErr w:type="spellStart"/>
      <w:r w:rsidR="001C4697">
        <w:t>nucleocapsid</w:t>
      </w:r>
      <w:proofErr w:type="spellEnd"/>
      <w:r w:rsidR="001C4697">
        <w:t xml:space="preserve"> and p6 (Figure 1.6</w:t>
      </w:r>
      <w:r>
        <w:t>)</w:t>
      </w:r>
      <w:r w:rsidR="001C4697">
        <w:t xml:space="preserve"> </w:t>
      </w:r>
      <w:r w:rsidR="0033438B">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2A0789">
        <w:instrText xml:space="preserve"> ADDIN EN.CITE </w:instrText>
      </w:r>
      <w:r w:rsidR="0033438B">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2A0789">
        <w:instrText xml:space="preserve"> ADDIN EN.CITE.DATA </w:instrText>
      </w:r>
      <w:r w:rsidR="0033438B">
        <w:fldChar w:fldCharType="end"/>
      </w:r>
      <w:r w:rsidR="0033438B">
        <w:fldChar w:fldCharType="separate"/>
      </w:r>
      <w:r w:rsidR="00BD0C62">
        <w:rPr>
          <w:noProof/>
        </w:rPr>
        <w:t>(Wiegers et al., 1998)</w:t>
      </w:r>
      <w:r w:rsidR="0033438B">
        <w:fldChar w:fldCharType="end"/>
      </w:r>
      <w:r>
        <w:t>. The cleavage takes place in the nascent virus after budding out from host cell</w:t>
      </w:r>
      <w:r w:rsidR="003B2053">
        <w:t xml:space="preserve"> </w:t>
      </w:r>
      <w:r w:rsidR="0033438B">
        <w:fldChar w:fldCharType="begin"/>
      </w:r>
      <w:r w:rsidR="002A0789">
        <w:instrText xml:space="preserve"> ADDIN EN.CITE &lt;EndNote&gt;&lt;Cite&gt;&lt;Author&gt;Göttlinger&lt;/Author&gt;&lt;Year&gt;1989&lt;/Year&gt;&lt;RecNum&gt;77&lt;/RecNum&gt;&lt;record&gt;&lt;rec-number&gt;77&lt;/rec-number&gt;&lt;foreign-keys&gt;&lt;key app="EN" db-id="fp25zzvrxrd9vke5zxqp9stbssprwstvdddz"&gt;77&lt;/key&gt;&lt;/foreign-keys&gt;&lt;ref-type name="Journal Article"&gt;17&lt;/ref-type&gt;&lt;contributors&gt;&lt;authors&gt;&lt;author&gt;Göttlinger, H. G.&lt;/author&gt;&lt;author&gt;Sodroski, J. G.&lt;/author&gt;&lt;author&gt;Haseltine, W. A.&lt;/author&gt;&lt;/authors&gt;&lt;/contributors&gt;&lt;auth-address&gt;http://www.pnas.org/content/86/15/5781&lt;/auth-address&gt;&lt;titles&gt;&lt;title&gt;Role of capsid precursor processing and myristoylation in morphogenesis and infectivity of human immunodeficiency virus type 1&lt;/title&gt;&lt;secondary-title&gt;Proceedings of the National Academy of Sciences&lt;/secondary-title&gt;&lt;/titles&gt;&lt;pages&gt;5781-5785&lt;/pages&gt;&lt;volume&gt;86&lt;/volume&gt;&lt;number&gt;15&lt;/number&gt;&lt;dates&gt;&lt;year&gt;1989&lt;/year&gt;&lt;pub-dates&gt;&lt;date&gt;August&lt;/date&gt;&lt;/pub-dates&gt;&lt;/dates&gt;&lt;isbn&gt;0027-8424, 1091-6490&lt;/isbn&gt;&lt;label&gt;gottlinger_role_1989&lt;/label&gt;&lt;urls&gt;&lt;/urls&gt;&lt;/record&gt;&lt;/Cite&gt;&lt;/EndNote&gt;</w:instrText>
      </w:r>
      <w:r w:rsidR="0033438B">
        <w:fldChar w:fldCharType="separate"/>
      </w:r>
      <w:r w:rsidR="00BD0C62">
        <w:rPr>
          <w:noProof/>
        </w:rPr>
        <w:t>(Göttlinger et al., 1989)</w:t>
      </w:r>
      <w:r w:rsidR="0033438B">
        <w:fldChar w:fldCharType="end"/>
      </w:r>
      <w:r>
        <w:t>. The matrix protein is at the N-terminal and p6 at the C-terminal of gag precursor</w:t>
      </w:r>
      <w:r w:rsidR="001C4697">
        <w:t xml:space="preserve"> </w:t>
      </w:r>
      <w:r w:rsidR="0033438B">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2A0789">
        <w:instrText xml:space="preserve"> ADDIN EN.CITE </w:instrText>
      </w:r>
      <w:r w:rsidR="0033438B">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2A0789">
        <w:instrText xml:space="preserve"> ADDIN EN.CITE.DATA </w:instrText>
      </w:r>
      <w:r w:rsidR="0033438B">
        <w:fldChar w:fldCharType="end"/>
      </w:r>
      <w:r w:rsidR="0033438B">
        <w:fldChar w:fldCharType="separate"/>
      </w:r>
      <w:r w:rsidR="00BD0C62">
        <w:rPr>
          <w:noProof/>
        </w:rPr>
        <w:t>(Borsetti et al., 1998; Wiegers et al., 1998)</w:t>
      </w:r>
      <w:r w:rsidR="0033438B">
        <w:fldChar w:fldCharType="end"/>
      </w:r>
      <w:r w:rsidR="009A29EB">
        <w:t>.</w:t>
      </w:r>
    </w:p>
    <w:p w:rsidR="00C62F5F" w:rsidRDefault="00C26D35" w:rsidP="00C62F5F">
      <w:pPr>
        <w:spacing w:line="480" w:lineRule="auto"/>
        <w:jc w:val="both"/>
      </w:pPr>
      <w:r>
        <w:t>All gag proteins play role at “post assembly and post processing stages in viral infectivity”</w:t>
      </w:r>
      <w:r w:rsidR="00EA58AD">
        <w:t xml:space="preserve"> </w:t>
      </w:r>
      <w:r w:rsidR="0033438B">
        <w:fldChar w:fldCharType="begin"/>
      </w:r>
      <w:r w:rsidR="002A0789">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virology&lt;/secondary-title&gt;&lt;/titles&gt;&lt;periodical&gt;&lt;full-title&gt;Journal of Virology&lt;/full-title&gt;&lt;/periodical&gt;&lt;pages&gt;4264–4273&lt;/pages&gt;&lt;volume&gt;67&lt;/volume&gt;&lt;number&gt;7&lt;/number&gt;&lt;dates&gt;&lt;year&gt;1993&lt;/year&gt;&lt;/dates&gt;&lt;label&gt;wang_assembly_1993&lt;/label&gt;&lt;urls&gt;&lt;/urls&gt;&lt;/record&gt;&lt;/Cite&gt;&lt;/EndNote&gt;</w:instrText>
      </w:r>
      <w:r w:rsidR="0033438B">
        <w:fldChar w:fldCharType="separate"/>
      </w:r>
      <w:r w:rsidR="00BD0C62">
        <w:rPr>
          <w:noProof/>
        </w:rPr>
        <w:t>(Wang and Barklis, 1993)</w:t>
      </w:r>
      <w:r w:rsidR="0033438B">
        <w:fldChar w:fldCharType="end"/>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w:t>
      </w:r>
      <w:r w:rsidR="00DF51A5">
        <w:t xml:space="preserve"> </w:t>
      </w:r>
      <w:r w:rsidR="0033438B">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IHZpcm9sb2d5PC9zZWNvbmRhcnktdGl0bGU+PC90aXRsZXM+PHBlcmlvZGljYWw+PGZ1bGwtdGl0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</w:fldData>
        </w:fldChar>
      </w:r>
      <w:r w:rsidR="00742FB7">
        <w:instrText xml:space="preserve"> ADDIN EN.CITE </w:instrText>
      </w:r>
      <w:r w:rsidR="0033438B">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IHZpcm9sb2d5PC9zZWNvbmRhcnktdGl0bGU+PC90aXRsZXM+PHBlcmlvZGljYWw+PGZ1bGwtdGl0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</w:fldData>
        </w:fldChar>
      </w:r>
      <w:r w:rsidR="00742FB7">
        <w:instrText xml:space="preserve"> ADDIN EN.CITE.DATA </w:instrText>
      </w:r>
      <w:r w:rsidR="0033438B">
        <w:fldChar w:fldCharType="end"/>
      </w:r>
      <w:r w:rsidR="0033438B">
        <w:fldChar w:fldCharType="separate"/>
      </w:r>
      <w:r w:rsidR="00BD0C62">
        <w:rPr>
          <w:noProof/>
        </w:rPr>
        <w:t>(Dawson and Yu, 1998; Gheysen et al., 1989; Wang and Barklis, 1993; Zhang et al., 1998)</w:t>
      </w:r>
      <w:r w:rsidR="0033438B">
        <w:fldChar w:fldCharType="end"/>
      </w:r>
      <w:r w:rsidR="00C62F5F">
        <w:t>. The highly basic region in matrix mediates electrostatic association with phospholipids in plasma membrane during assembly</w:t>
      </w:r>
      <w:r w:rsidR="001C4697">
        <w:t xml:space="preserve"> </w:t>
      </w:r>
      <w:r w:rsidR="0033438B">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2A0789">
        <w:instrText xml:space="preserve"> ADDIN EN.CITE </w:instrText>
      </w:r>
      <w:r w:rsidR="0033438B">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2A0789">
        <w:instrText xml:space="preserve"> ADDIN EN.CITE.DATA </w:instrText>
      </w:r>
      <w:r w:rsidR="0033438B">
        <w:fldChar w:fldCharType="end"/>
      </w:r>
      <w:r w:rsidR="0033438B">
        <w:fldChar w:fldCharType="separate"/>
      </w:r>
      <w:r w:rsidR="00BD0C62">
        <w:rPr>
          <w:noProof/>
        </w:rPr>
        <w:t>(Chukkapalli et al.; Zhou and Resh, 1996)</w:t>
      </w:r>
      <w:r w:rsidR="0033438B">
        <w:fldChar w:fldCharType="end"/>
      </w:r>
      <w:r w:rsidR="00C62F5F">
        <w:t xml:space="preserve">. The capsid is a curved and closed shell consisting 250 </w:t>
      </w:r>
      <w:proofErr w:type="spellStart"/>
      <w:r w:rsidR="00C62F5F">
        <w:t>hexamers</w:t>
      </w:r>
      <w:proofErr w:type="spellEnd"/>
      <w:r w:rsidR="00C62F5F">
        <w:t xml:space="preserve"> and 12 </w:t>
      </w:r>
      <w:proofErr w:type="spellStart"/>
      <w:r w:rsidR="00C62F5F">
        <w:t>pentamers</w:t>
      </w:r>
      <w:proofErr w:type="spellEnd"/>
      <w:r w:rsidR="00C62F5F">
        <w:t xml:space="preserve"> </w:t>
      </w:r>
      <w:r w:rsidR="009C58A9">
        <w:t xml:space="preserve">(reviewed in </w:t>
      </w:r>
      <w:r w:rsidR="0033438B">
        <w:fldChar w:fldCharType="begin"/>
      </w:r>
      <w:r w:rsidR="002A0789">
        <w:instrText xml:space="preserve"> ADDIN EN.CITE &lt;EndNote&gt;&lt;Cite ExcludeYear="1"&gt;&lt;Author&gt;Briggs&lt;/Author&gt;&lt;RecNum&gt;1000&lt;/RecNum&gt;&lt;record&gt;&lt;rec-number&gt;1000&lt;/rec-number&gt;&lt;foreign-keys&gt;&lt;key app="EN" db-id="fp25zzvrxrd9vke5zxqp9stbssprwstvdddz"&gt;1000&lt;/key&gt;&lt;/foreign-keys&gt;&lt;ref-type name="Journal Article"&gt;17&lt;/ref-type&gt;&lt;contributors&gt;&lt;authors&gt;&lt;author&gt;Briggs, J. A.&lt;/author&gt;&lt;author&gt;Krausslich, H. G.&lt;/author&gt;&lt;/authors&gt;&lt;/contributors&gt;&lt;auth-address&gt;Structural and Computational Biology Unit, European Molecular Biology Laboratory, Heidelberg, Germany. john.briggs@embl.de&lt;/auth-address&gt;&lt;titles&gt;&lt;title&gt;The molecular architecture of HIV&lt;/title&gt;&lt;secondary-title&gt;J Mol Biol&lt;/secondary-title&gt;&lt;/titles&gt;&lt;periodical&gt;&lt;full-title&gt;J Mol Biol&lt;/full-title&gt;&lt;/periodical&gt;&lt;pages&gt;491-500&lt;/pages&gt;&lt;volume&gt;410&lt;/volume&gt;&lt;number&gt;4&lt;/number&gt;&lt;edition&gt;2011/07/19&lt;/edition&gt;&lt;keywords&gt;&lt;keyword&gt;Capsid/chemistry&lt;/keyword&gt;&lt;keyword&gt;HIV-1/*chemistry/physiology/ultrastructure&lt;/keyword&gt;&lt;keyword&gt;Humans&lt;/keyword&gt;&lt;keyword&gt;Models, Molecular&lt;/keyword&gt;&lt;keyword&gt;Virus Assembly&lt;/keyword&gt;&lt;keyword&gt;gag Gene Products, Human Immunodeficiency Virus/chemistry&lt;/keyword&gt;&lt;/keywords&gt;&lt;dates&gt;&lt;pub-dates&gt;&lt;date&gt;Jul 22&lt;/date&gt;&lt;/pub-dates&gt;&lt;/dates&gt;&lt;isbn&gt;1089-8638 (Electronic)&amp;#xD;0022-2836 (Linking)&lt;/isbn&gt;&lt;accession-num&gt;21762795&lt;/accession-num&gt;&lt;urls&gt;&lt;related-urls&gt;&lt;url&gt;http://www.ncbi.nlm.nih.gov/entrez/query.fcgi?cmd=Retrieve&amp;amp;db=PubMed&amp;amp;dopt=Citation&amp;amp;list_uids=21762795&lt;/url&gt;&lt;/related-urls&gt;&lt;/urls&gt;&lt;electronic-resource-num&gt;S0022-2836(11)00436-0 [pii]&amp;#xD;10.1016/j.jmb.2011.04.021&lt;/electronic-resource-num&gt;&lt;language&gt;eng&lt;/language&gt;&lt;/record&gt;&lt;/Cite&gt;&lt;/EndNote&gt;</w:instrText>
      </w:r>
      <w:r w:rsidR="0033438B">
        <w:fldChar w:fldCharType="separate"/>
      </w:r>
      <w:r w:rsidR="00BD0C62">
        <w:rPr>
          <w:noProof/>
        </w:rPr>
        <w:t>(Briggs and Krausslich)</w:t>
      </w:r>
      <w:r w:rsidR="0033438B">
        <w:fldChar w:fldCharType="end"/>
      </w:r>
      <w:r w:rsidR="009C58A9">
        <w:t>).</w:t>
      </w:r>
      <w:r w:rsidR="00C62F5F">
        <w:t xml:space="preserve"> </w:t>
      </w:r>
      <w:r w:rsidR="00145105">
        <w:t xml:space="preserve">Capsid packs viral proteins, </w:t>
      </w:r>
      <w:proofErr w:type="spellStart"/>
      <w:r w:rsidR="00C62F5F">
        <w:t>nucleocapsid</w:t>
      </w:r>
      <w:proofErr w:type="spellEnd"/>
      <w:r w:rsidR="00C62F5F">
        <w:t xml:space="preserve"> </w:t>
      </w:r>
      <w:r w:rsidR="00145105">
        <w:t xml:space="preserve">and viral genome </w:t>
      </w:r>
      <w:r w:rsidR="00E97F03">
        <w:t xml:space="preserve">during assembly </w:t>
      </w:r>
      <w:r w:rsidR="00C62F5F">
        <w:t>to pass on to new HIV particles</w:t>
      </w:r>
      <w:r w:rsidR="009C58A9">
        <w:t xml:space="preserve"> </w:t>
      </w:r>
      <w:r w:rsidR="0033438B">
        <w:fldChar w:fldCharType="begin"/>
      </w:r>
      <w:r w:rsidR="002A0789">
        <w:instrText xml:space="preserve"> ADDIN EN.CITE &lt;EndNote&gt;&lt;Cite&gt;&lt;Author&gt;Ganser-Pornillos&lt;/Author&gt;&lt;Year&gt;2004&lt;/Year&gt;&lt;RecNum&gt;820&lt;/RecNum&gt;&lt;record&gt;&lt;rec-number&gt;820&lt;/rec-number&gt;&lt;foreign-keys&gt;&lt;key app="EN" db-id="fp25zzvrxrd9vke5zxqp9stbssprwstvdddz"&gt;820&lt;/key&gt;&lt;/foreign-keys&gt;&lt;ref-type name="Journal Article"&gt;17&lt;/ref-type&gt;&lt;contributors&gt;&lt;authors&gt;&lt;author&gt;Ganser-Pornillos, B. K.&lt;/author&gt;&lt;author&gt;von Schwedler, U. K.&lt;/author&gt;&lt;author&gt;Stray, K. M.&lt;/author&gt;&lt;author&gt;Aiken, C.&lt;/author&gt;&lt;author&gt;Sundquist, W. I.&lt;/author&gt;&lt;/authors&gt;&lt;/contributors&gt;&lt;auth-address&gt;Department of Biochemistry, University of Utah, Salt Lake City, Utah 84132, USA.&lt;/auth-address&gt;&lt;titles&gt;&lt;title&gt;Assembly properties of the human immunodeficiency virus type 1 CA protein&lt;/title&gt;&lt;secondary-title&gt;J Virol&lt;/secondary-title&gt;&lt;/titles&gt;&lt;periodical&gt;&lt;full-title&gt;J Virol&lt;/full-title&gt;&lt;/periodical&gt;&lt;pages&gt;2545-52&lt;/pages&gt;&lt;volume&gt;78&lt;/volume&gt;&lt;number&gt;5&lt;/number&gt;&lt;edition&gt;2004/02/14&lt;/edition&gt;&lt;keywords&gt;&lt;keyword&gt;Capsid Proteins/*chemistry/genetics/*metabolism/ultrastructure&lt;/keyword&gt;&lt;keyword&gt;Cyclophilin A/chemistry/metabolism&lt;/keyword&gt;&lt;keyword&gt;HIV-1/*chemistry/genetics/*metabolism/ultrastructure&lt;/keyword&gt;&lt;keyword&gt;Models, Molecular&lt;/keyword&gt;&lt;keyword&gt;Mutation&lt;/keyword&gt;&lt;keyword&gt;Phenotype&lt;/keyword&gt;&lt;keyword&gt;Protein Binding&lt;/keyword&gt;&lt;keyword&gt;Protein Structure, Quaternary&lt;/keyword&gt;&lt;keyword&gt;Protein Structure, Tertiary&lt;/keyword&gt;&lt;keyword&gt;Solubility&lt;/keyword&gt;&lt;keyword&gt;*Virus Assembly&lt;/keyword&gt;&lt;/keywords&gt;&lt;dates&gt;&lt;year&gt;2004&lt;/year&gt;&lt;pub-dates&gt;&lt;date&gt;Mar&lt;/date&gt;&lt;/pub-dates&gt;&lt;/dates&gt;&lt;isbn&gt;0022-538X (Print)&amp;#xD;0022-538X (Linking)&lt;/isbn&gt;&lt;accession-num&gt;14963157&lt;/accession-num&gt;&lt;urls&gt;&lt;related-urls&gt;&lt;url&gt;http://www.ncbi.nlm.nih.gov/entrez/query.fcgi?cmd=Retrieve&amp;amp;db=PubMed&amp;amp;dopt=Citation&amp;amp;list_uids=14963157&lt;/url&gt;&lt;/related-urls&gt;&lt;/urls&gt;&lt;custom2&gt;369201&lt;/custom2&gt;&lt;language&gt;eng&lt;/language&gt;&lt;/record&gt;&lt;/Cite&gt;&lt;/EndNote&gt;</w:instrText>
      </w:r>
      <w:r w:rsidR="0033438B">
        <w:fldChar w:fldCharType="separate"/>
      </w:r>
      <w:r w:rsidR="00BD0C62">
        <w:rPr>
          <w:noProof/>
        </w:rPr>
        <w:t>(Ganser-Pornillos et al., 2004)</w:t>
      </w:r>
      <w:r w:rsidR="0033438B">
        <w:fldChar w:fldCharType="end"/>
      </w:r>
      <w:r w:rsidR="00C62F5F">
        <w:t xml:space="preserve">.  </w:t>
      </w:r>
      <w:proofErr w:type="spellStart"/>
      <w:r w:rsidR="00C62F5F">
        <w:t>Nucleocapsid</w:t>
      </w:r>
      <w:proofErr w:type="spellEnd"/>
      <w:r w:rsidR="00C62F5F">
        <w:t xml:space="preserve"> plays role in efficient viral assembly by making pr55–pr55 inter</w:t>
      </w:r>
      <w:r w:rsidR="00470381">
        <w:t>-</w:t>
      </w:r>
      <w:r w:rsidR="00C62F5F">
        <w:t>protein contacts</w:t>
      </w:r>
      <w:r w:rsidR="00FB1BFA">
        <w:t xml:space="preserve"> </w:t>
      </w:r>
      <w:r w:rsidR="0033438B">
        <w:fldChar w:fldCharType="begin"/>
      </w:r>
      <w:r w:rsidR="002A0789">
        <w:instrText xml:space="preserve"> ADDIN EN.CITE &lt;EndNote&gt;&lt;Cite&gt;&lt;Author&gt;Dawson&lt;/Author&gt;&lt;Year&gt;1998&lt;/Year&gt;&lt;RecNum&gt;69&lt;/RecNum&gt;&lt;record&gt;&lt;rec-number&gt;69&lt;/rec-number&gt;&lt;foreign-keys&gt;&lt;key app="EN" db-id="fp25zzvrxrd9vke5zxqp9stbssprwstvdddz"&gt;69&lt;/key&gt;&lt;/foreign-keys&gt;&lt;ref-type name="Journal Article"&gt;17&lt;/ref-type&gt;&lt;contributors&gt;&lt;authors&gt;&lt;author&gt;Dawson, Liza&lt;/author&gt;&lt;author&gt;Yu, Xiao-Fang&lt;/author&gt;&lt;/authors&gt;&lt;/contributors&gt;&lt;auth-address&gt;http://www.sciencedirect.com/science/article/pii/S0042682298993746&lt;/auth-address&gt;&lt;titles&gt;&lt;title&gt;The Role of Nucleocapsid of HIV-1 in Virus Assembly&lt;/title&gt;&lt;secondary-title&gt;Virology&lt;/secondary-title&gt;&lt;/titles&gt;&lt;periodical&gt;&lt;full-title&gt;Virology&lt;/full-title&gt;&lt;/periodical&gt;&lt;pages&gt;141-157&lt;/pages&gt;&lt;volume&gt;251&lt;/volume&gt;&lt;number&gt;1&lt;/number&gt;&lt;dates&gt;&lt;year&gt;1998&lt;/year&gt;&lt;pub-dates&gt;&lt;date&gt;November&lt;/date&gt;&lt;/pub-dates&gt;&lt;/dates&gt;&lt;isbn&gt;0042-6822&lt;/isbn&gt;&lt;label&gt;dawson_role_1998&lt;/label&gt;&lt;urls&gt;&lt;related-urls&gt;&lt;url&gt;10.1006/viro.1998.9374&lt;/url&gt;&lt;/related-urls&gt;&lt;/urls&gt;&lt;/record&gt;&lt;/Cite&gt;&lt;Cite&gt;&lt;Author&gt;Zhang&lt;/Author&gt;&lt;Year&gt;1998&lt;/Year&gt;&lt;RecNum&gt;70&lt;/RecNum&gt;&lt;record&gt;&lt;rec-number&gt;70&lt;/rec-number&gt;&lt;foreign-keys&gt;&lt;key app="EN" db-id="fp25zzvrxrd9vke5zxqp9stbssprwstvdddz"&gt;70&lt;/key&gt;&lt;/foreign-keys&gt;&lt;ref-type name="Journal Article"&gt;17&lt;/ref-type&gt;&lt;contributors&gt;&lt;authors&gt;&lt;author&gt;Zhang, Yaqiang&lt;/author&gt;&lt;author&gt;Qian, Haoyu&lt;/author&gt;&lt;author&gt;Love, Zachary&lt;/author&gt;&lt;author&gt;Barklis, Eric&lt;/author&gt;&lt;/authors&gt;&lt;/contributors&gt;&lt;auth-address&gt;http://jvi.asm.org/content/72/3/1782&lt;/auth-address&gt;&lt;titles&gt;&lt;title&gt;Analysis of the Assembly Function of the Human Immunodeficiency Virus Type 1 Gag Protein Nucleocapsid Domain&lt;/title&gt;&lt;secondary-title&gt;Journal of Virology&lt;/secondary-title&gt;&lt;/titles&gt;&lt;periodical&gt;&lt;full-title&gt;Journal of Virology&lt;/full-title&gt;&lt;/periodical&gt;&lt;pages&gt;1782-1789&lt;/pages&gt;&lt;volume&gt;72&lt;/volume&gt;&lt;number&gt;3&lt;/number&gt;&lt;dates&gt;&lt;year&gt;1998&lt;/year&gt;&lt;pub-dates&gt;&lt;date&gt;March&lt;/date&gt;&lt;/pub-dates&gt;&lt;/dates&gt;&lt;isbn&gt;0022-538X, 1098-5514&lt;/isbn&gt;&lt;label&gt;zhang_analysis_1998&lt;/label&gt;&lt;urls&gt;&lt;/urls&gt;&lt;/record&gt;&lt;/Cite&gt;&lt;/EndNote&gt;</w:instrText>
      </w:r>
      <w:r w:rsidR="0033438B">
        <w:fldChar w:fldCharType="separate"/>
      </w:r>
      <w:r w:rsidR="00BD0C62">
        <w:rPr>
          <w:noProof/>
        </w:rPr>
        <w:t>(Dawson and Yu, 1998; Zhang et al., 1998)</w:t>
      </w:r>
      <w:r w:rsidR="0033438B">
        <w:fldChar w:fldCharType="end"/>
      </w:r>
      <w:r w:rsidR="00C62F5F">
        <w:t xml:space="preserve"> </w:t>
      </w:r>
      <w:r w:rsidR="00E97F03">
        <w:t xml:space="preserve"> and localization of viral proteins </w:t>
      </w:r>
      <w:r w:rsidR="0033438B">
        <w:fldChar w:fldCharType="begin"/>
      </w:r>
      <w:r w:rsidR="002A0789">
        <w:instrText xml:space="preserve"> ADDIN EN.CITE &lt;EndNote&gt;&lt;Cite&gt;&lt;Author&gt;Larsen&lt;/Author&gt;&lt;Year&gt;2008&lt;/Year&gt;&lt;RecNum&gt;817&lt;/RecNum&gt;&lt;record&gt;&lt;rec-number&gt;817&lt;/rec-number&gt;&lt;foreign-keys&gt;&lt;key app="EN" db-id="fp25zzvrxrd9vke5zxqp9stbssprwstvdddz"&gt;817&lt;/key&gt;&lt;/foreign-keys&gt;&lt;ref-type name="Journal Article"&gt;17&lt;/ref-type&gt;&lt;contributors&gt;&lt;authors&gt;&lt;author&gt;Larsen, L. S.&lt;/author&gt;&lt;author&gt;Beliakova-Bethell, N.&lt;/author&gt;&lt;author&gt;Bilanchone, V.&lt;/author&gt;&lt;author&gt;Zhang, M.&lt;/author&gt;&lt;author&gt;Lamsa, A.&lt;/author&gt;&lt;author&gt;Dasilva, R.&lt;/author&gt;&lt;author&gt;Hatfield, G. W.&lt;/author&gt;&lt;author&gt;Nagashima, K.&lt;/author&gt;&lt;author&gt;Sandmeyer, S.&lt;/author&gt;&lt;/authors&gt;&lt;/contributors&gt;&lt;auth-address&gt;Department of Biological Chemistry, D240 Med. Sci. I, University of California, Irvine, CA 92697-1700, USA.&lt;/auth-address&gt;&lt;titles&gt;&lt;title&gt;Ty3 nucleocapsid controls localization of particle assembly&lt;/title&gt;&lt;secondary-title&gt;J Virol&lt;/secondary-title&gt;&lt;/titles&gt;&lt;periodical&gt;&lt;full-title&gt;J Virol&lt;/full-title&gt;&lt;/periodical&gt;&lt;pages&gt;2501-14&lt;/pages&gt;&lt;volume&gt;82&lt;/volume&gt;&lt;number&gt;5&lt;/number&gt;&lt;edition&gt;2007/12/21&lt;/edition&gt;&lt;keywords&gt;&lt;keyword&gt;Escherichia coli/physiology&lt;/keyword&gt;&lt;keyword&gt;Microscopy, Electron&lt;/keyword&gt;&lt;keyword&gt;Microscopy, Fluorescence&lt;/keyword&gt;&lt;keyword&gt;Mutagenesis&lt;/keyword&gt;&lt;keyword&gt;Nucleocapsid/*physiology&lt;/keyword&gt;&lt;keyword&gt;RNA-Directed DNA Polymerase/*physiology&lt;/keyword&gt;&lt;keyword&gt;Saccharomyces cerevisiae/physiology&lt;/keyword&gt;&lt;keyword&gt;Saccharomyces cerevisiae Proteins/*physiology&lt;/keyword&gt;&lt;/keywords&gt;&lt;dates&gt;&lt;year&gt;2008&lt;/year&gt;&lt;pub-dates&gt;&lt;date&gt;Mar&lt;/date&gt;&lt;/pub-dates&gt;&lt;/dates&gt;&lt;isbn&gt;1098-5514 (Electronic)&amp;#xD;0022-538X (Linking)&lt;/isbn&gt;&lt;accession-num&gt;18094177&lt;/accession-num&gt;&lt;urls&gt;&lt;related-urls&gt;&lt;url&gt;http://www.ncbi.nlm.nih.gov/entrez/query.fcgi?cmd=Retrieve&amp;amp;db=PubMed&amp;amp;dopt=Citation&amp;amp;list_uids=18094177&lt;/url&gt;&lt;/related-urls&gt;&lt;/urls&gt;&lt;custom2&gt;2258933&lt;/custom2&gt;&lt;electronic-resource-num&gt;JVI.01814-07 [pii]&amp;#xD;10.1128/JVI.01814-07&lt;/electronic-resource-num&gt;&lt;language&gt;eng&lt;/language&gt;&lt;/record&gt;&lt;/Cite&gt;&lt;/EndNote&gt;</w:instrText>
      </w:r>
      <w:r w:rsidR="0033438B">
        <w:fldChar w:fldCharType="separate"/>
      </w:r>
      <w:r w:rsidR="00BD0C62">
        <w:rPr>
          <w:noProof/>
        </w:rPr>
        <w:t>(Larsen et al., 2008)</w:t>
      </w:r>
      <w:r w:rsidR="0033438B">
        <w:fldChar w:fldCharType="end"/>
      </w:r>
      <w:r w:rsidR="00C62F5F">
        <w:t>. P6 protein plays role in detaching and releasing the newly formed HIV particles</w:t>
      </w:r>
      <w:r w:rsidR="009C58A9">
        <w:t xml:space="preserve"> </w:t>
      </w:r>
      <w:r w:rsidR="0033438B">
        <w:fldChar w:fldCharType="begin"/>
      </w:r>
      <w:r w:rsidR="002A0789">
        <w:instrText xml:space="preserve"> ADDIN EN.CITE &lt;EndNote&gt;&lt;Cite&gt;&lt;Author&gt;Demirov&lt;/Author&gt;&lt;Year&gt;2002&lt;/Year&gt;&lt;RecNum&gt;811&lt;/RecNum&gt;&lt;record&gt;&lt;rec-number&gt;811&lt;/rec-number&gt;&lt;foreign-keys&gt;&lt;key app="EN" db-id="fp25zzvrxrd9vke5zxqp9stbssprwstvdddz"&gt;811&lt;/key&gt;&lt;/foreign-keys&gt;&lt;ref-type name="Journal Article"&gt;17&lt;/ref-type&gt;&lt;contributors&gt;&lt;authors&gt;&lt;author&gt;Demirov, D. G.&lt;/author&gt;&lt;author&gt;Orenstein, J. M.&lt;/author&gt;&lt;author&gt;Freed, E. O.&lt;/author&gt;&lt;/authors&gt;&lt;/contributors&gt;&lt;auth-address&gt;Laboratory of Molecular Microbiology, National Institute of Allergy and Infectious Diseases, National Institutes of Health, Bethesda, Maryland 20892-0460, USA.&lt;/auth-address&gt;&lt;titles&gt;&lt;title&gt;The late domain of human immunodeficiency virus type 1 p6 promotes virus release in a cell type-dependent manner&lt;/title&gt;&lt;secondary-title&gt;J Virol&lt;/secondary-title&gt;&lt;/titles&gt;&lt;periodical&gt;&lt;full-title&gt;J Virol&lt;/full-title&gt;&lt;/periodical&gt;&lt;pages&gt;105-17&lt;/pages&gt;&lt;volume&gt;76&lt;/volume&gt;&lt;number&gt;1&lt;/number&gt;&lt;edition&gt;2001/12/12&lt;/edition&gt;&lt;keywords&gt;&lt;keyword&gt;Amino Acid Sequence&lt;/keyword&gt;&lt;keyword&gt;Cells, Cultured&lt;/keyword&gt;&lt;keyword&gt;Codon, Terminator&lt;/keyword&gt;&lt;keyword&gt;Eukaryotic Cells/*virology&lt;/keyword&gt;&lt;keyword&gt;Gene Products, gag/chemistry/genetics/*physiology&lt;/keyword&gt;&lt;keyword&gt;HIV-1/chemistry/*physiology&lt;/keyword&gt;&lt;keyword&gt;HeLa Cells&lt;/keyword&gt;&lt;keyword&gt;Humans&lt;/keyword&gt;&lt;keyword&gt;Jurkat Cells/virology&lt;/keyword&gt;&lt;keyword&gt;Lymphocytes/virology&lt;/keyword&gt;&lt;keyword&gt;Macrophages/virology&lt;/keyword&gt;&lt;keyword&gt;Molecular Sequence Data&lt;/keyword&gt;&lt;keyword&gt;Mutagenesis, Site-Directed&lt;/keyword&gt;&lt;keyword&gt;Virus Replication&lt;/keyword&gt;&lt;keyword&gt;gag Gene Products, Human Immunodeficiency Virus&lt;/keyword&gt;&lt;/keywords&gt;&lt;dates&gt;&lt;year&gt;2002&lt;/year&gt;&lt;pub-dates&gt;&lt;date&gt;Jan&lt;/date&gt;&lt;/pub-dates&gt;&lt;/dates&gt;&lt;isbn&gt;0022-538X (Print)&amp;#xD;0022-538X (Linking)&lt;/isbn&gt;&lt;accession-num&gt;11739676&lt;/accession-num&gt;&lt;urls&gt;&lt;related-urls&gt;&lt;url&gt;http://www.ncbi.nlm.nih.gov/entrez/query.fcgi?cmd=Retrieve&amp;amp;db=PubMed&amp;amp;dopt=Citation&amp;amp;list_uids=11739676&lt;/url&gt;&lt;/related-urls&gt;&lt;/urls&gt;&lt;custom2&gt;135729&lt;/custom2&gt;&lt;language&gt;eng&lt;/language&gt;&lt;/record&gt;&lt;/Cite&gt;&lt;/EndNote&gt;</w:instrText>
      </w:r>
      <w:r w:rsidR="0033438B">
        <w:fldChar w:fldCharType="separate"/>
      </w:r>
      <w:r w:rsidR="00BD0C62">
        <w:rPr>
          <w:noProof/>
        </w:rPr>
        <w:t>(Demirov et al., 2002)</w:t>
      </w:r>
      <w:r w:rsidR="0033438B">
        <w:fldChar w:fldCharType="end"/>
      </w:r>
      <w:r w:rsidR="00C62F5F">
        <w:t>.</w:t>
      </w:r>
    </w:p>
    <w:p w:rsidR="00870A43" w:rsidRDefault="003E50F3" w:rsidP="00870A43">
      <w:pPr>
        <w:spacing w:line="480" w:lineRule="auto"/>
        <w:jc w:val="both"/>
      </w:pPr>
      <w:r>
        <w:t xml:space="preserve">The </w:t>
      </w:r>
      <w:proofErr w:type="spellStart"/>
      <w:r w:rsidRPr="00C55F53">
        <w:rPr>
          <w:i/>
        </w:rPr>
        <w:t>pol</w:t>
      </w:r>
      <w:proofErr w:type="spellEnd"/>
      <w:r>
        <w:t xml:space="preserve"> polyprotein is produced by translational frame shift </w:t>
      </w:r>
      <w:r w:rsidR="0033438B">
        <w:fldChar w:fldCharType="begin"/>
      </w:r>
      <w:r w:rsidR="002A0789">
        <w:instrText xml:space="preserve"> ADDIN EN.CITE &lt;EndNote&gt;&lt;Cite&gt;&lt;Author&gt;Karacostas&lt;/Author&gt;&lt;Year&gt;1993&lt;/Year&gt;&lt;RecNum&gt;25&lt;/RecNum&gt;&lt;record&gt;&lt;rec-number&gt;25&lt;/rec-number&gt;&lt;foreign-keys&gt;&lt;key app="EN" db-id="fp25zzvrxrd9vke5zxqp9stbssprwstvdddz"&gt;25&lt;/key&gt;&lt;/foreign-keys&gt;&lt;ref-type name="Journal Article"&gt;17&lt;/ref-type&gt;&lt;contributors&gt;&lt;authors&gt;&lt;author&gt;Karacostas, Velissarios&lt;/author&gt;&lt;author&gt;Wolffe, Elizabeth J.&lt;/author&gt;&lt;author&gt;Nagashima, Kunio&lt;/author&gt;&lt;author&gt;Gonda, Matthew A.&lt;/author&gt;&lt;author&gt;Moss, Bernard&lt;/author&gt;&lt;/authors&gt;&lt;/contributors&gt;&lt;auth-address&gt;http://www.sciencedirect.com/science/article/pii/S0042682283711748&lt;/auth-address&gt;&lt;titles&gt;&lt;title&gt;Overexpression of the HIV-1 gag-pol polyprotein results in intracellular activation of HIV-1 protease and inhibition of assembly and budding of virus-like particles&lt;/title&gt;&lt;secondary-title&gt;Virology&lt;/secondary-title&gt;&lt;/titles&gt;&lt;periodical&gt;&lt;full-title&gt;Virology&lt;/full-title&gt;&lt;/periodical&gt;&lt;pages&gt;661–671&lt;/pages&gt;&lt;volume&gt;193&lt;/volume&gt;&lt;number&gt;2&lt;/number&gt;&lt;dates&gt;&lt;year&gt;1993&lt;/year&gt;&lt;/dates&gt;&lt;label&gt;karacostas_overexpression_1993&lt;/label&gt;&lt;urls&gt;&lt;/urls&gt;&lt;/record&gt;&lt;/Cite&gt;&lt;/EndNote&gt;</w:instrText>
      </w:r>
      <w:r w:rsidR="0033438B">
        <w:fldChar w:fldCharType="separate"/>
      </w:r>
      <w:r w:rsidR="00BD0C62">
        <w:rPr>
          <w:noProof/>
        </w:rPr>
        <w:t>(Karacostas et al., 1993)</w:t>
      </w:r>
      <w:r w:rsidR="0033438B">
        <w:fldChar w:fldCharType="end"/>
      </w:r>
      <w:r>
        <w:t xml:space="preserve"> (Figure 1.5), such that, as much as 241 nucleotides at 5’ region of the gene overlaps with 3’ region of </w:t>
      </w:r>
      <w:r w:rsidRPr="00C55F53">
        <w:rPr>
          <w:i/>
        </w:rPr>
        <w:t>gag</w:t>
      </w:r>
      <w:r>
        <w:t xml:space="preserve"> gene </w:t>
      </w:r>
      <w:r w:rsidR="0033438B">
        <w:fldChar w:fldCharType="begin"/>
      </w:r>
      <w:r w:rsidR="002A0789">
        <w:instrText xml:space="preserve"> ADDIN EN.CITE &lt;EndNote&gt;&lt;Cite&gt;&lt;Author&gt;Jacks&lt;/Author&gt;&lt;Year&gt;1988&lt;/Year&gt;&lt;RecNum&gt;231&lt;/RecNum&gt;&lt;record&gt;&lt;rec-number&gt;231&lt;/rec-number&gt;&lt;foreign-keys&gt;&lt;key app="EN" db-id="fp25zzvrxrd9vke5zxqp9stbssprwstvdddz"&gt;231&lt;/key&gt;&lt;/foreign-keys&gt;&lt;ref-type name="Journal Article"&gt;17&lt;/ref-type&gt;&lt;contributors&gt;&lt;authors&gt;&lt;author&gt;Jacks, Tyler&lt;/author&gt;&lt;author&gt;Power, Michael D.&lt;/author&gt;&lt;author&gt;Masiarz, Frank R.&lt;/author&gt;&lt;author&gt;Luciw, Paul A.&lt;/author&gt;&lt;author&gt;Barr, Philip J.&lt;/author&gt;&lt;author&gt;Varmus, Harold E.&lt;/author&gt;&lt;/authors&gt;&lt;/contributors&gt;&lt;auth-address&gt;http://www.nature.com.libgate.library.nuigalway.ie/nature/journal/v331/n6153/abs/331280a0.html&lt;/auth-address&gt;&lt;titles&gt;&lt;title&gt;Characterization of ribosomal frameshifting in HIV-1 gag-pol expression&lt;/title&gt;&lt;secondary-title&gt;Nature&lt;/secondary-title&gt;&lt;/titles&gt;&lt;periodical&gt;&lt;full-title&gt;Nature&lt;/full-title&gt;&lt;/periodical&gt;&lt;pages&gt;280-283&lt;/pages&gt;&lt;volume&gt;331&lt;/volume&gt;&lt;number&gt;6153&lt;/number&gt;&lt;dates&gt;&lt;year&gt;1988&lt;/year&gt;&lt;pub-dates&gt;&lt;date&gt;January&lt;/date&gt;&lt;/pub-dates&gt;&lt;/dates&gt;&lt;label&gt;jacks_characterization_1988&lt;/label&gt;&lt;urls&gt;&lt;related-urls&gt;&lt;url&gt;10.1038/331280a0&lt;/url&gt;&lt;/related-urls&gt;&lt;/urls&gt;&lt;/record&gt;&lt;/Ci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33438B">
        <w:fldChar w:fldCharType="separate"/>
      </w:r>
      <w:r w:rsidR="00BD0C62">
        <w:rPr>
          <w:noProof/>
        </w:rPr>
        <w:t>(Jacks et al., 1988; Ratner et al., 1985)</w:t>
      </w:r>
      <w:r w:rsidR="0033438B">
        <w:fldChar w:fldCharType="end"/>
      </w:r>
      <w:r>
        <w:t xml:space="preserve">. The proteolytic cleavage of </w:t>
      </w:r>
      <w:proofErr w:type="spellStart"/>
      <w:r w:rsidRPr="00C55F53">
        <w:rPr>
          <w:i/>
        </w:rPr>
        <w:t>pol</w:t>
      </w:r>
      <w:proofErr w:type="spellEnd"/>
      <w:r>
        <w:t xml:space="preserve"> precursor produces essential viral replication enzymes – protease (PR), reverse transcriptase (RT) and integrase (IN). The protease enzyme cleaves the </w:t>
      </w:r>
      <w:r w:rsidRPr="007974AA">
        <w:rPr>
          <w:i/>
        </w:rPr>
        <w:t>gag</w:t>
      </w:r>
      <w:r>
        <w:t xml:space="preserve"> and </w:t>
      </w:r>
      <w:proofErr w:type="spellStart"/>
      <w:r w:rsidRPr="007974AA">
        <w:rPr>
          <w:i/>
        </w:rPr>
        <w:t>pol</w:t>
      </w:r>
      <w:proofErr w:type="spellEnd"/>
      <w:r>
        <w:t xml:space="preserve"> polyprotein to form the viral structure proteins and functional enzymes respectively </w:t>
      </w:r>
      <w:r w:rsidR="0033438B">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742FB7">
        <w:instrText xml:space="preserve"> ADDIN EN.CITE </w:instrText>
      </w:r>
      <w:r w:rsidR="0033438B">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742FB7">
        <w:instrText xml:space="preserve"> ADDIN EN.CITE.DATA </w:instrText>
      </w:r>
      <w:r w:rsidR="0033438B">
        <w:fldChar w:fldCharType="end"/>
      </w:r>
      <w:r w:rsidR="0033438B">
        <w:fldChar w:fldCharType="separate"/>
      </w:r>
      <w:r w:rsidR="00BD0C62">
        <w:rPr>
          <w:noProof/>
        </w:rPr>
        <w:t>(Darke et al., 1988b; ERICKSON-VIITANEN et al., 1989; Nutt et al., 1988)</w:t>
      </w:r>
      <w:r w:rsidR="0033438B">
        <w:fldChar w:fldCharType="end"/>
      </w:r>
      <w:r>
        <w:t xml:space="preserve">. The reverse transcriptase enzyme </w:t>
      </w:r>
      <w:r w:rsidR="001673B5">
        <w:t xml:space="preserve">reverse transcribes </w:t>
      </w:r>
      <w:r>
        <w:t xml:space="preserve">the viral RNA </w:t>
      </w:r>
      <w:r w:rsidR="001673B5">
        <w:t xml:space="preserve">to produce a cDNA molecule </w:t>
      </w:r>
      <w:r>
        <w:t xml:space="preserve">after infecting host cell </w:t>
      </w:r>
      <w:r w:rsidR="0033438B">
        <w:fldChar w:fldCharType="begin"/>
      </w:r>
      <w:r w:rsidR="002A0789">
        <w:instrText xml:space="preserve"> ADDIN EN.CITE &lt;EndNote&gt;&lt;Cite&gt;&lt;Author&gt;Jacobo-Molina&lt;/Author&gt;&lt;Year&gt;1991&lt;/Year&gt;&lt;RecNum&gt;63&lt;/RecNum&gt;&lt;record&gt;&lt;rec-number&gt;63&lt;/rec-number&gt;&lt;foreign-keys&gt;&lt;key app="EN" db-id="fp25zzvrxrd9vke5zxqp9stbssprwstvdddz"&gt;63&lt;/key&gt;&lt;/foreign-keys&gt;&lt;ref-type name="Journal Article"&gt;17&lt;/ref-type&gt;&lt;contributors&gt;&lt;authors&gt;&lt;author&gt;Jacobo-Molina, Alfredo&lt;/author&gt;&lt;author&gt;Arnold, Edward&lt;/author&gt;&lt;/authors&gt;&lt;/contributors&gt;&lt;auth-address&gt;http://pubs.acs.org/doi/pdf/10.1021/bi00240a001&lt;/auth-address&gt;&lt;titles&gt;&lt;title&gt;HIV reverse transcriptase structure-function relationships&lt;/title&gt;&lt;secondary-title&gt;Biochemistry&lt;/secondary-title&gt;&lt;/titles&gt;&lt;periodical&gt;&lt;full-title&gt;Biochemistry&lt;/full-title&gt;&lt;/periodical&gt;&lt;pages&gt;6351–6361&lt;/pages&gt;&lt;volume&gt;30&lt;/volume&gt;&lt;number&gt;26&lt;/number&gt;&lt;dates&gt;&lt;year&gt;1991&lt;/year&gt;&lt;/dates&gt;&lt;label&gt;jacobo-molina_hiv_1991&lt;/label&gt;&lt;urls&gt;&lt;/urls&gt;&lt;/record&gt;&lt;/Ci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33438B">
        <w:fldChar w:fldCharType="separate"/>
      </w:r>
      <w:r w:rsidR="00BD0C62">
        <w:rPr>
          <w:noProof/>
        </w:rPr>
        <w:t>(Jacobo-Molina and Arnold, 1991; Sarafianos et al., 2009)</w:t>
      </w:r>
      <w:r w:rsidR="0033438B">
        <w:fldChar w:fldCharType="end"/>
      </w:r>
      <w:r>
        <w:t xml:space="preserve">. The </w:t>
      </w:r>
      <w:proofErr w:type="spellStart"/>
      <w:r>
        <w:t>RNase</w:t>
      </w:r>
      <w:proofErr w:type="spellEnd"/>
      <w:r>
        <w:t xml:space="preserve"> H domain in RT degrades the viral RNA molecule following cDNA production </w:t>
      </w:r>
      <w:r w:rsidR="0033438B">
        <w:fldChar w:fldCharType="begin"/>
      </w:r>
      <w:r w:rsidR="002A0789">
        <w:instrText xml:space="preserve"> ADDIN EN.CITE &lt;EndNote&gt;&lt;Cite&gt;&lt;Author&gt;Davies&lt;/Author&gt;&lt;Year&gt;1991&lt;/Year&gt;&lt;RecNum&gt;62&lt;/RecNum&gt;&lt;record&gt;&lt;rec-number&gt;62&lt;/rec-number&gt;&lt;foreign-keys&gt;&lt;key app="EN" db-id="fp25zzvrxrd9vke5zxqp9stbssprwstvdddz"&gt;62&lt;/key&gt;&lt;/foreign-keys&gt;&lt;ref-type name="Journal Article"&gt;17&lt;/ref-type&gt;&lt;contributors&gt;&lt;authors&gt;&lt;author&gt;Davies, J. F.&lt;/author&gt;&lt;author&gt;Hostomska, Z.&lt;/author&gt;&lt;author&gt;Hostomsky, Z.&lt;/author&gt;&lt;author&gt;Jordan, &lt;/author&gt;&lt;author&gt;Matthews, D. A.&lt;/author&gt;&lt;/authors&gt;&lt;/contributors&gt;&lt;auth-address&gt;http://www.sciencemag.org/content/252/5002/88&lt;/auth-address&gt;&lt;titles&gt;&lt;title&gt;Crystal structure of the ribonuclease H domain of HIV-1 reverse transcriptase&lt;/title&gt;&lt;secondary-title&gt;Science&lt;/secondary-title&gt;&lt;/titles&gt;&lt;periodical&gt;&lt;full-title&gt;Science&lt;/full-title&gt;&lt;/periodical&gt;&lt;pages&gt;88-95&lt;/pages&gt;&lt;volume&gt;252&lt;/volume&gt;&lt;number&gt;5002&lt;/number&gt;&lt;dates&gt;&lt;year&gt;1991&lt;/year&gt;&lt;pub-dates&gt;&lt;date&gt;April&lt;/date&gt;&lt;/pub-dates&gt;&lt;/dates&gt;&lt;isbn&gt;0036-8075, 1095-9203&lt;/isbn&gt;&lt;label&gt;davies_crystal_1991&lt;/label&gt;&lt;urls&gt;&lt;related-urls&gt;&lt;url&gt;10.1126/science.1707186&lt;/url&gt;&lt;/related-urls&gt;&lt;/urls&gt;&lt;/record&gt;&lt;/Cite&gt;&lt;/EndNote&gt;</w:instrText>
      </w:r>
      <w:r w:rsidR="0033438B">
        <w:fldChar w:fldCharType="separate"/>
      </w:r>
      <w:r w:rsidR="00BD0C62">
        <w:rPr>
          <w:noProof/>
        </w:rPr>
        <w:t>(Davies et al., 1991)</w:t>
      </w:r>
      <w:r w:rsidR="0033438B">
        <w:fldChar w:fldCharType="end"/>
      </w:r>
      <w:r>
        <w:t xml:space="preserve">. The integrase enzyme removes two bases from 3’ DNA molecule and functions strand transfer during the process of integrating the </w:t>
      </w:r>
      <w:proofErr w:type="spellStart"/>
      <w:r>
        <w:t>proviral</w:t>
      </w:r>
      <w:proofErr w:type="spellEnd"/>
      <w:r>
        <w:t xml:space="preserve"> DNA into the host genome </w:t>
      </w:r>
      <w:r w:rsidR="0033438B">
        <w:fldChar w:fldCharType="begin"/>
      </w:r>
      <w:r w:rsidR="002A0789">
        <w:instrText xml:space="preserve"> ADDIN EN.CITE &lt;EndNote&gt;&lt;Cite&gt;&lt;Author&gt;Pruss&lt;/Author&gt;&lt;Year&gt;1994&lt;/Year&gt;&lt;RecNum&gt;60&lt;/RecNum&gt;&lt;record&gt;&lt;rec-number&gt;60&lt;/rec-number&gt;&lt;foreign-keys&gt;&lt;key app="EN" db-id="fp25zzvrxrd9vke5zxqp9stbssprwstvdddz"&gt;60&lt;/key&gt;&lt;/foreign-keys&gt;&lt;ref-type name="Journal Article"&gt;17&lt;/ref-type&gt;&lt;contributors&gt;&lt;authors&gt;&lt;author&gt;Pruss, D.&lt;/author&gt;&lt;author&gt;Reeves, R.&lt;/author&gt;&lt;author&gt;Bushman, F. D.&lt;/author&gt;&lt;author&gt;Wolffe, A. P.&lt;/author&gt;&lt;/authors&gt;&lt;/contributors&gt;&lt;auth-address&gt;http://www.jbc.org/content/269/40/25031&lt;/auth-address&gt;&lt;titles&gt;&lt;title&gt;The influence of DNA and nucleosome structure on integration events directed by HIV integrase.&lt;/title&gt;&lt;secondary-title&gt;Journal of Biological Chemistry&lt;/secondary-title&gt;&lt;/titles&gt;&lt;pages&gt;25031-25041&lt;/pages&gt;&lt;volume&gt;269&lt;/volume&gt;&lt;number&gt;40&lt;/number&gt;&lt;dates&gt;&lt;year&gt;1994&lt;/year&gt;&lt;pub-dates&gt;&lt;date&gt;October&lt;/date&gt;&lt;/pub-dates&gt;&lt;/dates&gt;&lt;isbn&gt;0021-9258, 1083-351X&lt;/isbn&gt;&lt;label&gt;pruss_influence_1994&lt;/label&gt;&lt;urls&gt;&lt;/urls&gt;&lt;/record&gt;&lt;/Cite&gt;&lt;/EndNote&gt;</w:instrText>
      </w:r>
      <w:r w:rsidR="0033438B">
        <w:fldChar w:fldCharType="separate"/>
      </w:r>
      <w:r w:rsidR="00BD0C62">
        <w:rPr>
          <w:noProof/>
        </w:rPr>
        <w:t>(Pruss et al., 1994)</w:t>
      </w:r>
      <w:r w:rsidR="0033438B">
        <w:fldChar w:fldCharType="end"/>
      </w:r>
      <w:r>
        <w:t>.</w:t>
      </w:r>
      <w:r>
        <w:br w:type="page"/>
      </w:r>
    </w:p>
    <w:p w:rsidR="00145105" w:rsidRDefault="003E50F3" w:rsidP="003E50F3">
      <w:pPr>
        <w:spacing w:line="480" w:lineRule="auto"/>
        <w:jc w:val="center"/>
        <w:rPr>
          <w:b/>
        </w:rPr>
      </w:pPr>
      <w:r w:rsidRPr="00875107">
        <w:rPr>
          <w:noProof/>
          <w:lang w:eastAsia="en-US"/>
        </w:rPr>
        <w:drawing>
          <wp:inline distT="0" distB="0" distL="0" distR="0">
            <wp:extent cx="5270500" cy="3075940"/>
            <wp:effectExtent l="76200" t="25400" r="38100" b="0"/>
            <wp:docPr id="5"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_genome_and_proteins.jpeg"/>
                    <pic:cNvPicPr/>
                  </pic:nvPicPr>
                  <pic:blipFill>
                    <a:blip r:embed="rId15"/>
                    <a:stretch>
                      <a:fillRect/>
                    </a:stretch>
                  </pic:blipFill>
                  <pic:spPr>
                    <a:xfrm>
                      <a:off x="0" y="0"/>
                      <a:ext cx="5270500" cy="3075940"/>
                    </a:xfrm>
                    <a:prstGeom prst="rect">
                      <a:avLst/>
                    </a:prstGeom>
                    <a:scene3d>
                      <a:camera prst="orthographicFront">
                        <a:rot lat="0" lon="0" rev="0"/>
                      </a:camera>
                      <a:lightRig rig="threePt" dir="t"/>
                    </a:scene3d>
                  </pic:spPr>
                </pic:pic>
              </a:graphicData>
            </a:graphic>
          </wp:inline>
        </w:drawing>
      </w:r>
    </w:p>
    <w:p w:rsidR="003E50F3" w:rsidRDefault="003E50F3" w:rsidP="003E50F3">
      <w:pPr>
        <w:spacing w:line="480" w:lineRule="auto"/>
        <w:jc w:val="both"/>
      </w:pPr>
      <w:r>
        <w:t xml:space="preserve">Figure 1.6: HIV genes and proteins positions in the viral genome and their viral parts. Source: Frankel and Young 1998 </w:t>
      </w:r>
      <w:r w:rsidR="0033438B">
        <w:fldChar w:fldCharType="begin"/>
      </w:r>
      <w:r w:rsidR="002A078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33438B">
        <w:fldChar w:fldCharType="separate"/>
      </w:r>
      <w:r w:rsidR="00BD0C62">
        <w:rPr>
          <w:noProof/>
        </w:rPr>
        <w:t>(Frankel and Young, 1998)</w:t>
      </w:r>
      <w:r w:rsidR="0033438B">
        <w:fldChar w:fldCharType="end"/>
      </w:r>
    </w:p>
    <w:p w:rsidR="00870A43" w:rsidRDefault="00450BD4" w:rsidP="003E50F3">
      <w:pPr>
        <w:tabs>
          <w:tab w:val="left" w:pos="7230"/>
        </w:tabs>
        <w:spacing w:line="480" w:lineRule="auto"/>
        <w:jc w:val="both"/>
      </w:pPr>
      <w:r>
        <w:br w:type="page"/>
      </w:r>
      <w:r w:rsidR="00826B39">
        <w:t xml:space="preserve">The </w:t>
      </w:r>
      <w:proofErr w:type="spellStart"/>
      <w:r w:rsidR="00826B39">
        <w:rPr>
          <w:i/>
        </w:rPr>
        <w:t>e</w:t>
      </w:r>
      <w:r w:rsidR="00870A43" w:rsidRPr="004144DB">
        <w:rPr>
          <w:i/>
        </w:rPr>
        <w:t>nv</w:t>
      </w:r>
      <w:proofErr w:type="spellEnd"/>
      <w:r w:rsidR="00870A43">
        <w:t xml:space="preserve"> </w:t>
      </w:r>
      <w:r w:rsidR="004144DB">
        <w:t xml:space="preserve">gene produces a precursor </w:t>
      </w:r>
      <w:proofErr w:type="spellStart"/>
      <w:r w:rsidR="004144DB">
        <w:t>glycopoly</w:t>
      </w:r>
      <w:r w:rsidR="00870A43">
        <w:t>protein</w:t>
      </w:r>
      <w:proofErr w:type="spellEnd"/>
      <w:r w:rsidR="00870A43">
        <w:t xml:space="preserve"> (gp160) that is</w:t>
      </w:r>
      <w:r w:rsidR="00A74E25">
        <w:t xml:space="preserve"> </w:t>
      </w:r>
      <w:r w:rsidR="00870A43">
        <w:t xml:space="preserve">processed </w:t>
      </w:r>
      <w:r w:rsidR="009549D9">
        <w:t>at post-translational</w:t>
      </w:r>
      <w:r w:rsidR="00A74E25">
        <w:t xml:space="preserve"> </w:t>
      </w:r>
      <w:r w:rsidR="00870A43">
        <w:t xml:space="preserve">by human </w:t>
      </w:r>
      <w:proofErr w:type="spellStart"/>
      <w:r w:rsidR="00870A43">
        <w:t>convertase</w:t>
      </w:r>
      <w:proofErr w:type="spellEnd"/>
      <w:r w:rsidR="00870A43">
        <w:t xml:space="preserve"> enzymes - PC1 and </w:t>
      </w:r>
      <w:proofErr w:type="spellStart"/>
      <w:r w:rsidR="00870A43">
        <w:t>furin</w:t>
      </w:r>
      <w:proofErr w:type="spellEnd"/>
      <w:r w:rsidR="00870A43">
        <w:t xml:space="preserve"> to produce glycoprotein 120 (gp120, HIV-1 SU) and glycoprotein 41 (gp41, HIV-1 TM)</w:t>
      </w:r>
      <w:r w:rsidR="004144DB">
        <w:t xml:space="preserve"> </w:t>
      </w:r>
      <w:r w:rsidR="0033438B">
        <w:fldChar w:fldCharType="begin"/>
      </w:r>
      <w:r w:rsidR="002A0789">
        <w:instrText xml:space="preserve"> ADDIN EN.CITE &lt;EndNote&gt;&lt;Cite&gt;&lt;Author&gt;Decroly&lt;/Author&gt;&lt;Year&gt;1994&lt;/Year&gt;&lt;RecNum&gt;59&lt;/RecNum&gt;&lt;record&gt;&lt;rec-number&gt;59&lt;/rec-number&gt;&lt;foreign-keys&gt;&lt;key app="EN" db-id="fp25zzvrxrd9vke5zxqp9stbssprwstvdddz"&gt;59&lt;/key&gt;&lt;/foreign-keys&gt;&lt;ref-type name="Journal Article"&gt;17&lt;/ref-type&gt;&lt;contributors&gt;&lt;authors&gt;&lt;author&gt;Decroly, E.&lt;/author&gt;&lt;author&gt;Vandenbranden, M.&lt;/author&gt;&lt;author&gt;Ruysschaert, J. M.&lt;/author&gt;&lt;author&gt;Cogniaux, J.&lt;/author&gt;&lt;author&gt;Jacob, G. S.&lt;/author&gt;&lt;author&gt;Howard, S. C.&lt;/author&gt;&lt;author&gt;Marshall, G.&lt;/author&gt;&lt;author&gt;Kompelli, A.&lt;/author&gt;&lt;author&gt;Basak, A.&lt;/author&gt;&lt;author&gt;Jean, F.&lt;/author&gt;&lt;/authors&gt;&lt;/contributors&gt;&lt;auth-address&gt;http://www.jbc.org/content/269/16/12240&lt;/auth-address&gt;&lt;titles&gt;&lt;title&gt;The convertases furin and PC1 can both cleave the human immunodeficiency virus (HIV)-1 envelope glycoprotein gp160 into gp120 (HIV-1 SU) and gp41 (HIV-I TM).&lt;/title&gt;&lt;secondary-title&gt;Journal of Biological Chemistry&lt;/secondary-title&gt;&lt;/titles&gt;&lt;pages&gt;12240-12247&lt;/pages&gt;&lt;volume&gt;269&lt;/volume&gt;&lt;number&gt;16&lt;/number&gt;&lt;dates&gt;&lt;year&gt;1994&lt;/year&gt;&lt;pub-dates&gt;&lt;date&gt;April&lt;/date&gt;&lt;/pub-dates&gt;&lt;/dates&gt;&lt;isbn&gt;0021-9258, 1083-351X&lt;/isbn&gt;&lt;label&gt;decroly_convertases_1994&lt;/label&gt;&lt;urls&gt;&lt;/urls&gt;&lt;/record&gt;&lt;/Cite&gt;&lt;/EndNote&gt;</w:instrText>
      </w:r>
      <w:r w:rsidR="0033438B">
        <w:fldChar w:fldCharType="separate"/>
      </w:r>
      <w:r w:rsidR="00BD0C62">
        <w:rPr>
          <w:noProof/>
        </w:rPr>
        <w:t>(Decroly et al., 1994)</w:t>
      </w:r>
      <w:r w:rsidR="0033438B">
        <w:fldChar w:fldCharType="end"/>
      </w:r>
      <w:r w:rsidR="00870A43">
        <w:t>.  Gp120 is a non-covalent complex of external protein and gp41 is a trans-membrane protein; both play vital role for initial steps in viral infection</w:t>
      </w:r>
      <w:r w:rsidR="004144DB">
        <w:t xml:space="preserve"> </w:t>
      </w:r>
      <w:r w:rsidR="0033438B">
        <w:fldChar w:fldCharType="begin"/>
      </w:r>
      <w:r w:rsidR="002A0789">
        <w:instrText xml:space="preserve"> ADDIN EN.CITE &lt;EndNote&gt;&lt;Cite&gt;&lt;Author&gt;Chan&lt;/Author&gt;&lt;Year&gt;1997&lt;/Year&gt;&lt;RecNum&gt;58&lt;/RecNum&gt;&lt;record&gt;&lt;rec-number&gt;58&lt;/rec-number&gt;&lt;foreign-keys&gt;&lt;key app="EN" db-id="fp25zzvrxrd9vke5zxqp9stbssprwstvdddz"&gt;58&lt;/key&gt;&lt;/foreign-keys&gt;&lt;ref-type name="Journal Article"&gt;17&lt;/ref-type&gt;&lt;contributors&gt;&lt;authors&gt;&lt;author&gt;Chan, David C.&lt;/author&gt;&lt;author&gt;Fass, Deborah&lt;/author&gt;&lt;author&gt;Berger, James M.&lt;/author&gt;&lt;author&gt;Kim, Peter S.&lt;/author&gt;&lt;/authors&gt;&lt;/contributors&gt;&lt;auth-address&gt;http://www.sciencedirect.com/science/article/pii/S0092867400802056&lt;/auth-address&gt;&lt;titles&gt;&lt;title&gt;Core Structure of gp41 from the HIV Envelope Glycoprotein&lt;/title&gt;&lt;secondary-title&gt;Cell&lt;/secondary-title&gt;&lt;/titles&gt;&lt;periodical&gt;&lt;full-title&gt;Cell&lt;/full-title&gt;&lt;/periodical&gt;&lt;pages&gt;263-273&lt;/pages&gt;&lt;volume&gt;89&lt;/volume&gt;&lt;number&gt;2&lt;/number&gt;&lt;dates&gt;&lt;year&gt;1997&lt;/year&gt;&lt;pub-dates&gt;&lt;date&gt;April&lt;/date&gt;&lt;/pub-dates&gt;&lt;/dates&gt;&lt;isbn&gt;0092-8674&lt;/isbn&gt;&lt;label&gt;chan_core_1997&lt;/label&gt;&lt;urls&gt;&lt;related-urls&gt;&lt;url&gt;10.1016/S0092-8674(00)80205-6&lt;/url&gt;&lt;/related-urls&gt;&lt;/urls&gt;&lt;/record&gt;&lt;/Cite&gt;&lt;/EndNote&gt;</w:instrText>
      </w:r>
      <w:r w:rsidR="0033438B">
        <w:fldChar w:fldCharType="separate"/>
      </w:r>
      <w:r w:rsidR="00BD0C62">
        <w:rPr>
          <w:noProof/>
        </w:rPr>
        <w:t>(Chan et al., 1997)</w:t>
      </w:r>
      <w:r w:rsidR="0033438B">
        <w:fldChar w:fldCharType="end"/>
      </w:r>
      <w:r w:rsidR="004144DB">
        <w:t>. Three gp</w:t>
      </w:r>
      <w:r w:rsidR="00870A43">
        <w:t>120 molecules bound with three gp41 molecules to form envelop spikes</w:t>
      </w:r>
      <w:r w:rsidR="009C58A9">
        <w:t xml:space="preserve"> </w:t>
      </w:r>
      <w:r w:rsidR="0033438B">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2A0789">
        <w:instrText xml:space="preserve"> ADDIN EN.CITE </w:instrText>
      </w:r>
      <w:r w:rsidR="0033438B">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2A0789">
        <w:instrText xml:space="preserve"> ADDIN EN.CITE.DATA </w:instrText>
      </w:r>
      <w:r w:rsidR="0033438B">
        <w:fldChar w:fldCharType="end"/>
      </w:r>
      <w:r w:rsidR="0033438B">
        <w:fldChar w:fldCharType="separate"/>
      </w:r>
      <w:r w:rsidR="00BD0C62">
        <w:rPr>
          <w:noProof/>
        </w:rPr>
        <w:t>(Pancera et al.)</w:t>
      </w:r>
      <w:r w:rsidR="0033438B">
        <w:fldChar w:fldCharType="end"/>
      </w:r>
      <w:r w:rsidR="00870A43">
        <w:t xml:space="preserve">. They are organized to form </w:t>
      </w:r>
      <w:proofErr w:type="spellStart"/>
      <w:r w:rsidR="00870A43">
        <w:t>trimeric</w:t>
      </w:r>
      <w:proofErr w:type="spellEnd"/>
      <w:r w:rsidR="00870A43">
        <w:t xml:space="preserve"> complexes on the surface of HIV and mediate HIV entry into the host cell</w:t>
      </w:r>
      <w:r w:rsidR="00EF573E">
        <w:t xml:space="preserve"> </w:t>
      </w:r>
      <w:r w:rsidR="0033438B">
        <w:fldChar w:fldCharType="begin"/>
      </w:r>
      <w:r w:rsidR="002A0789">
        <w:instrText xml:space="preserve"> ADDIN EN.CITE &lt;EndNote&gt;&lt;Cite&gt;&lt;Author&gt;Liu&lt;/Author&gt;&lt;Year&gt;2008&lt;/Year&gt;&lt;RecNum&gt;56&lt;/RecNum&gt;&lt;record&gt;&lt;rec-number&gt;56&lt;/rec-number&gt;&lt;foreign-keys&gt;&lt;key app="EN" db-id="fp25zzvrxrd9vke5zxqp9stbssprwstvdddz"&gt;56&lt;/key&gt;&lt;/foreign-keys&gt;&lt;ref-type name="Journal Article"&gt;17&lt;/ref-type&gt;&lt;contributors&gt;&lt;authors&gt;&lt;author&gt;Liu, Jun&lt;/author&gt;&lt;author&gt;Bartesaghi, Alberto&lt;/author&gt;&lt;author&gt;Borgnia, Mario J.&lt;/author&gt;&lt;author&gt;Sapiro, Guillermo&lt;/author&gt;&lt;author&gt;Subramaniam, Sriram&lt;/author&gt;&lt;/authors&gt;&lt;/contributors&gt;&lt;auth-address&gt;http://www.nature.com.libgate.library.nuigalway.ie/nature/journal/v455/n7209/full/nature07159.html&lt;/auth-address&gt;&lt;titles&gt;&lt;title&gt;Molecular architecture of native HIV-1 gp120 trimers&lt;/title&gt;&lt;secondary-title&gt;Nature&lt;/secondary-title&gt;&lt;/titles&gt;&lt;periodical&gt;&lt;full-title&gt;Nature&lt;/full-title&gt;&lt;/periodical&gt;&lt;pages&gt;109-113&lt;/pages&gt;&lt;volume&gt;455&lt;/volume&gt;&lt;number&gt;7209&lt;/number&gt;&lt;dates&gt;&lt;year&gt;2008&lt;/year&gt;&lt;pub-dates&gt;&lt;date&gt;September&lt;/date&gt;&lt;/pub-dates&gt;&lt;/dates&gt;&lt;isbn&gt;0028-0836&lt;/isbn&gt;&lt;label&gt;liu_molecular_2008&lt;/label&gt;&lt;urls&gt;&lt;related-urls&gt;&lt;url&gt;10.1038/nature07159&lt;/url&gt;&lt;/related-urls&gt;&lt;/urls&gt;&lt;/record&gt;&lt;/Cite&gt;&lt;/EndNote&gt;</w:instrText>
      </w:r>
      <w:r w:rsidR="0033438B">
        <w:fldChar w:fldCharType="separate"/>
      </w:r>
      <w:r w:rsidR="00BD0C62">
        <w:rPr>
          <w:noProof/>
        </w:rPr>
        <w:t>(Liu et al., 2008)</w:t>
      </w:r>
      <w:r w:rsidR="0033438B">
        <w:fldChar w:fldCharType="end"/>
      </w:r>
      <w:r w:rsidR="00870A43">
        <w:t>. The exposed external complex gp120 binds to the CD4 receptor on the host immune cell</w:t>
      </w:r>
      <w:r w:rsidR="00EF573E">
        <w:t xml:space="preserve"> </w:t>
      </w:r>
      <w:r w:rsidR="0033438B">
        <w:fldChar w:fldCharType="begin"/>
      </w:r>
      <w:r w:rsidR="002A0789">
        <w:instrText xml:space="preserve"> ADDIN EN.CITE &lt;EndNote&gt;&lt;Cite&gt;&lt;Author&gt;Rizzuto&lt;/Author&gt;&lt;Year&gt;1998&lt;/Year&gt;&lt;RecNum&gt;822&lt;/RecNum&gt;&lt;record&gt;&lt;rec-number&gt;822&lt;/rec-number&gt;&lt;foreign-keys&gt;&lt;key app="EN" db-id="fp25zzvrxrd9vke5zxqp9stbssprwstvdddz"&gt;822&lt;/key&gt;&lt;/foreign-keys&gt;&lt;ref-type name="Journal Article"&gt;17&lt;/ref-type&gt;&lt;contributors&gt;&lt;authors&gt;&lt;author&gt;Rizzuto, C. D.&lt;/author&gt;&lt;author&gt;Wyatt, R.&lt;/author&gt;&lt;author&gt;Hernandez-Ramos, N.&lt;/author&gt;&lt;author&gt;Sun, Y.&lt;/author&gt;&lt;author&gt;Kwong, P. D.&lt;/author&gt;&lt;author&gt;Hendrickson, W. A.&lt;/author&gt;&lt;author&gt;Sodroski, J.&lt;/author&gt;&lt;/authors&gt;&lt;/contributors&gt;&lt;auth-address&gt;Department of Cancer Immunology and AIDS, Dana-Farber Cancer Institute, Department of Pathology, Harvard Medical School, Boston, MA 02115, USA.&lt;/auth-address&gt;&lt;titles&gt;&lt;title&gt;A conserved HIV gp120 glycoprotein structure involved in chemokine receptor binding&lt;/title&gt;&lt;secondary-title&gt;Science&lt;/secondary-title&gt;&lt;/titles&gt;&lt;periodical&gt;&lt;full-title&gt;Science&lt;/full-title&gt;&lt;/periodical&gt;&lt;pages&gt;1949-53&lt;/pages&gt;&lt;volume&gt;280&lt;/volume&gt;&lt;number&gt;5371&lt;/number&gt;&lt;edition&gt;1998/06/25&lt;/edition&gt;&lt;keywords&gt;&lt;keyword&gt;Amino Acid Substitution&lt;/keyword&gt;&lt;keyword&gt;Animals&lt;/keyword&gt;&lt;keyword&gt;Antigens, CD4/metabolism&lt;/keyword&gt;&lt;keyword&gt;Binding Sites&lt;/keyword&gt;&lt;keyword&gt;Crystallization&lt;/keyword&gt;&lt;keyword&gt;HIV Antibodies/immunology&lt;/keyword&gt;&lt;keyword&gt;HIV Envelope Protein gp120/*chemistry/genetics/immunology/*metabolism&lt;/keyword&gt;&lt;keyword&gt;HIV-1/*chemistry/immunology&lt;/keyword&gt;&lt;keyword&gt;Humans&lt;/keyword&gt;&lt;keyword&gt;Models, Molecular&lt;/keyword&gt;&lt;keyword&gt;Peptide Fragments/chemistry&lt;/keyword&gt;&lt;keyword&gt;Protein Conformation&lt;/keyword&gt;&lt;keyword&gt;Protein Structure, Secondary&lt;/keyword&gt;&lt;keyword&gt;Receptors, CCR5/*metabolism&lt;/keyword&gt;&lt;keyword&gt;Recombinant Proteins/metabolism&lt;/keyword&gt;&lt;/keywords&gt;&lt;dates&gt;&lt;year&gt;1998&lt;/year&gt;&lt;pub-dates&gt;&lt;date&gt;Jun 19&lt;/date&gt;&lt;/pub-dates&gt;&lt;/dates&gt;&lt;isbn&gt;0036-8075 (Print)&amp;#xD;0036-8075 (Linking)&lt;/isbn&gt;&lt;accession-num&gt;9632396&lt;/accession-num&gt;&lt;urls&gt;&lt;related-urls&gt;&lt;url&gt;http://www.ncbi.nlm.nih.gov/entrez/query.fcgi?cmd=Retrieve&amp;amp;db=PubMed&amp;amp;dopt=Citation&amp;amp;list_uids=9632396&lt;/url&gt;&lt;/related-urls&gt;&lt;/urls&gt;&lt;language&gt;eng&lt;/language&gt;&lt;/record&gt;&lt;/Cite&gt;&lt;/EndNote&gt;</w:instrText>
      </w:r>
      <w:r w:rsidR="0033438B">
        <w:fldChar w:fldCharType="separate"/>
      </w:r>
      <w:r w:rsidR="00BD0C62">
        <w:rPr>
          <w:noProof/>
        </w:rPr>
        <w:t>(Rizzuto et al., 1998)</w:t>
      </w:r>
      <w:r w:rsidR="0033438B">
        <w:fldChar w:fldCharType="end"/>
      </w:r>
      <w:r w:rsidR="00870A43">
        <w:t xml:space="preserve">. This triggers </w:t>
      </w:r>
      <w:r w:rsidR="00D86937">
        <w:t xml:space="preserve">a conformational </w:t>
      </w:r>
      <w:r w:rsidR="00200F2C">
        <w:t>shift</w:t>
      </w:r>
      <w:r w:rsidR="00D86937">
        <w:t xml:space="preserve"> </w:t>
      </w:r>
      <w:r w:rsidR="00D856A2">
        <w:t xml:space="preserve">of </w:t>
      </w:r>
      <w:proofErr w:type="spellStart"/>
      <w:r w:rsidR="00D856A2">
        <w:t>trimeric</w:t>
      </w:r>
      <w:proofErr w:type="spellEnd"/>
      <w:r w:rsidR="00D856A2">
        <w:t xml:space="preserve">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rsidR="00870A43">
        <w:t xml:space="preserve">, either CCR5 or CXCR4, </w:t>
      </w:r>
      <w:r w:rsidR="00D86937">
        <w:t>to facilitate fusion of the viral and host membrane</w:t>
      </w:r>
      <w:r w:rsidR="0050492D">
        <w:t>s</w:t>
      </w:r>
      <w:r w:rsidR="00EF573E">
        <w:t xml:space="preserve"> </w:t>
      </w:r>
      <w:r w:rsidR="0033438B">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2A0789">
        <w:instrText xml:space="preserve"> ADDIN EN.CITE </w:instrText>
      </w:r>
      <w:r w:rsidR="0033438B">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2A0789">
        <w:instrText xml:space="preserve"> ADDIN EN.CITE.DATA </w:instrText>
      </w:r>
      <w:r w:rsidR="0033438B">
        <w:fldChar w:fldCharType="end"/>
      </w:r>
      <w:r w:rsidR="0033438B">
        <w:fldChar w:fldCharType="separate"/>
      </w:r>
      <w:r w:rsidR="00BD0C62">
        <w:rPr>
          <w:noProof/>
        </w:rPr>
        <w:t>(Huang et al., 2007; Rizzuto et al., 1998; Wu et al., 1996; Wu et al., 1997)</w:t>
      </w:r>
      <w:r w:rsidR="0033438B">
        <w:fldChar w:fldCharType="end"/>
      </w:r>
      <w:r w:rsidR="00870A43">
        <w:t xml:space="preserve">. </w:t>
      </w:r>
      <w:r w:rsidR="00EA58AD">
        <w:t>The gp120-CD4 complex also triggers conformational change in gp41 trans-membrane protein</w:t>
      </w:r>
      <w:r w:rsidR="009549D9">
        <w:t xml:space="preserve"> from native non-fusion state to fusion state </w:t>
      </w:r>
      <w:r w:rsidR="0033438B">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2A0789">
        <w:instrText xml:space="preserve"> ADDIN EN.CITE </w:instrText>
      </w:r>
      <w:r w:rsidR="0033438B">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2A0789">
        <w:instrText xml:space="preserve"> ADDIN EN.CITE.DATA </w:instrText>
      </w:r>
      <w:r w:rsidR="0033438B">
        <w:fldChar w:fldCharType="end"/>
      </w:r>
      <w:r w:rsidR="0033438B">
        <w:fldChar w:fldCharType="separate"/>
      </w:r>
      <w:r w:rsidR="00BD0C62">
        <w:rPr>
          <w:noProof/>
        </w:rPr>
        <w:t>(Chan et al., 1997; Kliger et al., 1997)</w:t>
      </w:r>
      <w:r w:rsidR="0033438B">
        <w:fldChar w:fldCharType="end"/>
      </w:r>
      <w:r w:rsidR="009549D9">
        <w:t xml:space="preserve">. Gp41 </w:t>
      </w:r>
      <w:r w:rsidR="00D856A2">
        <w:t xml:space="preserve">plays role in the viral fusion and release of viral contents in to the host cell </w:t>
      </w:r>
      <w:r w:rsidR="0033438B">
        <w:fldChar w:fldCharType="begin"/>
      </w:r>
      <w:r w:rsidR="002A0789">
        <w:instrText xml:space="preserve"> ADDIN EN.CITE &lt;EndNote&gt;&lt;Cite&gt;&lt;Author&gt;Furuta&lt;/Author&gt;&lt;Year&gt;1998&lt;/Year&gt;&lt;RecNum&gt;46&lt;/RecNum&gt;&lt;record&gt;&lt;rec-number&gt;46&lt;/rec-number&gt;&lt;foreign-keys&gt;&lt;key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Cite&gt;&lt;Author&gt;Melikyan&lt;/Author&gt;&lt;Year&gt;2008&lt;/Year&gt;&lt;RecNum&gt;598&lt;/RecNum&gt;&lt;record&gt;&lt;rec-number&gt;598&lt;/rec-number&gt;&lt;foreign-keys&gt;&lt;key app="EN" db-id="fp25zzvrxrd9vke5zxqp9stbssprwstvdddz"&gt;598&lt;/key&gt;&lt;/foreign-keys&gt;&lt;ref-type name="Journal Article"&gt;17&lt;/ref-type&gt;&lt;contributors&gt;&lt;authors&gt;&lt;author&gt;Melikyan, Gregory B.&lt;/author&gt;&lt;/authors&gt;&lt;/contributors&gt;&lt;auth-address&gt;http://www.retrovirology.com/content/5/1/111/abstract&lt;/auth-address&gt;&lt;titles&gt;&lt;title&gt;Common principles and intermediates of viral protein-mediated fusion: the HIV-1 paradigm&lt;/title&gt;&lt;secondary-title&gt;Retrovirology&lt;/secondary-title&gt;&lt;/titles&gt;&lt;periodical&gt;&lt;full-title&gt;Retrovirology&lt;/full-title&gt;&lt;/periodical&gt;&lt;pages&gt;111&lt;/pages&gt;&lt;volume&gt;5&lt;/volume&gt;&lt;number&gt;1&lt;/number&gt;&lt;dates&gt;&lt;year&gt;2008&lt;/year&gt;&lt;pub-dates&gt;&lt;date&gt;December&lt;/date&gt;&lt;/pub-dates&gt;&lt;/dates&gt;&lt;isbn&gt;1742-4690&lt;/isbn&gt;&lt;label&gt;melikyan_common_2008&lt;/label&gt;&lt;urls&gt;&lt;related-urls&gt;&lt;url&gt;10.1186/1742-4690-5-111&lt;/url&gt;&lt;/related-urls&gt;&lt;/urls&gt;&lt;/record&gt;&lt;/Cite&gt;&lt;/EndNote&gt;</w:instrText>
      </w:r>
      <w:r w:rsidR="0033438B">
        <w:fldChar w:fldCharType="separate"/>
      </w:r>
      <w:r w:rsidR="00BD0C62">
        <w:rPr>
          <w:noProof/>
        </w:rPr>
        <w:t>(Furuta et al., 1998; Melikyan, 2008)</w:t>
      </w:r>
      <w:r w:rsidR="0033438B">
        <w:fldChar w:fldCharType="end"/>
      </w:r>
      <w:r w:rsidR="00D856A2">
        <w:t>,</w:t>
      </w:r>
      <w:r w:rsidR="00EA58AD">
        <w:t xml:space="preserve">. </w:t>
      </w:r>
      <w:r w:rsidR="0034538F">
        <w:t xml:space="preserve">The gp41 consists of </w:t>
      </w:r>
      <w:proofErr w:type="spellStart"/>
      <w:r w:rsidR="0034538F">
        <w:t>heptad</w:t>
      </w:r>
      <w:proofErr w:type="spellEnd"/>
      <w:r w:rsidR="0034538F">
        <w:t xml:space="preserve"> </w:t>
      </w:r>
      <w:r w:rsidR="006F4CA8">
        <w:t>repeats</w:t>
      </w:r>
      <w:r w:rsidR="0034538F">
        <w:t xml:space="preserve"> </w:t>
      </w:r>
      <w:r w:rsidR="00D856A2">
        <w:t xml:space="preserve">- </w:t>
      </w:r>
      <w:r w:rsidR="0034538F">
        <w:t>HR1 and HR2 that play role in fusion process</w:t>
      </w:r>
      <w:r w:rsidR="006F4CA8">
        <w:t xml:space="preserve"> </w:t>
      </w:r>
      <w:r w:rsidR="0033438B">
        <w:fldChar w:fldCharType="begin"/>
      </w:r>
      <w:r w:rsidR="002A0789">
        <w:instrText xml:space="preserve"> ADDIN EN.CITE &lt;EndNote&gt;&lt;Cite&gt;&lt;Author&gt;Tan&lt;/Author&gt;&lt;Year&gt;1997&lt;/Year&gt;&lt;RecNum&gt;53&lt;/RecNum&gt;&lt;record&gt;&lt;rec-number&gt;53&lt;/rec-number&gt;&lt;foreign-keys&gt;&lt;key app="EN" db-id="fp25zzvrxrd9vke5zxqp9stbssprwstvdddz"&gt;53&lt;/key&gt;&lt;/foreign-keys&gt;&lt;ref-type name="Journal Article"&gt;17&lt;/ref-type&gt;&lt;contributors&gt;&lt;authors&gt;&lt;author&gt;Tan, Kemin&lt;/author&gt;&lt;author&gt;Liu, Jin-huan&lt;/author&gt;&lt;author&gt;Wang, Jia-huai&lt;/author&gt;&lt;author&gt;Shen, Steven&lt;/author&gt;&lt;author&gt;Lu, Min&lt;/author&gt;&lt;/authors&gt;&lt;/contributors&gt;&lt;auth-address&gt;http://www.pnas.org/content/94/23/12303&lt;/auth-address&gt;&lt;titles&gt;&lt;title&gt;Atomic structure of a thermostable subdomain of HIV-1 gp41&lt;/title&gt;&lt;secondary-title&gt;Proceedings of the National Academy of Sciences&lt;/secondary-title&gt;&lt;/titles&gt;&lt;pages&gt;12303-12308&lt;/pages&gt;&lt;volume&gt;94&lt;/volume&gt;&lt;number&gt;23&lt;/number&gt;&lt;dates&gt;&lt;year&gt;1997&lt;/year&gt;&lt;pub-dates&gt;&lt;date&gt;November&lt;/date&gt;&lt;/pub-dates&gt;&lt;/dates&gt;&lt;isbn&gt;0027-8424, 1091-6490&lt;/isbn&gt;&lt;label&gt;tan_atomic_1997&lt;/label&gt;&lt;urls&gt;&lt;/urls&gt;&lt;/record&gt;&lt;/Ci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EndNote&gt;</w:instrText>
      </w:r>
      <w:r w:rsidR="0033438B">
        <w:fldChar w:fldCharType="separate"/>
      </w:r>
      <w:r w:rsidR="00BD0C62">
        <w:rPr>
          <w:noProof/>
        </w:rPr>
        <w:t>(Furuta et al., 1998; Tan et al., 1997)</w:t>
      </w:r>
      <w:r w:rsidR="0033438B">
        <w:fldChar w:fldCharType="end"/>
      </w:r>
      <w:r w:rsidR="0034538F">
        <w:t xml:space="preserve">. HR1 is a bundle of three helical motifs and HR2 is </w:t>
      </w:r>
      <w:proofErr w:type="spellStart"/>
      <w:r w:rsidR="0034538F">
        <w:t>trimeric</w:t>
      </w:r>
      <w:proofErr w:type="spellEnd"/>
      <w:r w:rsidR="0034538F">
        <w:t xml:space="preserve"> coiled coil stru</w:t>
      </w:r>
      <w:r w:rsidR="005A61FE">
        <w:t>c</w:t>
      </w:r>
      <w:r w:rsidR="0034538F">
        <w:t xml:space="preserve">ture </w:t>
      </w:r>
      <w:r w:rsidR="0033438B">
        <w:fldChar w:fldCharType="begin"/>
      </w:r>
      <w:r w:rsidR="002A0789">
        <w:instrText xml:space="preserve"> ADDIN EN.CITE &lt;EndNote&gt;&lt;Cite&gt;&lt;Author&gt;Dwyer&lt;/Author&gt;&lt;Year&gt;2003&lt;/Year&gt;&lt;RecNum&gt;828&lt;/RecNum&gt;&lt;record&gt;&lt;rec-number&gt;828&lt;/rec-number&gt;&lt;foreign-keys&gt;&lt;key app="EN" db-id="fp25zzvrxrd9vke5zxqp9stbssprwstvdddz"&gt;828&lt;/key&gt;&lt;/foreign-keys&gt;&lt;ref-type name="Journal Article"&gt;17&lt;/ref-type&gt;&lt;contributors&gt;&lt;authors&gt;&lt;author&gt;Dwyer, J. J.&lt;/author&gt;&lt;author&gt;Hasan, A.&lt;/author&gt;&lt;author&gt;Wilson, K. L.&lt;/author&gt;&lt;author&gt;White, J. M.&lt;/author&gt;&lt;author&gt;Matthews, T. J.&lt;/author&gt;&lt;author&gt;Delmedico, M. K.&lt;/author&gt;&lt;/authors&gt;&lt;/contributors&gt;&lt;auth-address&gt;Trimeris, Inc., 3518 Westgate Drive, Durham, North Carolina 27707, USA.&lt;/auth-address&gt;&lt;titles&gt;&lt;title&gt;The hydrophobic pocket contributes to the structural stability of the N-terminal coiled coil of HIV gp41 but is not required for six-helix bundle formation&lt;/title&gt;&lt;secondary-title&gt;Biochemistry&lt;/secondary-title&gt;&lt;/titles&gt;&lt;periodical&gt;&lt;full-title&gt;Biochemistry&lt;/full-title&gt;&lt;/periodical&gt;&lt;pages&gt;4945-53&lt;/pages&gt;&lt;volume&gt;42&lt;/volume&gt;&lt;number&gt;17&lt;/number&gt;&lt;edition&gt;2003/04/30&lt;/edition&gt;&lt;keywords&gt;&lt;keyword&gt;Amino Acid Sequence&lt;/keyword&gt;&lt;keyword&gt;Binding Sites&lt;/keyword&gt;&lt;keyword&gt;Circular Dichroism&lt;/keyword&gt;&lt;keyword&gt;Drug Stability&lt;/keyword&gt;&lt;keyword&gt;HIV/*physiology&lt;/keyword&gt;&lt;keyword&gt;HIV Envelope Protein gp41/*chemistry/metabolism&lt;/keyword&gt;&lt;keyword&gt;Membrane Fusion&lt;/keyword&gt;&lt;keyword&gt;Molecular Sequence Data&lt;/keyword&gt;&lt;keyword&gt;Molecular Weight&lt;/keyword&gt;&lt;keyword&gt;Peptide Fragments/chemistry&lt;/keyword&gt;&lt;keyword&gt;*Protein Structure, Secondary&lt;/keyword&gt;&lt;keyword&gt;Sequence Alignment&lt;/keyword&gt;&lt;keyword&gt;Sequence Homology, Amino Acid&lt;/keyword&gt;&lt;keyword&gt;Software&lt;/keyword&gt;&lt;keyword&gt;Thermodynamics&lt;/keyword&gt;&lt;/keywords&gt;&lt;dates&gt;&lt;year&gt;2003&lt;/year&gt;&lt;pub-dates&gt;&lt;date&gt;May 6&lt;/date&gt;&lt;/pub-dates&gt;&lt;/dates&gt;&lt;isbn&gt;0006-2960 (Print)&amp;#xD;0006-2960 (Linking)&lt;/isbn&gt;&lt;accession-num&gt;12718536&lt;/accession-num&gt;&lt;urls&gt;&lt;related-urls&gt;&lt;url&gt;http://www.ncbi.nlm.nih.gov/entrez/query.fcgi?cmd=Retrieve&amp;amp;db=PubMed&amp;amp;dopt=Citation&amp;amp;list_uids=12718536&lt;/url&gt;&lt;/related-urls&gt;&lt;/urls&gt;&lt;electronic-resource-num&gt;10.1021/bi027283n&lt;/electronic-resource-num&gt;&lt;language&gt;eng&lt;/language&gt;&lt;/record&gt;&lt;/Cite&gt;&lt;/EndNote&gt;</w:instrText>
      </w:r>
      <w:r w:rsidR="0033438B">
        <w:fldChar w:fldCharType="separate"/>
      </w:r>
      <w:r w:rsidR="00BD0C62">
        <w:rPr>
          <w:noProof/>
        </w:rPr>
        <w:t>(Dwyer et al., 2003)</w:t>
      </w:r>
      <w:r w:rsidR="0033438B">
        <w:fldChar w:fldCharType="end"/>
      </w:r>
      <w:r w:rsidR="0034538F">
        <w:t xml:space="preserve">. </w:t>
      </w:r>
      <w:r w:rsidR="00D856A2">
        <w:t xml:space="preserve"> During fusion process, HR2 makes numerous contacts with HR1 to form stable six helical bundles</w:t>
      </w:r>
      <w:r w:rsidR="00AA4B27">
        <w:t xml:space="preserve"> </w:t>
      </w:r>
      <w:r w:rsidR="0033438B">
        <w:fldChar w:fldCharType="begin"/>
      </w:r>
      <w:r w:rsidR="002A0789">
        <w:instrText xml:space="preserve"> ADDIN EN.CITE &lt;EndNote&gt;&lt;Cite&gt;&lt;Author&gt;Melikyan&lt;/Author&gt;&lt;Year&gt;2000&lt;/Year&gt;&lt;RecNum&gt;48&lt;/RecNum&gt;&lt;record&gt;&lt;rec-number&gt;48&lt;/rec-number&gt;&lt;foreign-keys&gt;&lt;key app="EN" db-id="fp25zzvrxrd9vke5zxqp9stbssprwstvdddz"&gt;48&lt;/key&gt;&lt;/foreign-keys&gt;&lt;ref-type name="Journal Article"&gt;17&lt;/ref-type&gt;&lt;contributors&gt;&lt;authors&gt;&lt;author&gt;Melikyan, Grigory B.&lt;/author&gt;&lt;author&gt;Markosyan, Ruben M.&lt;/author&gt;&lt;author&gt;Hemmati, Hila&lt;/author&gt;&lt;author&gt;Delmedico, Mary K.&lt;/author&gt;&lt;author&gt;Lambert, Dennis M.&lt;/author&gt;&lt;author&gt;Cohen, Fredric S.&lt;/author&gt;&lt;/authors&gt;&lt;/contributors&gt;&lt;auth-address&gt;http://jcb.rupress.org/content/151/2/413&lt;/auth-address&gt;&lt;titles&gt;&lt;title&gt;Evidence That the Transition of HIV-1 Gp41 into a Six-Helix Bundle, Not the Bundle Configuration, Induces Membrane Fusion&lt;/title&gt;&lt;secondary-title&gt;The Journal of Cell Biology&lt;/secondary-title&gt;&lt;/titles&gt;&lt;pages&gt;413-424&lt;/pages&gt;&lt;volume&gt;151&lt;/volume&gt;&lt;number&gt;2&lt;/number&gt;&lt;dates&gt;&lt;year&gt;2000&lt;/year&gt;&lt;pub-dates&gt;&lt;date&gt;October&lt;/date&gt;&lt;/pub-dates&gt;&lt;/dates&gt;&lt;isbn&gt;0021-9525, 1540-8140&lt;/isbn&gt;&lt;label&gt;melikyan_evidence_2000&lt;/label&gt;&lt;urls&gt;&lt;related-urls&gt;&lt;url&gt;10.1083/jcb.151.2.413&lt;/url&gt;&lt;/related-urls&gt;&lt;/urls&gt;&lt;/record&gt;&lt;/Cite&gt;&lt;/EndNote&gt;</w:instrText>
      </w:r>
      <w:r w:rsidR="0033438B">
        <w:fldChar w:fldCharType="separate"/>
      </w:r>
      <w:r w:rsidR="00BD0C62">
        <w:rPr>
          <w:noProof/>
        </w:rPr>
        <w:t>(Melikyan et al., 2000)</w:t>
      </w:r>
      <w:r w:rsidR="0033438B">
        <w:fldChar w:fldCharType="end"/>
      </w:r>
      <w:r w:rsidR="00D856A2">
        <w:t>.</w:t>
      </w:r>
    </w:p>
    <w:p w:rsidR="00870A43" w:rsidRDefault="00FC09AB" w:rsidP="00870A43">
      <w:pPr>
        <w:rPr>
          <w:b/>
        </w:rPr>
      </w:pPr>
      <w:r>
        <w:rPr>
          <w:b/>
        </w:rPr>
        <w:t xml:space="preserve">1.5.3 </w:t>
      </w:r>
      <w:r w:rsidR="00870A43" w:rsidRPr="002A106D">
        <w:rPr>
          <w:b/>
        </w:rPr>
        <w:t>Regulator Genes:</w:t>
      </w:r>
    </w:p>
    <w:p w:rsidR="00870A43" w:rsidRPr="000D5BF6" w:rsidRDefault="00870A43" w:rsidP="00870A43"/>
    <w:p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AA4B27">
        <w:t xml:space="preserve"> </w:t>
      </w:r>
      <w:r w:rsidR="0033438B">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2A0789">
        <w:instrText xml:space="preserve"> ADDIN EN.CITE </w:instrText>
      </w:r>
      <w:r w:rsidR="0033438B">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2A0789">
        <w:instrText xml:space="preserve"> ADDIN EN.CITE.DATA </w:instrText>
      </w:r>
      <w:r w:rsidR="0033438B">
        <w:fldChar w:fldCharType="end"/>
      </w:r>
      <w:r w:rsidR="0033438B">
        <w:fldChar w:fldCharType="separate"/>
      </w:r>
      <w:r w:rsidR="002A0789">
        <w:rPr>
          <w:noProof/>
        </w:rPr>
        <w:t>(Rosen and Pavlakis, 1990a; Roy et al., 1990)</w:t>
      </w:r>
      <w:r w:rsidR="0033438B">
        <w:fldChar w:fldCharType="end"/>
      </w:r>
      <w:r>
        <w:t xml:space="preserve">. </w:t>
      </w:r>
      <w:r w:rsidR="00FA3B62">
        <w:t>T</w:t>
      </w:r>
      <w:r w:rsidR="00B1077F">
        <w:t>he</w:t>
      </w:r>
      <w:r>
        <w:t xml:space="preserve"> HIV </w:t>
      </w:r>
      <w:proofErr w:type="spellStart"/>
      <w:r>
        <w:t>proviral</w:t>
      </w:r>
      <w:proofErr w:type="spellEnd"/>
      <w:r>
        <w:t xml:space="preserve"> genome integrat</w:t>
      </w:r>
      <w:r w:rsidR="00FA3B62">
        <w:t xml:space="preserve">ed in to the host genome </w:t>
      </w:r>
      <w:r>
        <w:t>is regulated by cellular as well as the viral transcription regulatory factors</w:t>
      </w:r>
      <w:r w:rsidR="00BB6419">
        <w:t xml:space="preserve"> </w:t>
      </w:r>
      <w:r w:rsidR="0033438B">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2A0789">
        <w:instrText xml:space="preserve"> ADDIN EN.CITE </w:instrText>
      </w:r>
      <w:r w:rsidR="0033438B">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2A0789">
        <w:instrText xml:space="preserve"> ADDIN EN.CITE.DATA </w:instrText>
      </w:r>
      <w:r w:rsidR="0033438B">
        <w:fldChar w:fldCharType="end"/>
      </w:r>
      <w:r w:rsidR="0033438B">
        <w:fldChar w:fldCharType="separate"/>
      </w:r>
      <w:r w:rsidR="00BD0C62">
        <w:rPr>
          <w:noProof/>
        </w:rPr>
        <w:t>(Cullen, 1991; Gaynor, 1992)</w:t>
      </w:r>
      <w:r w:rsidR="0033438B">
        <w:fldChar w:fldCharType="end"/>
      </w:r>
      <w:r>
        <w:t>. Tat is the primary transcriptional regulatory factor</w:t>
      </w:r>
      <w:r w:rsidR="00FA3B62">
        <w:t xml:space="preserve"> </w:t>
      </w:r>
      <w:r w:rsidR="0033438B">
        <w:fldChar w:fldCharType="begin"/>
      </w:r>
      <w:r w:rsidR="002A0789">
        <w:instrText xml:space="preserve"> ADDIN EN.CITE &lt;EndNote&gt;&lt;Cite&gt;&lt;Author&gt;Marcello&lt;/Author&gt;&lt;Year&gt;2001&lt;/Year&gt;&lt;RecNum&gt;838&lt;/RecNum&gt;&lt;record&gt;&lt;rec-number&gt;838&lt;/rec-number&gt;&lt;foreign-keys&gt;&lt;key app="EN" db-id="fp25zzvrxrd9vke5zxqp9stbssprwstvdddz"&gt;838&lt;/key&gt;&lt;/foreign-keys&gt;&lt;ref-type name="Journal Article"&gt;17&lt;/ref-type&gt;&lt;contributors&gt;&lt;authors&gt;&lt;author&gt;Marcello, A.&lt;/author&gt;&lt;author&gt;Zoppe, M.&lt;/author&gt;&lt;author&gt;Giacca, M.&lt;/author&gt;&lt;/authors&gt;&lt;/contributors&gt;&lt;auth-address&gt;Molecular Medicine Laboratory, International Centre for Genetic Engineering and Biotechnology, Trieste, Italy.&lt;/auth-address&gt;&lt;titles&gt;&lt;title&gt;Multiple modes of transcriptional regulation by the HIV-1 Tat transactivator&lt;/title&gt;&lt;secondary-title&gt;IUBMB Life&lt;/secondary-title&gt;&lt;/titles&gt;&lt;periodical&gt;&lt;full-title&gt;IUBMB Life&lt;/full-title&gt;&lt;/periodical&gt;&lt;pages&gt;175-81&lt;/pages&gt;&lt;volume&gt;51&lt;/volume&gt;&lt;number&gt;3&lt;/number&gt;&lt;edition&gt;2001/09/08&lt;/edition&gt;&lt;keywords&gt;&lt;keyword&gt;Acetyltransferases/metabolism&lt;/keyword&gt;&lt;keyword&gt;Amino Acid Sequence&lt;/keyword&gt;&lt;keyword&gt;Chromatin/genetics/virology&lt;/keyword&gt;&lt;keyword&gt;Gene Expression Regulation, Viral&lt;/keyword&gt;&lt;keyword&gt;Gene Products, tat/chemistry/*genetics/metabolism&lt;/keyword&gt;&lt;keyword&gt;HIV Long Terminal Repeat&lt;/keyword&gt;&lt;keyword&gt;HIV-1/*genetics/growth &amp;amp; development/metabolism&lt;/keyword&gt;&lt;keyword&gt;Humans&lt;/keyword&gt;&lt;keyword&gt;Molecular Sequence Data&lt;/keyword&gt;&lt;keyword&gt;Promoter Regions, Genetic&lt;/keyword&gt;&lt;keyword&gt;Proviruses/genetics&lt;/keyword&gt;&lt;keyword&gt;Transcriptional Activation&lt;/keyword&gt;&lt;keyword&gt;tat Gene Products, Human Immunodeficiency Virus&lt;/keyword&gt;&lt;/keywords&gt;&lt;dates&gt;&lt;year&gt;2001&lt;/year&gt;&lt;pub-dates&gt;&lt;date&gt;Mar&lt;/date&gt;&lt;/pub-dates&gt;&lt;/dates&gt;&lt;isbn&gt;1521-6543 (Print)&amp;#xD;1521-6543 (Linking)&lt;/isbn&gt;&lt;accession-num&gt;11547919&lt;/accession-num&gt;&lt;urls&gt;&lt;related-urls&gt;&lt;url&gt;http://www.ncbi.nlm.nih.gov/entrez/query.fcgi?cmd=Retrieve&amp;amp;db=PubMed&amp;amp;dopt=Citation&amp;amp;list_uids=11547919&lt;/url&gt;&lt;/related-urls&gt;&lt;/urls&gt;&lt;electronic-resource-num&gt;10.1080/152165401753544241&lt;/electronic-resource-num&gt;&lt;language&gt;eng&lt;/language&gt;&lt;/record&gt;&lt;/Cite&gt;&lt;/EndNote&gt;</w:instrText>
      </w:r>
      <w:r w:rsidR="0033438B">
        <w:fldChar w:fldCharType="separate"/>
      </w:r>
      <w:r w:rsidR="00BD0C62">
        <w:rPr>
          <w:noProof/>
        </w:rPr>
        <w:t>(Marcello et al., 2001)</w:t>
      </w:r>
      <w:r w:rsidR="0033438B">
        <w:fldChar w:fldCharType="end"/>
      </w:r>
      <w:r>
        <w:t>. An example of Tat action is the control of RNA polymerase II elongati</w:t>
      </w:r>
      <w:r w:rsidR="00FA3B62">
        <w:t xml:space="preserve">on during transcription, which otherwise </w:t>
      </w:r>
      <w:r>
        <w:t>disengages from the template DNA strand, terminating the transcription prematurely</w:t>
      </w:r>
      <w:r w:rsidR="00561D36">
        <w:t xml:space="preserve"> </w:t>
      </w:r>
      <w:r w:rsidR="0033438B">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2A0789">
        <w:instrText xml:space="preserve"> ADDIN EN.CITE </w:instrText>
      </w:r>
      <w:r w:rsidR="0033438B">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2A0789">
        <w:instrText xml:space="preserve"> ADDIN EN.CITE.DATA </w:instrText>
      </w:r>
      <w:r w:rsidR="0033438B">
        <w:fldChar w:fldCharType="end"/>
      </w:r>
      <w:r w:rsidR="0033438B">
        <w:fldChar w:fldCharType="separate"/>
      </w:r>
      <w:r w:rsidR="00BD0C62">
        <w:rPr>
          <w:noProof/>
        </w:rPr>
        <w:t>(Bourgeois et al., 2002; Chou et al.; He and Zhou)</w:t>
      </w:r>
      <w:r w:rsidR="0033438B">
        <w:fldChar w:fldCharType="end"/>
      </w:r>
      <w:r>
        <w:t xml:space="preserve">. </w:t>
      </w:r>
      <w:proofErr w:type="spellStart"/>
      <w:r>
        <w:t>Sodroski</w:t>
      </w:r>
      <w:proofErr w:type="spellEnd"/>
      <w:r>
        <w:t xml:space="preserve"> </w:t>
      </w:r>
      <w:r>
        <w:rPr>
          <w:i/>
        </w:rPr>
        <w:t>et al</w:t>
      </w:r>
      <w:r>
        <w:t>. (1985) first</w:t>
      </w:r>
      <w:r w:rsidR="00557715">
        <w:t xml:space="preserve"> explained the function of Tat</w:t>
      </w:r>
      <w:r w:rsidR="00BB6419">
        <w:t xml:space="preserve"> </w:t>
      </w:r>
      <w:r w:rsidR="0033438B">
        <w:fldChar w:fldCharType="begin"/>
      </w:r>
      <w:r w:rsidR="002A0789">
        <w:instrText xml:space="preserve"> ADDIN EN.CITE &lt;EndNote&gt;&lt;Cite&gt;&lt;Author&gt;Sodroski&lt;/Author&gt;&lt;Year&gt;1985&lt;/Year&gt;&lt;RecNum&gt;836&lt;/RecNum&gt;&lt;record&gt;&lt;rec-number&gt;836&lt;/rec-number&gt;&lt;foreign-keys&gt;&lt;key app="EN" db-id="fp25zzvrxrd9vke5zxqp9stbssprwstvdddz"&gt;836&lt;/key&gt;&lt;/foreign-keys&gt;&lt;ref-type name="Journal Article"&gt;17&lt;/ref-type&gt;&lt;contributors&gt;&lt;authors&gt;&lt;author&gt;Sodroski, J.&lt;/author&gt;&lt;author&gt;Rosen, C.&lt;/author&gt;&lt;author&gt;Wong-Staal, F.&lt;/author&gt;&lt;author&gt;Salahuddin, S. Z.&lt;/author&gt;&lt;author&gt;Popovic, M.&lt;/author&gt;&lt;author&gt;Arya, S.&lt;/author&gt;&lt;author&gt;Gallo, R. C.&lt;/author&gt;&lt;author&gt;Haseltine, W. A.&lt;/author&gt;&lt;/authors&gt;&lt;/contributors&gt;&lt;titles&gt;&lt;title&gt;Trans-acting transcriptional regulation of human T-cell leukemia virus type III long terminal repeat&lt;/title&gt;&lt;secondary-title&gt;Science&lt;/secondary-title&gt;&lt;/titles&gt;&lt;periodical&gt;&lt;full-title&gt;Science&lt;/full-title&gt;&lt;/periodical&gt;&lt;pages&gt;171-3&lt;/pages&gt;&lt;volume&gt;227&lt;/volume&gt;&lt;number&gt;4683&lt;/number&gt;&lt;edition&gt;1985/01/11&lt;/edition&gt;&lt;keywords&gt;&lt;keyword&gt;Acetyltransferases/genetics/metabolism&lt;/keyword&gt;&lt;keyword&gt;Cell Line&lt;/keyword&gt;&lt;keyword&gt;Chloramphenicol O-Acetyltransferase&lt;/keyword&gt;&lt;keyword&gt;DNA, Recombinant&lt;/keyword&gt;&lt;keyword&gt;Deltaretrovirus/*genetics&lt;/keyword&gt;&lt;keyword&gt;*Gene Expression Regulation&lt;/keyword&gt;&lt;keyword&gt;Humans&lt;/keyword&gt;&lt;keyword&gt;Operon&lt;/keyword&gt;&lt;keyword&gt;Plasmids&lt;/keyword&gt;&lt;keyword&gt;Transcription, Genetic&lt;/keyword&gt;&lt;keyword&gt;Transfection&lt;/keyword&gt;&lt;/keywords&gt;&lt;dates&gt;&lt;year&gt;1985&lt;/year&gt;&lt;pub-dates&gt;&lt;date&gt;Jan 11&lt;/date&gt;&lt;/pub-dates&gt;&lt;/dates&gt;&lt;isbn&gt;0036-8075 (Print)&amp;#xD;0036-8075 (Linking)&lt;/isbn&gt;&lt;accession-num&gt;2981427&lt;/accession-num&gt;&lt;urls&gt;&lt;related-urls&gt;&lt;url&gt;http://www.ncbi.nlm.nih.gov/entrez/query.fcgi?cmd=Retrieve&amp;amp;db=PubMed&amp;amp;dopt=Citation&amp;amp;list_uids=2981427&lt;/url&gt;&lt;/related-urls&gt;&lt;/urls&gt;&lt;language&gt;eng&lt;/language&gt;&lt;/record&gt;&lt;/Cite&gt;&lt;/EndNote&gt;</w:instrText>
      </w:r>
      <w:r w:rsidR="0033438B">
        <w:fldChar w:fldCharType="separate"/>
      </w:r>
      <w:r w:rsidR="00BD0C62">
        <w:rPr>
          <w:noProof/>
        </w:rPr>
        <w:t>(Sodroski et al., 1985)</w:t>
      </w:r>
      <w:r w:rsidR="0033438B">
        <w:fldChar w:fldCharType="end"/>
      </w:r>
      <w:r w:rsidR="00557715">
        <w:t>.</w:t>
      </w:r>
    </w:p>
    <w:p w:rsidR="00870A43" w:rsidRPr="0081166C" w:rsidRDefault="00870A43" w:rsidP="00870A43">
      <w:pPr>
        <w:spacing w:line="480" w:lineRule="auto"/>
        <w:jc w:val="both"/>
      </w:pPr>
      <w:r>
        <w:t xml:space="preserve">Rev is </w:t>
      </w:r>
      <w:r w:rsidR="00CB067F">
        <w:t xml:space="preserve">a 19 kilo Dalton </w:t>
      </w:r>
      <w:proofErr w:type="spellStart"/>
      <w:r w:rsidR="00CB067F">
        <w:t>phosphoprotein</w:t>
      </w:r>
      <w:proofErr w:type="spellEnd"/>
      <w:r w:rsidR="00CB067F">
        <w:t xml:space="preserve"> </w:t>
      </w:r>
      <w:r w:rsidR="0033438B">
        <w:fldChar w:fldCharType="begin"/>
      </w:r>
      <w:r w:rsidR="002A0789">
        <w:instrText xml:space="preserve"> ADDIN EN.CITE &lt;EndNote&gt;&lt;Cite&gt;&lt;Author&gt;Malim&lt;/Author&gt;&lt;Year&gt;1989&lt;/Year&gt;&lt;RecNum&gt;843&lt;/RecNum&gt;&lt;record&gt;&lt;rec-number&gt;843&lt;/rec-number&gt;&lt;foreign-keys&gt;&lt;key app="EN" db-id="fp25zzvrxrd9vke5zxqp9stbssprwstvdddz"&gt;843&lt;/key&gt;&lt;/foreign-keys&gt;&lt;ref-type name="Journal Article"&gt;17&lt;/ref-type&gt;&lt;contributors&gt;&lt;authors&gt;&lt;author&gt;Malim, M. H.&lt;/author&gt;&lt;author&gt;Bohnlein, S.&lt;/author&gt;&lt;author&gt;Hauber, J.&lt;/author&gt;&lt;author&gt;Cullen, B. R.&lt;/author&gt;&lt;/authors&gt;&lt;/contributors&gt;&lt;auth-address&gt;Howard Hughes Medical Institute, Duke University Medical Center, Durham, North Carolina 27710.&lt;/auth-address&gt;&lt;titles&gt;&lt;title&gt;Functional dissection of the HIV-1 Rev trans-activator--derivation of a trans-dominant repressor of Rev function&lt;/title&gt;&lt;secondary-title&gt;Cell&lt;/secondary-title&gt;&lt;/titles&gt;&lt;periodical&gt;&lt;full-title&gt;Cell&lt;/full-title&gt;&lt;/periodical&gt;&lt;pages&gt;205-14&lt;/pages&gt;&lt;volume&gt;58&lt;/volume&gt;&lt;number&gt;1&lt;/number&gt;&lt;edition&gt;1989/07/14&lt;/edition&gt;&lt;keywords&gt;&lt;keyword&gt;Amino Acid Sequence&lt;/keyword&gt;&lt;keyword&gt;Animals&lt;/keyword&gt;&lt;keyword&gt;Cells, Cultured&lt;/keyword&gt;&lt;keyword&gt;Cercopithecus aethiops&lt;/keyword&gt;&lt;keyword&gt;DNA Mutational Analysis&lt;/keyword&gt;&lt;keyword&gt;Gene Expression Regulation&lt;/keyword&gt;&lt;keyword&gt;HIV/*genetics&lt;/keyword&gt;&lt;keyword&gt;Molecular Sequence Data&lt;/keyword&gt;&lt;keyword&gt;Nuclear Proteins/physiology&lt;/keyword&gt;&lt;keyword&gt;Phosphoproteins/physiology&lt;/keyword&gt;&lt;keyword&gt;Phosphorylation&lt;/keyword&gt;&lt;keyword&gt;Precipitin Tests&lt;/keyword&gt;&lt;keyword&gt;Repressor Proteins/physiology&lt;/keyword&gt;&lt;keyword&gt;Retroviridae Proteins/*physiology&lt;/keyword&gt;&lt;keyword&gt;Structure-Activity Relationship&lt;/keyword&gt;&lt;keyword&gt;Transcription Factors/*physiology&lt;/keyword&gt;&lt;keyword&gt;Transcription, Genetic&lt;/keyword&gt;&lt;/keywords&gt;&lt;dates&gt;&lt;year&gt;1989&lt;/year&gt;&lt;pub-dates&gt;&lt;date&gt;Jul 14&lt;/date&gt;&lt;/pub-dates&gt;&lt;/dates&gt;&lt;isbn&gt;0092-8674 (Print)&amp;#xD;0092-8674 (Linking)&lt;/isbn&gt;&lt;accession-num&gt;2752419&lt;/accession-num&gt;&lt;urls&gt;&lt;related-urls&gt;&lt;url&gt;http://www.ncbi.nlm.nih.gov/entrez/query.fcgi?cmd=Retrieve&amp;amp;db=PubMed&amp;amp;dopt=Citation&amp;amp;list_uids=2752419&lt;/url&gt;&lt;/related-urls&gt;&lt;/urls&gt;&lt;electronic-resource-num&gt;0092-8674(89)90416-9 [pii]&lt;/electronic-resource-num&gt;&lt;language&gt;eng&lt;/language&gt;&lt;/record&gt;&lt;/Cite&gt;&lt;/EndNote&gt;</w:instrText>
      </w:r>
      <w:r w:rsidR="0033438B">
        <w:fldChar w:fldCharType="separate"/>
      </w:r>
      <w:r w:rsidR="00BD0C62">
        <w:rPr>
          <w:noProof/>
        </w:rPr>
        <w:t>(Malim et al., 1989a)</w:t>
      </w:r>
      <w:r w:rsidR="0033438B">
        <w:fldChar w:fldCharType="end"/>
      </w:r>
      <w:r w:rsidR="00CB067F">
        <w:t xml:space="preserve"> </w:t>
      </w:r>
      <w:r>
        <w:t>trans-activating factor for HIV gene expression</w:t>
      </w:r>
      <w:r w:rsidR="00BB6419">
        <w:t xml:space="preserve"> </w:t>
      </w:r>
      <w:r w:rsidR="0033438B">
        <w:fldChar w:fldCharType="begin"/>
      </w:r>
      <w:r w:rsidR="002A0789">
        <w:instrText xml:space="preserve"> ADDIN EN.CITE &lt;EndNote&gt;&lt;Cite&gt;&lt;Author&gt;Rosen&lt;/Author&gt;&lt;Year&gt;1990&lt;/Year&gt;&lt;RecNum&gt;845&lt;/RecNum&gt;&lt;record&gt;&lt;rec-number&gt;845&lt;/rec-number&gt;&lt;foreign-keys&gt;&lt;key app="EN" db-id="fp25zzvrxrd9vke5zxqp9stbssprwstvdddz"&gt;845&lt;/key&gt;&lt;/foreign-keys&gt;&lt;ref-type name="Journal Article"&gt;17&lt;/ref-type&gt;&lt;contributors&gt;&lt;authors&gt;&lt;author&gt;Rosen, C. A.&lt;/author&gt;&lt;author&gt;Pavlakis, G. N.&lt;/author&gt;&lt;/authors&gt;&lt;/contributors&gt;&lt;auth-address&gt;Department of Oncology and Virology, Roche Institute of Molecular Biology, NNutley, New Jersey.&lt;/auth-address&gt;&lt;titles&gt;&lt;title&gt;Tat and Rev: positive regulators of HIV gene expression&lt;/title&gt;&lt;secondary-title&gt;AIDS&lt;/secondary-title&gt;&lt;/titles&gt;&lt;periodical&gt;&lt;full-title&gt;AIDS&lt;/full-title&gt;&lt;/periodical&gt;&lt;pages&gt;499-509&lt;/pages&gt;&lt;volume&gt;4&lt;/volume&gt;&lt;number&gt;6&lt;/number&gt;&lt;edition&gt;1990/06/01&lt;/edition&gt;&lt;keywords&gt;&lt;keyword&gt;Amino Acid Sequence&lt;/keyword&gt;&lt;keyword&gt;Base Sequence&lt;/keyword&gt;&lt;keyword&gt;*Gene Expression Regulation, Viral&lt;/keyword&gt;&lt;keyword&gt;Gene Products, rev/*genetics&lt;/keyword&gt;&lt;keyword&gt;Gene Products, tat/*genetics&lt;/keyword&gt;&lt;keyword&gt;HIV/*genetics&lt;/keyword&gt;&lt;keyword&gt;Humans&lt;/keyword&gt;&lt;keyword&gt;Molecular Sequence Data&lt;/keyword&gt;&lt;keyword&gt;Trans-Activators/*genetics&lt;/keyword&gt;&lt;keyword&gt;rev Gene Products, Human Immunodeficiency Virus&lt;/keyword&gt;&lt;keyword&gt;tat Gene Products, Human Immunodeficiency Virus&lt;/keyword&gt;&lt;/keywords&gt;&lt;dates&gt;&lt;year&gt;1990&lt;/year&gt;&lt;pub-dates&gt;&lt;date&gt;Jun&lt;/date&gt;&lt;/pub-dates&gt;&lt;/dates&gt;&lt;isbn&gt;0269-9370 (Print)&amp;#xD;0269-9370 (Linking)&lt;/isbn&gt;&lt;accession-num&gt;2201316&lt;/accession-num&gt;&lt;urls&gt;&lt;related-urls&gt;&lt;url&gt;http://www.ncbi.nlm.nih.gov/entrez/query.fcgi?cmd=Retrieve&amp;amp;db=PubMed&amp;amp;dopt=Citation&amp;amp;list_uids=2201316&lt;/url&gt;&lt;/related-urls&gt;&lt;/urls&gt;&lt;language&gt;eng&lt;/language&gt;&lt;/record&gt;&lt;/Cite&gt;&lt;/EndNote&gt;</w:instrText>
      </w:r>
      <w:r w:rsidR="0033438B">
        <w:fldChar w:fldCharType="separate"/>
      </w:r>
      <w:r w:rsidR="002A0789">
        <w:rPr>
          <w:noProof/>
        </w:rPr>
        <w:t>(Rosen and Pavlakis, 1990a)</w:t>
      </w:r>
      <w:r w:rsidR="0033438B">
        <w:fldChar w:fldCharType="end"/>
      </w:r>
      <w:r>
        <w:t>. Like Tat, it is also mainly localized in the nucleus of host cell</w:t>
      </w:r>
      <w:r w:rsidR="00CB067F">
        <w:t xml:space="preserve"> </w:t>
      </w:r>
      <w:r w:rsidR="0033438B">
        <w:fldChar w:fldCharType="begin"/>
      </w:r>
      <w:r w:rsidR="002A0789">
        <w:instrText xml:space="preserve"> ADDIN EN.CITE &lt;EndNote&gt;&lt;Cite&gt;&lt;Author&gt;Rosen&lt;/Author&gt;&lt;Year&gt;1990&lt;/Year&gt;&lt;RecNum&gt;844&lt;/RecNum&gt;&lt;record&gt;&lt;rec-number&gt;844&lt;/rec-number&gt;&lt;foreign-keys&gt;&lt;key app="EN" db-id="fp25zzvrxrd9vke5zxqp9stbssprwstvdddz"&gt;844&lt;/key&gt;&lt;/foreign-keys&gt;&lt;ref-type name="Journal Article"&gt;17&lt;/ref-type&gt;&lt;contributors&gt;&lt;authors&gt;&lt;author&gt;Rosen, C. A.&lt;/author&gt;&lt;author&gt;Pavlakis, G. N.&lt;/author&gt;&lt;/authors&gt;&lt;/contributors&gt;&lt;titles&gt;&lt;title&gt;Tat and Rev: positive regulators of HIV gene expression&lt;/title&gt;&lt;secondary-title&gt;AIDS&lt;/secondary-title&gt;&lt;/titles&gt;&lt;periodical&gt;&lt;full-title&gt;AIDS&lt;/full-title&gt;&lt;/periodical&gt;&lt;pages&gt;A51&lt;/pages&gt;&lt;volume&gt;4&lt;/volume&gt;&lt;number&gt;8&lt;/number&gt;&lt;edition&gt;1990/08/01&lt;/edition&gt;&lt;keywords&gt;&lt;keyword&gt;Base Sequence&lt;/keyword&gt;&lt;keyword&gt;Genes, rev/*genetics&lt;/keyword&gt;&lt;keyword&gt;Genes, tat/*genetics&lt;/keyword&gt;&lt;keyword&gt;Molecular Sequence Data&lt;/keyword&gt;&lt;/keywords&gt;&lt;dates&gt;&lt;year&gt;1990&lt;/year&gt;&lt;pub-dates&gt;&lt;date&gt;Aug&lt;/date&gt;&lt;/pub-dates&gt;&lt;/dates&gt;&lt;isbn&gt;0269-9370 (Print)&amp;#xD;0269-9370 (Linking)&lt;/isbn&gt;&lt;accession-num&gt;2285434&lt;/accession-num&gt;&lt;urls&gt;&lt;related-urls&gt;&lt;url&gt;http://www.ncbi.nlm.nih.gov/entrez/query.fcgi?cmd=Retrieve&amp;amp;db=PubMed&amp;amp;dopt=Citation&amp;amp;list_uids=2285434&lt;/url&gt;&lt;/related-urls&gt;&lt;/urls&gt;&lt;language&gt;eng&lt;/language&gt;&lt;/record&gt;&lt;/Cite&gt;&lt;/EndNote&gt;</w:instrText>
      </w:r>
      <w:r w:rsidR="0033438B">
        <w:fldChar w:fldCharType="separate"/>
      </w:r>
      <w:r w:rsidR="002A0789">
        <w:rPr>
          <w:noProof/>
        </w:rPr>
        <w:t>(Rosen and Pavlakis, 1990b)</w:t>
      </w:r>
      <w:r w:rsidR="0033438B">
        <w:fldChar w:fldCharType="end"/>
      </w:r>
      <w:r>
        <w:t>, but cycles rapidly between the nucleus and cytoplasm as it promotes nuclear export of the transcriptional products</w:t>
      </w:r>
      <w:r w:rsidR="00BB6419">
        <w:t xml:space="preserve"> </w:t>
      </w:r>
      <w:r w:rsidR="0033438B">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742FB7">
        <w:instrText xml:space="preserve"> ADDIN EN.CITE </w:instrText>
      </w:r>
      <w:r w:rsidR="0033438B">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742FB7">
        <w:instrText xml:space="preserve"> ADDIN EN.CITE.DATA </w:instrText>
      </w:r>
      <w:r w:rsidR="0033438B">
        <w:fldChar w:fldCharType="end"/>
      </w:r>
      <w:r w:rsidR="0033438B">
        <w:fldChar w:fldCharType="separate"/>
      </w:r>
      <w:r w:rsidR="00BD0C62">
        <w:rPr>
          <w:noProof/>
        </w:rPr>
        <w:t>(Fischer et al., 1995; Fischer et al., 1994; Henderson and Percipalle, 1997; Malim et al., 1989b)</w:t>
      </w:r>
      <w:r w:rsidR="0033438B">
        <w:fldChar w:fldCharType="end"/>
      </w:r>
      <w:r>
        <w:t xml:space="preserve">. Rev binds at the Rev Responsive Element (RRE), which is an RNA element encoded within the </w:t>
      </w:r>
      <w:proofErr w:type="spellStart"/>
      <w:r w:rsidRPr="00F35B9D">
        <w:rPr>
          <w:i/>
        </w:rPr>
        <w:t>env</w:t>
      </w:r>
      <w:proofErr w:type="spellEnd"/>
      <w:r>
        <w:t xml:space="preserve"> region of the virus</w:t>
      </w:r>
      <w:r w:rsidR="00E8567C">
        <w:t xml:space="preserve"> </w:t>
      </w:r>
      <w:r w:rsidR="0033438B">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2A0789">
        <w:instrText xml:space="preserve"> ADDIN EN.CITE </w:instrText>
      </w:r>
      <w:r w:rsidR="0033438B">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2A0789">
        <w:instrText xml:space="preserve"> ADDIN EN.CITE.DATA </w:instrText>
      </w:r>
      <w:r w:rsidR="0033438B">
        <w:fldChar w:fldCharType="end"/>
      </w:r>
      <w:r w:rsidR="0033438B">
        <w:fldChar w:fldCharType="separate"/>
      </w:r>
      <w:r w:rsidR="00BD0C62">
        <w:rPr>
          <w:noProof/>
        </w:rPr>
        <w:t>(Daly et al., 1989; Malim and Cullen, 1991)</w:t>
      </w:r>
      <w:r w:rsidR="0033438B">
        <w:fldChar w:fldCharType="end"/>
      </w:r>
      <w:r>
        <w:t>.</w:t>
      </w:r>
    </w:p>
    <w:p w:rsidR="00870A43" w:rsidRDefault="00FC09AB" w:rsidP="00870A43">
      <w:pPr>
        <w:pStyle w:val="Heading3"/>
        <w:spacing w:line="480" w:lineRule="auto"/>
        <w:jc w:val="both"/>
      </w:pPr>
      <w:r>
        <w:t xml:space="preserve">1.6 </w:t>
      </w:r>
      <w:r w:rsidR="00870A43">
        <w:t>HIV replication</w:t>
      </w:r>
    </w:p>
    <w:p w:rsidR="00870A43" w:rsidRDefault="00870A43" w:rsidP="00870A43">
      <w:pPr>
        <w:spacing w:line="480" w:lineRule="auto"/>
        <w:jc w:val="both"/>
      </w:pPr>
      <w:r>
        <w:t>The</w:t>
      </w:r>
      <w:r w:rsidR="005C654C">
        <w:t>re are</w:t>
      </w:r>
      <w:r>
        <w:t xml:space="preserve"> </w:t>
      </w:r>
      <w:r w:rsidR="005C654C">
        <w:t>11</w:t>
      </w:r>
      <w:r w:rsidR="000952F1">
        <w:t xml:space="preserve"> major</w:t>
      </w:r>
      <w:r w:rsidR="005C654C">
        <w:t xml:space="preserve"> events in</w:t>
      </w:r>
      <w:r>
        <w:t xml:space="preserve"> HIV</w:t>
      </w:r>
      <w:r w:rsidR="000952F1">
        <w:t>’s</w:t>
      </w:r>
      <w:r>
        <w:t xml:space="preserve"> replication cycle </w:t>
      </w:r>
      <w:r w:rsidR="005C654C">
        <w:t>(</w:t>
      </w:r>
      <w:r w:rsidR="00333579">
        <w:t>Figure 1.7</w:t>
      </w:r>
      <w:r w:rsidR="005C654C">
        <w:t>)</w:t>
      </w:r>
      <w:r>
        <w:t xml:space="preserve">. </w:t>
      </w:r>
      <w:r w:rsidR="00FC09AB">
        <w:t>The initi</w:t>
      </w:r>
      <w:r w:rsidR="00382029">
        <w:t>al step of viral entry</w:t>
      </w:r>
      <w:r w:rsidR="00FC09AB">
        <w:t xml:space="preserve"> in to a host immune cell </w:t>
      </w:r>
      <w:r w:rsidR="00383484">
        <w:t>includes HIV gp120 molecule binding to CD+ receptor followed by binding to a co receptor on the surface of the host cell and fusion of the viral and host cell membranes (see</w:t>
      </w:r>
      <w:r w:rsidR="00FC09AB">
        <w:t xml:space="preserve"> section </w:t>
      </w:r>
      <w:r w:rsidR="0041281F">
        <w:t>1.5.2</w:t>
      </w:r>
      <w:r w:rsidR="00383484">
        <w:t xml:space="preserve"> for more detail).</w:t>
      </w:r>
    </w:p>
    <w:p w:rsidR="005A61FE" w:rsidRDefault="00A11935" w:rsidP="00870A43">
      <w:pPr>
        <w:spacing w:line="480" w:lineRule="auto"/>
        <w:jc w:val="both"/>
      </w:pPr>
      <w:r>
        <w:t xml:space="preserve">Following the fusion, the </w:t>
      </w:r>
      <w:r w:rsidR="00157537">
        <w:t>viral core</w:t>
      </w:r>
      <w:r>
        <w:t xml:space="preserve"> enters in to the cytoplasm of host cell. The </w:t>
      </w:r>
      <w:r w:rsidR="008B22E1">
        <w:t xml:space="preserve">reverse </w:t>
      </w:r>
      <w:r w:rsidR="00B47CB9">
        <w:t>transcriptase</w:t>
      </w:r>
      <w:r w:rsidR="00BF17B8">
        <w:t xml:space="preserve"> enzyme </w:t>
      </w:r>
      <w:r>
        <w:t>reverse transcri</w:t>
      </w:r>
      <w:r w:rsidR="00BF17B8">
        <w:t xml:space="preserve">bes the </w:t>
      </w:r>
      <w:r>
        <w:t>RNA molecule to cD</w:t>
      </w:r>
      <w:r w:rsidR="00BF17B8">
        <w:t xml:space="preserve">NA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33438B">
        <w:fldChar w:fldCharType="begin"/>
      </w:r>
      <w:r w:rsidR="002A078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33438B">
        <w:fldChar w:fldCharType="separate"/>
      </w:r>
      <w:r w:rsidR="00BD0C62">
        <w:rPr>
          <w:noProof/>
        </w:rPr>
        <w:t>(McDonald et al., 2002)</w:t>
      </w:r>
      <w:r w:rsidR="0033438B">
        <w:fldChar w:fldCharType="end"/>
      </w:r>
      <w:r>
        <w:t xml:space="preserve">. </w:t>
      </w:r>
      <w:r w:rsidR="008B22E1">
        <w:t xml:space="preserve">The reverse transcriptase enzyme is not perfect at copying mRNA molecule to cDNA and has no </w:t>
      </w:r>
      <w:r w:rsidR="000952F1">
        <w:t xml:space="preserve">capability for </w:t>
      </w:r>
      <w:r w:rsidR="008B22E1">
        <w:t>error correct</w:t>
      </w:r>
      <w:r w:rsidR="000952F1">
        <w:t>ion</w:t>
      </w:r>
      <w:r w:rsidR="008B22E1">
        <w:t xml:space="preserve"> </w:t>
      </w:r>
      <w:r w:rsidR="0033438B">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2A0789">
        <w:instrText xml:space="preserve"> ADDIN EN.CITE </w:instrText>
      </w:r>
      <w:r w:rsidR="0033438B">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2A0789">
        <w:instrText xml:space="preserve"> ADDIN EN.CITE.DATA </w:instrText>
      </w:r>
      <w:r w:rsidR="0033438B">
        <w:fldChar w:fldCharType="end"/>
      </w:r>
      <w:r w:rsidR="0033438B">
        <w:fldChar w:fldCharType="separate"/>
      </w:r>
      <w:r w:rsidR="00BD0C62">
        <w:rPr>
          <w:noProof/>
        </w:rPr>
        <w:t>(Bebenek et al., 1989; Bebenek et al., 1993; Preston et al., 1988; Roberts et al., 1988)</w:t>
      </w:r>
      <w:r w:rsidR="0033438B">
        <w:fldChar w:fldCharType="end"/>
      </w:r>
      <w:r w:rsidR="008B22E1">
        <w:t xml:space="preserve">. </w:t>
      </w:r>
      <w:r w:rsidR="00B47CB9">
        <w:t xml:space="preserve">The rate of errors generated is by reverse transcriptase is in the order of </w:t>
      </w:r>
      <w:r w:rsidR="005A61FE">
        <w:t>10</w:t>
      </w:r>
      <w:r w:rsidR="005A61FE" w:rsidRPr="005A61FE">
        <w:rPr>
          <w:vertAlign w:val="superscript"/>
        </w:rPr>
        <w:t>-5</w:t>
      </w:r>
      <w:r w:rsidR="005A61FE">
        <w:t xml:space="preserve"> per base</w:t>
      </w:r>
      <w:r w:rsidR="00B1633A">
        <w:t xml:space="preserve"> per replication cycle </w:t>
      </w:r>
      <w:r w:rsidR="0033438B">
        <w:fldChar w:fldCharType="begin"/>
      </w:r>
      <w:r w:rsidR="002A0789">
        <w:instrText xml:space="preserve"> ADDIN EN.CITE &lt;EndNote&gt;&lt;Cite&gt;&lt;Author&gt;Mansky&lt;/Author&gt;&lt;Year&gt;1995&lt;/Year&gt;&lt;RecNum&gt;18&lt;/RecNum&gt;&lt;record&gt;&lt;rec-number&gt;18&lt;/rec-number&gt;&lt;foreign-keys&gt;&lt;key app="EN" db-id="fp25zzvrxrd9vke5zxqp9stbssprwstvdddz"&gt;18&lt;/key&gt;&lt;/foreign-keys&gt;&lt;ref-type name="Journal Article"&gt;17&lt;/ref-type&gt;&lt;contributors&gt;&lt;authors&gt;&lt;author&gt;Mansky, L. M.&lt;/author&gt;&lt;author&gt;Temin, H. M.&lt;/author&gt;&lt;/authors&gt;&lt;/contributors&gt;&lt;auth-address&gt;http://jvi.asm.org/content/69/8/5087&lt;/auth-address&gt;&lt;titles&gt;&lt;title&gt;Lower in vivo mutation rate of human immunodeficiency virus type 1 than that predicted from the fidelity of purified reverse transcriptase.&lt;/title&gt;&lt;secondary-title&gt;Journal of Virology&lt;/secondary-title&gt;&lt;/titles&gt;&lt;periodical&gt;&lt;full-title&gt;Journal of Virology&lt;/full-title&gt;&lt;/periodical&gt;&lt;pages&gt;5087-5094&lt;/pages&gt;&lt;volume&gt;69&lt;/volume&gt;&lt;number&gt;8&lt;/number&gt;&lt;dates&gt;&lt;year&gt;1995&lt;/year&gt;&lt;pub-dates&gt;&lt;date&gt;August&lt;/date&gt;&lt;/pub-dates&gt;&lt;/dates&gt;&lt;isbn&gt;0022-538X, 1098-5514&lt;/isbn&gt;&lt;label&gt;mansky_lower_1995&lt;/label&gt;&lt;urls&gt;&lt;/urls&gt;&lt;/record&gt;&lt;/Cite&gt;&lt;/EndNote&gt;</w:instrText>
      </w:r>
      <w:r w:rsidR="0033438B">
        <w:fldChar w:fldCharType="separate"/>
      </w:r>
      <w:r w:rsidR="00BD0C62">
        <w:rPr>
          <w:noProof/>
        </w:rPr>
        <w:t>(Mansky and Temin, 1995)</w:t>
      </w:r>
      <w:r w:rsidR="0033438B">
        <w:fldChar w:fldCharType="end"/>
      </w:r>
      <w:r w:rsidR="005A61FE">
        <w:t xml:space="preserve">. </w:t>
      </w:r>
      <w:r w:rsidR="008B22E1">
        <w:t xml:space="preserve">This is a crucial step </w:t>
      </w:r>
      <w:r w:rsidR="005A61FE">
        <w:t>as it contributes</w:t>
      </w:r>
      <w:r w:rsidR="008B22E1">
        <w:t xml:space="preserve"> to </w:t>
      </w:r>
      <w:r w:rsidR="00B1633A">
        <w:t>generation of variations</w:t>
      </w:r>
      <w:r w:rsidR="005A61FE">
        <w:t xml:space="preserve"> </w:t>
      </w:r>
      <w:r w:rsidR="00B1633A">
        <w:t xml:space="preserve">in the viral quasispecies (reviewed in </w:t>
      </w:r>
      <w:r w:rsidR="0033438B">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2A0789">
        <w:instrText xml:space="preserve"> ADDIN EN.CITE </w:instrText>
      </w:r>
      <w:r w:rsidR="0033438B">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2A0789">
        <w:instrText xml:space="preserve"> ADDIN EN.CITE.DATA </w:instrText>
      </w:r>
      <w:r w:rsidR="0033438B">
        <w:fldChar w:fldCharType="end"/>
      </w:r>
      <w:r w:rsidR="0033438B">
        <w:fldChar w:fldCharType="separate"/>
      </w:r>
      <w:r w:rsidR="00BD0C62">
        <w:rPr>
          <w:noProof/>
        </w:rPr>
        <w:t>(Goodenow et al., 1989; Nowak et al., 1990)</w:t>
      </w:r>
      <w:r w:rsidR="0033438B">
        <w:fldChar w:fldCharType="end"/>
      </w:r>
      <w:r w:rsidR="00B1633A">
        <w:t xml:space="preserve">). </w:t>
      </w:r>
    </w:p>
    <w:p w:rsidR="00BD5828" w:rsidRDefault="00870A43" w:rsidP="00870A43">
      <w:pPr>
        <w:spacing w:line="480" w:lineRule="auto"/>
        <w:jc w:val="both"/>
      </w:pPr>
      <w:r>
        <w:t>Subsequent</w:t>
      </w:r>
      <w:r w:rsidR="00BE7B90">
        <w:t>ly the capsid is dis</w:t>
      </w:r>
      <w:r w:rsidR="002E2101">
        <w:t xml:space="preserve">sembled, </w:t>
      </w:r>
      <w:r w:rsidR="00BE7B90">
        <w:t xml:space="preserve">termed as </w:t>
      </w:r>
      <w:proofErr w:type="spellStart"/>
      <w:r>
        <w:t>uncoating</w:t>
      </w:r>
      <w:proofErr w:type="spellEnd"/>
      <w:r w:rsidR="00382029">
        <w:t xml:space="preserve"> </w:t>
      </w:r>
      <w:r w:rsidR="0033438B">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2A0789">
        <w:instrText xml:space="preserve"> ADDIN EN.CITE </w:instrText>
      </w:r>
      <w:r w:rsidR="0033438B">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2A0789">
        <w:instrText xml:space="preserve"> ADDIN EN.CITE.DATA </w:instrText>
      </w:r>
      <w:r w:rsidR="0033438B">
        <w:fldChar w:fldCharType="end"/>
      </w:r>
      <w:r w:rsidR="0033438B">
        <w:fldChar w:fldCharType="separate"/>
      </w:r>
      <w:r w:rsidR="00BD0C62">
        <w:rPr>
          <w:noProof/>
        </w:rPr>
        <w:t>(McDonald et al., 2002; Shah et al., 2013)</w:t>
      </w:r>
      <w:r w:rsidR="0033438B">
        <w:fldChar w:fldCharType="end"/>
      </w:r>
      <w:r w:rsidR="002B7491">
        <w:t xml:space="preserve">, releasing </w:t>
      </w:r>
      <w:r w:rsidR="00881462">
        <w:t xml:space="preserve">the </w:t>
      </w:r>
      <w:proofErr w:type="spellStart"/>
      <w:r w:rsidR="002B7491">
        <w:t>ribonucleoprotein</w:t>
      </w:r>
      <w:proofErr w:type="spellEnd"/>
      <w:r w:rsidR="002B7491">
        <w:t xml:space="preserve"> complex in to the </w:t>
      </w:r>
      <w:proofErr w:type="spellStart"/>
      <w:r w:rsidR="002B7491">
        <w:t>cytosol</w:t>
      </w:r>
      <w:proofErr w:type="spellEnd"/>
      <w:r w:rsidR="002B7491">
        <w:t xml:space="preserve"> </w:t>
      </w:r>
      <w:r w:rsidR="0033438B">
        <w:fldChar w:fldCharType="begin"/>
      </w:r>
      <w:r w:rsidR="002A0789">
        <w:instrText xml:space="preserve"> ADDIN EN.CITE &lt;EndNote&gt;&lt;Cite&gt;&lt;Author&gt;Dismuke&lt;/Author&gt;&lt;Year&gt;2006&lt;/Year&gt;&lt;RecNum&gt;857&lt;/RecNum&gt;&lt;record&gt;&lt;rec-number&gt;857&lt;/rec-number&gt;&lt;foreign-keys&gt;&lt;key app="EN" db-id="fp25zzvrxrd9vke5zxqp9stbssprwstvdddz"&gt;857&lt;/key&gt;&lt;/foreign-keys&gt;&lt;ref-type name="Journal Article"&gt;17&lt;/ref-type&gt;&lt;contributors&gt;&lt;authors&gt;&lt;author&gt;Dismuke, D. J.&lt;/author&gt;&lt;author&gt;Aiken, C.&lt;/author&gt;&lt;/authors&gt;&lt;/contributors&gt;&lt;auth-address&gt;Department of Microbiology and Immunology, Vanderbilt University School of Medicine, A-5301 Medical Center North, Nashville, Tennessee 37232-2363, USA.&lt;/auth-address&gt;&lt;titles&gt;&lt;title&gt;Evidence for a functional link between uncoating of the human immunodeficiency virus type 1 core and nuclear import of the viral preintegration complex&lt;/title&gt;&lt;secondary-title&gt;J Virol&lt;/secondary-title&gt;&lt;/titles&gt;&lt;periodical&gt;&lt;full-title&gt;J Virol&lt;/full-title&gt;&lt;/periodical&gt;&lt;pages&gt;3712-20&lt;/pages&gt;&lt;volume&gt;80&lt;/volume&gt;&lt;number&gt;8&lt;/number&gt;&lt;edition&gt;2006/03/31&lt;/edition&gt;&lt;keywords&gt;&lt;keyword&gt;*Active Transport, Cell Nucleus&lt;/keyword&gt;&lt;keyword&gt;Cell Line&lt;/keyword&gt;&lt;keyword&gt;DNA, Viral/metabolism&lt;/keyword&gt;&lt;keyword&gt;HIV Long Terminal Repeat&lt;/keyword&gt;&lt;keyword&gt;HIV-1/*physiology&lt;/keyword&gt;&lt;keyword&gt;Humans&lt;/keyword&gt;&lt;keyword&gt;Transcription, Genetic&lt;/keyword&gt;&lt;keyword&gt;Viral Core Proteins/*physiology&lt;/keyword&gt;&lt;keyword&gt;Viral Regulatory and Accessory Proteins/*metabolism&lt;/keyword&gt;&lt;keyword&gt;*Virus Integration&lt;/keyword&gt;&lt;/keywords&gt;&lt;dates&gt;&lt;year&gt;2006&lt;/year&gt;&lt;pub-dates&gt;&lt;date&gt;Apr&lt;/date&gt;&lt;/pub-dates&gt;&lt;/dates&gt;&lt;isbn&gt;0022-538X (Print)&amp;#xD;0022-538X (Linking)&lt;/isbn&gt;&lt;accession-num&gt;16571788&lt;/accession-num&gt;&lt;urls&gt;&lt;related-urls&gt;&lt;url&gt;http://www.ncbi.nlm.nih.gov/entrez/query.fcgi?cmd=Retrieve&amp;amp;db=PubMed&amp;amp;dopt=Citation&amp;amp;list_uids=16571788&lt;/url&gt;&lt;/related-urls&gt;&lt;/urls&gt;&lt;custom2&gt;1440469&lt;/custom2&gt;&lt;electronic-resource-num&gt;80/8/3712 [pii]&amp;#xD;10.1128/JVI.80.8.3712-3720.2006&lt;/electronic-resource-num&gt;&lt;language&gt;eng&lt;/language&gt;&lt;/record&gt;&lt;/Cite&gt;&lt;/EndNote&gt;</w:instrText>
      </w:r>
      <w:r w:rsidR="0033438B">
        <w:fldChar w:fldCharType="separate"/>
      </w:r>
      <w:r w:rsidR="00BD0C62">
        <w:rPr>
          <w:noProof/>
        </w:rPr>
        <w:t>(Dismuke and Aiken, 2006)</w:t>
      </w:r>
      <w:r w:rsidR="0033438B">
        <w:fldChar w:fldCharType="end"/>
      </w:r>
      <w:r w:rsidR="002B7491">
        <w:t xml:space="preserve">. </w:t>
      </w:r>
      <w:r w:rsidR="00F145B6">
        <w:t xml:space="preserve">The process can take an hour or less </w:t>
      </w:r>
      <w:r w:rsidR="0078589D">
        <w:t>since time of</w:t>
      </w:r>
      <w:r w:rsidR="00F145B6">
        <w:t xml:space="preserve"> post infection</w:t>
      </w:r>
      <w:r w:rsidR="00E8567C">
        <w:t xml:space="preserve"> </w:t>
      </w:r>
      <w:r w:rsidR="0033438B">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2A0789">
        <w:instrText xml:space="preserve"> ADDIN EN.CITE </w:instrText>
      </w:r>
      <w:r w:rsidR="0033438B">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2A0789">
        <w:instrText xml:space="preserve"> ADDIN EN.CITE.DATA </w:instrText>
      </w:r>
      <w:r w:rsidR="0033438B">
        <w:fldChar w:fldCharType="end"/>
      </w:r>
      <w:r w:rsidR="0033438B">
        <w:fldChar w:fldCharType="separate"/>
      </w:r>
      <w:r w:rsidR="00BD0C62">
        <w:rPr>
          <w:noProof/>
        </w:rPr>
        <w:t>(Hulme et al., 2011)</w:t>
      </w:r>
      <w:r w:rsidR="0033438B">
        <w:fldChar w:fldCharType="end"/>
      </w:r>
      <w:r w:rsidR="00F145B6">
        <w:t>.</w:t>
      </w:r>
      <w:r>
        <w:t xml:space="preserve"> The capsid and </w:t>
      </w:r>
      <w:proofErr w:type="spellStart"/>
      <w:r>
        <w:t>nucleocapsid</w:t>
      </w:r>
      <w:proofErr w:type="spellEnd"/>
      <w:r>
        <w:t xml:space="preserve"> proteins dissociate from cDNA but the reverse transcription complex remains intact along with viral matrix, integrase</w:t>
      </w:r>
      <w:r w:rsidR="007E01A6">
        <w:t xml:space="preserve">, </w:t>
      </w:r>
      <w:proofErr w:type="spellStart"/>
      <w:r w:rsidR="007E01A6">
        <w:t>vpr</w:t>
      </w:r>
      <w:proofErr w:type="spellEnd"/>
      <w:r>
        <w:t xml:space="preserve"> and human protein high mobility group I (HMG I (Y)) forming pre</w:t>
      </w:r>
      <w:r w:rsidR="005A61FE">
        <w:t>-</w:t>
      </w:r>
      <w:r>
        <w:t>integration complex (PIC)</w:t>
      </w:r>
      <w:r w:rsidR="00E8567C">
        <w:t xml:space="preserve"> </w:t>
      </w:r>
      <w:r w:rsidR="0033438B">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dGl0bGU+Sm91cm5hbCBvZiBWaXJvbG9neTwvc2Vjb25kYXJ5LXRpdGxlPjwvdGl0bGVzPjxwZXJp
b2RpY2FsPjxmdWxsLXRpdGxlPkpvdXJuYWwgb2YgVmlyb2xvZ3k8L2Z1bGwtdGl0bGU+PC9wZXJp
b2RpY2FsPjxwYWdlcz41MzgyLTUzOTA8L3BhZ2VzPjx2b2x1bWU+NzE8L3ZvbHVtZT48bnVtYmVy
Pjc8L251bWJlcj48ZGF0ZXM+PHllYXI+MTk5NzwveWVhcj48cHViLWRhdGVzPjxkYXRlPkp1bHk8
L2RhdGU+PC9wdWItZGF0ZXM+PC9kYXRlcz48aXNibj4wMDIyLTUzOFgsIDEwOTgtNTUxNDwvaXNi
bj48bGFiZWw+bWlsbGVyX2h1bWFuXzE5OTc8L2xhYmVsPjx1cmxzPjwvdXJscz48L3JlY29yZD48
L0NpdGU+PC9FbmROb3RlPn==
</w:fldData>
        </w:fldChar>
      </w:r>
      <w:r w:rsidR="002A0789">
        <w:instrText xml:space="preserve"> ADDIN EN.CITE </w:instrText>
      </w:r>
      <w:r w:rsidR="0033438B">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dGl0bGU+Sm91cm5hbCBvZiBWaXJvbG9neTwvc2Vjb25kYXJ5LXRpdGxlPjwvdGl0bGVzPjxwZXJp
b2RpY2FsPjxmdWxsLXRpdGxlPkpvdXJuYWwgb2YgVmlyb2xvZ3k8L2Z1bGwtdGl0bGU+PC9wZXJp
b2RpY2FsPjxwYWdlcz41MzgyLTUzOTA8L3BhZ2VzPjx2b2x1bWU+NzE8L3ZvbHVtZT48bnVtYmVy
Pjc8L251bWJlcj48ZGF0ZXM+PHllYXI+MTk5NzwveWVhcj48cHViLWRhdGVzPjxkYXRlPkp1bHk8
L2RhdGU+PC9wdWItZGF0ZXM+PC9kYXRlcz48aXNibj4wMDIyLTUzOFgsIDEwOTgtNTUxNDwvaXNi
bj48bGFiZWw+bWlsbGVyX2h1bWFuXzE5OTc8L2xhYmVsPjx1cmxzPjwvdXJscz48L3JlY29yZD48
L0NpdGU+PC9FbmROb3RlPn==
</w:fldData>
        </w:fldChar>
      </w:r>
      <w:r w:rsidR="002A0789">
        <w:instrText xml:space="preserve"> ADDIN EN.CITE.DATA </w:instrText>
      </w:r>
      <w:r w:rsidR="0033438B">
        <w:fldChar w:fldCharType="end"/>
      </w:r>
      <w:r w:rsidR="0033438B">
        <w:fldChar w:fldCharType="separate"/>
      </w:r>
      <w:r w:rsidR="00BD0C62">
        <w:rPr>
          <w:noProof/>
        </w:rPr>
        <w:t>(Bukrinsky et al., 1993; Farnet and Haseltine, 1991; Miller et al., 1997)</w:t>
      </w:r>
      <w:r w:rsidR="0033438B">
        <w:fldChar w:fldCharType="end"/>
      </w:r>
      <w:r>
        <w:t xml:space="preserve">. The PIC protects cDNA from </w:t>
      </w:r>
      <w:proofErr w:type="spellStart"/>
      <w:r>
        <w:t>endonuclease</w:t>
      </w:r>
      <w:proofErr w:type="spellEnd"/>
      <w:r>
        <w:t xml:space="preserve"> degradation </w:t>
      </w:r>
      <w:r w:rsidR="0033438B">
        <w:fldChar w:fldCharType="begin"/>
      </w:r>
      <w:r w:rsidR="002A0789">
        <w:instrText xml:space="preserve"> ADDIN EN.CITE &lt;EndNote&gt;&lt;Cite&gt;&lt;Author&gt;Miller&lt;/Author&gt;&lt;Year&gt;1997&lt;/Year&gt;&lt;RecNum&gt;42&lt;/RecNum&gt;&lt;record&gt;&lt;rec-number&gt;42&lt;/rec-number&gt;&lt;foreign-keys&gt;&lt;key app="EN" db-id="fp25zzvrxrd9vke5zxqp9stbssprwstvdddz"&gt;42&lt;/key&gt;&lt;/foreign-keys&gt;&lt;ref-type name="Journal Article"&gt;17&lt;/ref-type&gt;&lt;contributors&gt;&lt;authors&gt;&lt;author&gt;Miller, M. D.&lt;/author&gt;&lt;author&gt;Farnet, C. M.&lt;/author&gt;&lt;author&gt;Bushman, F. D.&lt;/author&gt;&lt;/authors&gt;&lt;/contributors&gt;&lt;auth-address&gt;http://jvi.asm.org/content/71/7/5382&lt;/auth-address&gt;&lt;titles&gt;&lt;title&gt;Human immunodeficiency virus type 1 preintegration complexes: studies of organization and composition.&lt;/title&gt;&lt;secondary-title&gt;Journal of Virology&lt;/secondary-title&gt;&lt;/titles&gt;&lt;periodical&gt;&lt;full-title&gt;Journal of Virology&lt;/full-title&gt;&lt;/periodical&gt;&lt;pages&gt;5382-5390&lt;/pages&gt;&lt;volume&gt;71&lt;/volume&gt;&lt;number&gt;7&lt;/number&gt;&lt;dates&gt;&lt;year&gt;1997&lt;/year&gt;&lt;pub-dates&gt;&lt;date&gt;July&lt;/date&gt;&lt;/pub-dates&gt;&lt;/dates&gt;&lt;isbn&gt;0022-538X, 1098-5514&lt;/isbn&gt;&lt;label&gt;miller_human_1997&lt;/label&gt;&lt;urls&gt;&lt;/urls&gt;&lt;/record&gt;&lt;/Cite&gt;&lt;/EndNote&gt;</w:instrText>
      </w:r>
      <w:r w:rsidR="0033438B">
        <w:fldChar w:fldCharType="separate"/>
      </w:r>
      <w:r w:rsidR="00BD0C62">
        <w:rPr>
          <w:noProof/>
        </w:rPr>
        <w:t>(Miller et al., 1997)</w:t>
      </w:r>
      <w:r w:rsidR="0033438B">
        <w:fldChar w:fldCharType="end"/>
      </w:r>
      <w:r>
        <w:t>.</w:t>
      </w:r>
      <w:r w:rsidR="00C73F8D">
        <w:t xml:space="preserve"> I</w:t>
      </w:r>
      <w:r>
        <w:t xml:space="preserve">n </w:t>
      </w:r>
      <w:r w:rsidR="00C73F8D">
        <w:t xml:space="preserve">an </w:t>
      </w:r>
      <w:r>
        <w:t xml:space="preserve">ATP dependent </w:t>
      </w:r>
      <w:r w:rsidR="00404DD5">
        <w:t>process</w:t>
      </w:r>
      <w:r w:rsidR="00C73F8D">
        <w:t xml:space="preserve"> </w:t>
      </w:r>
      <w:r w:rsidR="0033438B">
        <w:fldChar w:fldCharType="begin"/>
      </w:r>
      <w:r w:rsidR="002A0789">
        <w:instrText xml:space="preserve"> ADDIN EN.CITE &lt;EndNote&gt;&lt;Cite&gt;&lt;Author&gt;Bukrinsky&lt;/Author&gt;&lt;Year&gt;1992&lt;/Year&gt;&lt;RecNum&gt;40&lt;/RecNum&gt;&lt;record&gt;&lt;rec-number&gt;40&lt;/rec-number&gt;&lt;foreign-keys&gt;&lt;key app="EN" db-id="fp25zzvrxrd9vke5zxqp9stbssprwstvdddz"&gt;40&lt;/key&gt;&lt;/foreign-keys&gt;&lt;ref-type name="Journal Article"&gt;17&lt;/ref-type&gt;&lt;contributors&gt;&lt;authors&gt;&lt;author&gt;Bukrinsky, M. I.&lt;/author&gt;&lt;author&gt;Sharova, N.&lt;/author&gt;&lt;author&gt;Dempsey, M. P.&lt;/author&gt;&lt;author&gt;Stanwick, T. L.&lt;/author&gt;&lt;author&gt;Bukrinskaya, A. G.&lt;/author&gt;&lt;author&gt;Haggerty, S.&lt;/author&gt;&lt;author&gt;Stevenson, M.&lt;/author&gt;&lt;/authors&gt;&lt;/contributors&gt;&lt;auth-address&gt;http://www.pnas.org/content/89/14/6580&lt;/auth-address&gt;&lt;titles&gt;&lt;title&gt;Active nuclear import of human immunodeficiency virus type 1 preintegration complexes&lt;/title&gt;&lt;secondary-title&gt;Proceedings of the National Academy of Sciences&lt;/secondary-title&gt;&lt;/titles&gt;&lt;pages&gt;6580-6584&lt;/pages&gt;&lt;volume&gt;89&lt;/volume&gt;&lt;number&gt;14&lt;/number&gt;&lt;dates&gt;&lt;year&gt;1992&lt;/year&gt;&lt;pub-dates&gt;&lt;date&gt;July&lt;/date&gt;&lt;/pub-dates&gt;&lt;/dates&gt;&lt;isbn&gt;0027-8424, 1091-6490&lt;/isbn&gt;&lt;label&gt;bukrinsky_active_1992&lt;/label&gt;&lt;urls&gt;&lt;/urls&gt;&lt;/record&gt;&lt;/Cite&gt;&lt;/EndNote&gt;</w:instrText>
      </w:r>
      <w:r w:rsidR="0033438B">
        <w:fldChar w:fldCharType="separate"/>
      </w:r>
      <w:r w:rsidR="00BD0C62">
        <w:rPr>
          <w:noProof/>
        </w:rPr>
        <w:t>(Bukrinsky et al., 1992)</w:t>
      </w:r>
      <w:r w:rsidR="0033438B">
        <w:fldChar w:fldCharType="end"/>
      </w:r>
      <w:r w:rsidR="00404DD5">
        <w:t>,</w:t>
      </w:r>
      <w:r>
        <w:t xml:space="preserve"> PIC </w:t>
      </w:r>
      <w:r w:rsidR="00C73F8D">
        <w:t xml:space="preserve">is transported </w:t>
      </w:r>
      <w:r>
        <w:t xml:space="preserve">on host microtubules towards the nuclear membrane </w:t>
      </w:r>
      <w:r w:rsidR="0033438B">
        <w:fldChar w:fldCharType="begin"/>
      </w:r>
      <w:r w:rsidR="002A078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33438B">
        <w:fldChar w:fldCharType="separate"/>
      </w:r>
      <w:r w:rsidR="00BD0C62">
        <w:rPr>
          <w:noProof/>
        </w:rPr>
        <w:t>(McDonald et al., 2002)</w:t>
      </w:r>
      <w:r w:rsidR="0033438B">
        <w:fldChar w:fldCharType="end"/>
      </w:r>
      <w:r>
        <w:t>.</w:t>
      </w:r>
      <w:r w:rsidR="0095705A">
        <w:t xml:space="preserve"> </w:t>
      </w:r>
      <w:r w:rsidR="00143995">
        <w:t xml:space="preserve">Integrase assists in nuclear import in association with nuclear import machinery like </w:t>
      </w:r>
      <w:proofErr w:type="spellStart"/>
      <w:r w:rsidR="00143995">
        <w:t>importin</w:t>
      </w:r>
      <w:proofErr w:type="spellEnd"/>
      <w:r w:rsidR="00143995">
        <w:t xml:space="preserve"> </w:t>
      </w:r>
      <w:r w:rsidR="0033438B">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2A0789">
        <w:instrText xml:space="preserve"> ADDIN EN.CITE </w:instrText>
      </w:r>
      <w:r w:rsidR="0033438B">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2A0789">
        <w:instrText xml:space="preserve"> ADDIN EN.CITE.DATA </w:instrText>
      </w:r>
      <w:r w:rsidR="0033438B">
        <w:fldChar w:fldCharType="end"/>
      </w:r>
      <w:r w:rsidR="0033438B">
        <w:fldChar w:fldCharType="separate"/>
      </w:r>
      <w:r w:rsidR="00BD0C62">
        <w:rPr>
          <w:noProof/>
        </w:rPr>
        <w:t>(Fassati et al., 2003)</w:t>
      </w:r>
      <w:r w:rsidR="0033438B">
        <w:fldChar w:fldCharType="end"/>
      </w:r>
      <w:r w:rsidR="00143995">
        <w:t xml:space="preserve"> and transportin-SR2 </w:t>
      </w:r>
      <w:r w:rsidR="0033438B">
        <w:fldChar w:fldCharType="begin"/>
      </w:r>
      <w:r w:rsidR="002A0789">
        <w:instrText xml:space="preserve"> ADDIN EN.CITE &lt;EndNote&gt;&lt;Cite&gt;&lt;Author&gt;Christ&lt;/Author&gt;&lt;Year&gt;2008&lt;/Year&gt;&lt;RecNum&gt;868&lt;/RecNum&gt;&lt;record&gt;&lt;rec-number&gt;868&lt;/rec-number&gt;&lt;foreign-keys&gt;&lt;key app="EN" db-id="fp25zzvrxrd9vke5zxqp9stbssprwstvdddz"&gt;868&lt;/key&gt;&lt;/foreign-keys&gt;&lt;ref-type name="Journal Article"&gt;17&lt;/ref-type&gt;&lt;contributors&gt;&lt;authors&gt;&lt;author&gt;Christ, F.&lt;/author&gt;&lt;author&gt;Thys, W.&lt;/author&gt;&lt;author&gt;De Rijck, J.&lt;/author&gt;&lt;author&gt;Gijsbers, R.&lt;/author&gt;&lt;author&gt;Albanese, A.&lt;/author&gt;&lt;author&gt;Arosio, D.&lt;/author&gt;&lt;author&gt;Emiliani, S.&lt;/author&gt;&lt;author&gt;Rain, J. C.&lt;/author&gt;&lt;author&gt;Benarous, R.&lt;/author&gt;&lt;author&gt;Cereseto, A.&lt;/author&gt;&lt;author&gt;Debyser, Z.&lt;/author&gt;&lt;/authors&gt;&lt;/contributors&gt;&lt;auth-address&gt;Laboratory for Molecular Virology and Gene Therapy, KU Leuven and IRC, Kapucijnenvoer 33, B-3000 Leuven, Flanders, Belgium.&lt;/auth-address&gt;&lt;titles&gt;&lt;title&gt;Transportin-SR2 imports HIV into the nucleus&lt;/title&gt;&lt;secondary-title&gt;Curr Biol&lt;/secondary-title&gt;&lt;/titles&gt;&lt;periodical&gt;&lt;full-title&gt;Curr Biol&lt;/full-title&gt;&lt;/periodical&gt;&lt;pages&gt;1192-202&lt;/pages&gt;&lt;volume&gt;18&lt;/volume&gt;&lt;number&gt;16&lt;/number&gt;&lt;edition&gt;2008/08/30&lt;/edition&gt;&lt;keywords&gt;&lt;keyword&gt;Cell Nucleus/metabolism/*virology&lt;/keyword&gt;&lt;keyword&gt;HIV Infections/virology&lt;/keyword&gt;&lt;keyword&gt;HIV Integrase/metabolism&lt;/keyword&gt;&lt;keyword&gt;HIV-1/*metabolism/physiology&lt;/keyword&gt;&lt;keyword&gt;Two-Hybrid System Techniques&lt;/keyword&gt;&lt;keyword&gt;*Virus Replication&lt;/keyword&gt;&lt;keyword&gt;beta Karyopherins/genetics/*metabolism&lt;/keyword&gt;&lt;/keywords&gt;&lt;dates&gt;&lt;year&gt;2008&lt;/year&gt;&lt;pub-dates&gt;&lt;date&gt;Aug 26&lt;/date&gt;&lt;/pub-dates&gt;&lt;/dates&gt;&lt;isbn&gt;0960-9822 (Print)&amp;#xD;0960-9822 (Linking)&lt;/isbn&gt;&lt;accession-num&gt;18722123&lt;/accession-num&gt;&lt;urls&gt;&lt;related-urls&gt;&lt;url&gt;http://www.ncbi.nlm.nih.gov/entrez/query.fcgi?cmd=Retrieve&amp;amp;db=PubMed&amp;amp;dopt=Citation&amp;amp;list_uids=18722123&lt;/url&gt;&lt;/related-urls&gt;&lt;/urls&gt;&lt;electronic-resource-num&gt;S0960-9822(08)01024-5 [pii]&amp;#xD;10.1016/j.cub.2008.07.079&lt;/electronic-resource-num&gt;&lt;language&gt;eng&lt;/language&gt;&lt;/record&gt;&lt;/Cite&gt;&lt;/EndNote&gt;</w:instrText>
      </w:r>
      <w:r w:rsidR="0033438B">
        <w:fldChar w:fldCharType="separate"/>
      </w:r>
      <w:r w:rsidR="00BD0C62">
        <w:rPr>
          <w:noProof/>
        </w:rPr>
        <w:t>(Christ et al., 2008)</w:t>
      </w:r>
      <w:r w:rsidR="0033438B">
        <w:fldChar w:fldCharType="end"/>
      </w:r>
      <w:r w:rsidR="00143995">
        <w:t xml:space="preserve">. </w:t>
      </w:r>
      <w:r w:rsidR="00BD5828">
        <w:t xml:space="preserve">It is now established that </w:t>
      </w:r>
      <w:r w:rsidR="00D738AF">
        <w:t xml:space="preserve">central </w:t>
      </w:r>
      <w:proofErr w:type="spellStart"/>
      <w:r w:rsidR="00D738AF">
        <w:t>polypurine</w:t>
      </w:r>
      <w:proofErr w:type="spellEnd"/>
      <w:r w:rsidR="00D738AF">
        <w:t xml:space="preserve"> tra</w:t>
      </w:r>
      <w:r w:rsidR="00BD5828">
        <w:t xml:space="preserve">ct-central termination sequence </w:t>
      </w:r>
      <w:r w:rsidR="00D738AF">
        <w:t>(</w:t>
      </w:r>
      <w:proofErr w:type="spellStart"/>
      <w:r w:rsidR="00D738AF">
        <w:t>cPPT</w:t>
      </w:r>
      <w:proofErr w:type="spellEnd"/>
      <w:r w:rsidR="00D738AF">
        <w:t>-CTS)</w:t>
      </w:r>
      <w:r w:rsidR="00BD5828">
        <w:t xml:space="preserve"> plays role in kinetics of nuclear import </w:t>
      </w:r>
      <w:r w:rsidR="0033438B">
        <w:fldChar w:fldCharType="begin"/>
      </w:r>
      <w:r w:rsidR="002A0789">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Integration&lt;/keyword&gt;&lt;/keywords&gt;&lt;dates&gt;&lt;year&gt;2010&lt;/year&gt;&lt;pub-dates&gt;&lt;date&gt;Jan&lt;/date&gt;&lt;/pub-dates&gt;&lt;/dates&gt;&lt;isbn&gt;1098-5514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33438B">
        <w:fldChar w:fldCharType="separate"/>
      </w:r>
      <w:r w:rsidR="00BD0C62">
        <w:rPr>
          <w:noProof/>
        </w:rPr>
        <w:t>(Riviere et al.)</w:t>
      </w:r>
      <w:r w:rsidR="0033438B">
        <w:fldChar w:fldCharType="end"/>
      </w:r>
      <w:r w:rsidR="00BD5828">
        <w:t>.</w:t>
      </w:r>
    </w:p>
    <w:p w:rsidR="00BD5828" w:rsidRDefault="00BD5828" w:rsidP="00870A43">
      <w:pPr>
        <w:spacing w:line="480" w:lineRule="auto"/>
        <w:jc w:val="both"/>
      </w:pPr>
      <w:r>
        <w:t>Post-nuclear entry, integrase</w:t>
      </w:r>
      <w:r w:rsidR="00DE251B">
        <w:t xml:space="preserve"> processes the viral DNA for integration</w:t>
      </w:r>
      <w:r>
        <w:t xml:space="preserve"> </w:t>
      </w:r>
      <w:r w:rsidR="0033438B">
        <w:fldChar w:fldCharType="begin"/>
      </w:r>
      <w:r w:rsidR="002A0789">
        <w:instrText xml:space="preserve"> ADDIN EN.CITE &lt;EndNote&gt;&lt;Cite&gt;&lt;Author&gt;LaFemina&lt;/Author&gt;&lt;Year&gt;1992&lt;/Year&gt;&lt;RecNum&gt;37&lt;/RecNum&gt;&lt;record&gt;&lt;rec-number&gt;37&lt;/rec-number&gt;&lt;foreign-keys&gt;&lt;key app="EN" db-id="fp25zzvrxrd9vke5zxqp9stbssprwstvdddz"&gt;37&lt;/key&gt;&lt;/foreign-keys&gt;&lt;ref-type name="Journal Article"&gt;17&lt;/ref-type&gt;&lt;contributors&gt;&lt;authors&gt;&lt;author&gt;LaFemina, R. L.&lt;/author&gt;&lt;author&gt;Schneider, C. L.&lt;/author&gt;&lt;author&gt;Robbins, H. L.&lt;/author&gt;&lt;author&gt;Callahan, P. L.&lt;/author&gt;&lt;author&gt;LeGrow, K.&lt;/author&gt;&lt;author&gt;Roth, E.&lt;/author&gt;&lt;author&gt;Schleif, W. A.&lt;/author&gt;&lt;author&gt;Emini, E. A.&lt;/author&gt;&lt;/authors&gt;&lt;/contributors&gt;&lt;auth-address&gt;http://jvi.asm.org/content/66/12/7414&lt;/auth-address&gt;&lt;titles&gt;&lt;title&gt;Requirement of active human immunodeficiency virus type 1 integrase enzyme for productive infection of human T-lymphoid cells.&lt;/title&gt;&lt;secondary-title&gt;Journal of Virology&lt;/secondary-title&gt;&lt;/titles&gt;&lt;periodical&gt;&lt;full-title&gt;Journal of Virology&lt;/full-title&gt;&lt;/periodical&gt;&lt;pages&gt;7414-7419&lt;/pages&gt;&lt;volume&gt;66&lt;/volume&gt;&lt;number&gt;12&lt;/number&gt;&lt;dates&gt;&lt;year&gt;1992&lt;/year&gt;&lt;pub-dates&gt;&lt;date&gt;December&lt;/date&gt;&lt;/pub-dates&gt;&lt;/dates&gt;&lt;isbn&gt;0022-538X, 1098-5514&lt;/isbn&gt;&lt;label&gt;lafemina_requirement_1992&lt;/label&gt;&lt;urls&gt;&lt;/urls&gt;&lt;/record&gt;&lt;/Cite&gt;&lt;/EndNote&gt;</w:instrText>
      </w:r>
      <w:r w:rsidR="0033438B">
        <w:fldChar w:fldCharType="separate"/>
      </w:r>
      <w:r w:rsidR="00BD0C62">
        <w:rPr>
          <w:noProof/>
        </w:rPr>
        <w:t>(LaFemina et al., 1992)</w:t>
      </w:r>
      <w:r w:rsidR="0033438B">
        <w:fldChar w:fldCharType="end"/>
      </w:r>
      <w:r w:rsidR="00DE251B">
        <w:t xml:space="preserve"> </w:t>
      </w:r>
      <w:r w:rsidR="00382029">
        <w:t>(</w:t>
      </w:r>
      <w:r w:rsidR="00333579">
        <w:t>Figure 1.7</w:t>
      </w:r>
      <w:r w:rsidR="00976284">
        <w:t xml:space="preserve"> step 5</w:t>
      </w:r>
      <w:r>
        <w:t>) into host genome as explained in section 1.5.2.</w:t>
      </w:r>
      <w:r w:rsidR="00DE251B">
        <w:t xml:space="preserve"> Host transcriptional co-factor LEDGF/p75 and HIV integrase interact to tether to the host chromosome during the integration process </w:t>
      </w:r>
      <w:r w:rsidR="0033438B">
        <w:fldChar w:fldCharType="begin"/>
      </w:r>
      <w:r w:rsidR="002A0789">
        <w:instrText xml:space="preserve"> ADDIN EN.CITE &lt;EndNote&gt;&lt;Cite&gt;&lt;Author&gt;Emiliani&lt;/Author&gt;&lt;Year&gt;2005&lt;/Year&gt;&lt;RecNum&gt;34&lt;/RecNum&gt;&lt;record&gt;&lt;rec-number&gt;34&lt;/rec-number&gt;&lt;foreign-keys&gt;&lt;key app="EN" db-id="fp25zzvrxrd9vke5zxqp9stbssprwstvdddz"&gt;34&lt;/key&gt;&lt;/foreign-keys&gt;&lt;ref-type name="Journal Article"&gt;17&lt;/ref-type&gt;&lt;contributors&gt;&lt;authors&gt;&lt;author&gt;Emiliani, Stéphane&lt;/author&gt;&lt;author&gt;Mousnier, Aurélie&lt;/author&gt;&lt;author&gt;Busschots, Katrien&lt;/author&gt;&lt;author&gt;Maroun, Marlène&lt;/author&gt;&lt;author&gt;Maele, Bénédicte Van&lt;/author&gt;&lt;author&gt;Tempé, Denis&lt;/author&gt;&lt;author&gt;Vandekerckhove, Linos&lt;/author&gt;&lt;author&gt;Moisant, Fanny&lt;/author&gt;&lt;author&gt;Ben-Slama, Lilia&lt;/author&gt;&lt;author&gt;Witvrouw, Myriam&lt;/author&gt;&lt;author&gt;Christ, Frauke&lt;/author&gt;&lt;author&gt;Rain, Jean-Christophe&lt;/author&gt;&lt;author&gt;Dargemont, Catherine&lt;/author&gt;&lt;author&gt;Debyser, Zeger&lt;/author&gt;&lt;author&gt;Benarous, Richard&lt;/author&gt;&lt;/authors&gt;&lt;/contributors&gt;&lt;auth-address&gt;http://www.jbc.org/content/280/27/25517&lt;/auth-address&gt;&lt;titles&gt;&lt;title&gt;Integrase Mutants Defective for Interaction with LEDGF/p75 Are Impaired in Chromosome Tethering and HIV-1 Replication&lt;/title&gt;&lt;secondary-title&gt;Journal of Biological Chemistry&lt;/secondary-title&gt;&lt;/titles&gt;&lt;pages&gt;25517-25523&lt;/pages&gt;&lt;volume&gt;280&lt;/volume&gt;&lt;number&gt;27&lt;/number&gt;&lt;dates&gt;&lt;year&gt;2005&lt;/year&gt;&lt;pub-dates&gt;&lt;date&gt;July&lt;/date&gt;&lt;/pub-dates&gt;&lt;/dates&gt;&lt;isbn&gt;0021-9258, 1083-351X&lt;/isbn&gt;&lt;label&gt;emiliani_integrase_2005&lt;/label&gt;&lt;urls&gt;&lt;related-urls&gt;&lt;url&gt;10.1074/jbc.M501378200&lt;/url&gt;&lt;/related-urls&gt;&lt;/urls&gt;&lt;/record&gt;&lt;/Cite&gt;&lt;/EndNote&gt;</w:instrText>
      </w:r>
      <w:r w:rsidR="0033438B">
        <w:fldChar w:fldCharType="separate"/>
      </w:r>
      <w:r w:rsidR="00BD0C62">
        <w:rPr>
          <w:noProof/>
        </w:rPr>
        <w:t>(Emiliani et al., 2005)</w:t>
      </w:r>
      <w:r w:rsidR="0033438B">
        <w:fldChar w:fldCharType="end"/>
      </w:r>
      <w:r w:rsidR="00DE251B">
        <w:t>.</w:t>
      </w:r>
    </w:p>
    <w:p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33438B">
        <w:fldChar w:fldCharType="begin"/>
      </w:r>
      <w:r w:rsidR="002A0789">
        <w:instrText xml:space="preserve"> ADDIN EN.CITE &lt;EndNote&gt;&lt;Cite&gt;&lt;Author&gt;Davey&lt;/Author&gt;&lt;Year&gt;2011&lt;/Year&gt;&lt;RecNum&gt;33&lt;/RecNum&gt;&lt;record&gt;&lt;rec-number&gt;33&lt;/rec-number&gt;&lt;foreign-keys&gt;&lt;key app="EN" db-id="fp25zzvrxrd9vke5zxqp9stbssprwstvdddz"&gt;33&lt;/key&gt;&lt;/foreign-keys&gt;&lt;ref-type name="Journal Article"&gt;17&lt;/ref-type&gt;&lt;contributors&gt;&lt;authors&gt;&lt;author&gt;Davey, Norman E.&lt;/author&gt;&lt;author&gt;Travé, Gilles&lt;/author&gt;&lt;author&gt;Gibson, Toby J.&lt;/author&gt;&lt;/authors&gt;&lt;/contributors&gt;&lt;auth-address&gt;http://www.sciencedirect.com/science/article/pii/S0968000410002008&lt;/auth-address&gt;&lt;titles&gt;&lt;title&gt;How viruses hijack cell regulation&lt;/title&gt;&lt;secondary-title&gt;Trends in Biochemical Sciences&lt;/secondary-title&gt;&lt;/titles&gt;&lt;pages&gt;159-169&lt;/pages&gt;&lt;volume&gt;36&lt;/volume&gt;&lt;number&gt;3&lt;/number&gt;&lt;dates&gt;&lt;year&gt;2011&lt;/year&gt;&lt;pub-dates&gt;&lt;date&gt;March&lt;/date&gt;&lt;/pub-dates&gt;&lt;/dates&gt;&lt;isbn&gt;0968-0004&lt;/isbn&gt;&lt;label&gt;davey_how_2011&lt;/label&gt;&lt;urls&gt;&lt;related-urls&gt;&lt;url&gt;10.1016/j.tibs.2010.10.002&lt;/url&gt;&lt;/related-urls&gt;&lt;/urls&gt;&lt;/record&gt;&lt;/Cite&gt;&lt;/EndNote&gt;</w:instrText>
      </w:r>
      <w:r w:rsidR="0033438B">
        <w:fldChar w:fldCharType="separate"/>
      </w:r>
      <w:r w:rsidR="00BD0C62">
        <w:rPr>
          <w:noProof/>
        </w:rPr>
        <w:t>(Davey et al., 2011)</w:t>
      </w:r>
      <w:r w:rsidR="0033438B">
        <w:fldChar w:fldCharType="end"/>
      </w:r>
      <w:r>
        <w:t xml:space="preserve">. HIV protein Tat promotes the transcription of the viral DNA </w:t>
      </w:r>
      <w:r w:rsidR="0033438B">
        <w:fldChar w:fldCharType="begin"/>
      </w:r>
      <w:r w:rsidR="002A0789">
        <w:instrText xml:space="preserve"> ADDIN EN.CITE &lt;EndNote&gt;&lt;Cite&gt;&lt;Author&gt;Ott&lt;/Author&gt;&lt;Year&gt;2011&lt;/Year&gt;&lt;RecNum&gt;544&lt;/RecNum&gt;&lt;record&gt;&lt;rec-number&gt;544&lt;/rec-number&gt;&lt;foreign-keys&gt;&lt;key app="EN" db-id="fp25zzvrxrd9vke5zxqp9stbssprwstvdddz"&gt;544&lt;/key&gt;&lt;/foreign-keys&gt;&lt;ref-type name="Journal Article"&gt;17&lt;/ref-type&gt;&lt;contributors&gt;&lt;authors&gt;&lt;author&gt;Ott, Melanie&lt;/author&gt;&lt;author&gt;Geyer, Matthias&lt;/author&gt;&lt;author&gt;Zhou, Qiang&lt;/author&gt;&lt;/authors&gt;&lt;/contributors&gt;&lt;auth-address&gt;http://www.sciencedirect.com/science/article/pii/S1931312811003362&lt;/auth-address&gt;&lt;titles&gt;&lt;title&gt;The Control of HIV Transcription: Keeping RNA Polymerase II on Track&lt;/title&gt;&lt;secondary-title&gt;Cell Host &amp;amp; Microbe&lt;/secondary-title&gt;&lt;/titles&gt;&lt;pages&gt;426-435&lt;/pages&gt;&lt;volume&gt;10&lt;/volume&gt;&lt;number&gt;5&lt;/number&gt;&lt;dates&gt;&lt;year&gt;2011&lt;/year&gt;&lt;pub-dates&gt;&lt;date&gt;November&lt;/date&gt;&lt;/pub-dates&gt;&lt;/dates&gt;&lt;isbn&gt;1931-3128&lt;/isbn&gt;&lt;label&gt;ott_control_2011&lt;/label&gt;&lt;urls&gt;&lt;related-urls&gt;&lt;url&gt;10.1016/j.chom.2011.11.002&lt;/url&gt;&lt;/related-urls&gt;&lt;/urls&gt;&lt;/record&gt;&lt;/Cite&gt;&lt;Cite&gt;&lt;Author&gt;Razooky&lt;/Author&gt;&lt;Year&gt;2011&lt;/Year&gt;&lt;RecNum&gt;545&lt;/RecNum&gt;&lt;record&gt;&lt;rec-number&gt;545&lt;/rec-number&gt;&lt;foreign-keys&gt;&lt;key app="EN" db-id="fp25zzvrxrd9vke5zxqp9stbssprwstvdddz"&gt;545&lt;/key&gt;&lt;/foreign-keys&gt;&lt;ref-type name="Journal Article"&gt;17&lt;/ref-type&gt;&lt;contributors&gt;&lt;authors&gt;&lt;author&gt;Razooky, Brandon S.&lt;/author&gt;&lt;author&gt;Weinberger, Leor S.&lt;/author&gt;&lt;/authors&gt;&lt;/contributors&gt;&lt;auth-address&gt;http://www.sciencedirect.com/science/article/pii/S1046202310002896&lt;/auth-address&gt;&lt;titles&gt;&lt;title&gt;Mapping the architecture of the HIV-1 Tat circuit: A decision-making circuit that lacks bistability and exploits stochastic noise&lt;/title&gt;&lt;secondary-title&gt;Methods&lt;/secondary-title&gt;&lt;/titles&gt;&lt;periodical&gt;&lt;full-title&gt;Methods&lt;/full-title&gt;&lt;/periodical&gt;&lt;pages&gt;68-77&lt;/pages&gt;&lt;volume&gt;53&lt;/volume&gt;&lt;number&gt;1&lt;/number&gt;&lt;dates&gt;&lt;year&gt;2011&lt;/year&gt;&lt;pub-dates&gt;&lt;date&gt;January&lt;/date&gt;&lt;/pub-dates&gt;&lt;/dates&gt;&lt;isbn&gt;1046-2023&lt;/isbn&gt;&lt;label&gt;razooky_mapping_2011&lt;/label&gt;&lt;urls&gt;&lt;related-urls&gt;&lt;url&gt;10.1016/j.ymeth.2010.12.006&lt;/url&gt;&lt;/related-urls&gt;&lt;/urls&gt;&lt;/record&gt;&lt;/Cite&gt;&lt;/EndNote&gt;</w:instrText>
      </w:r>
      <w:r w:rsidR="0033438B">
        <w:fldChar w:fldCharType="separate"/>
      </w:r>
      <w:r w:rsidR="00BD0C62">
        <w:rPr>
          <w:noProof/>
        </w:rPr>
        <w:t>(Ott et al., 2011; Razooky and Weinberger, 2011)</w:t>
      </w:r>
      <w:r w:rsidR="0033438B">
        <w:fldChar w:fldCharType="end"/>
      </w:r>
      <w:r>
        <w:t>.  The viral transcriptome encodes structural proteins, accessory proteins and viral enzymes necessary for a complete functional HIV</w:t>
      </w:r>
      <w:r w:rsidR="00507679">
        <w:t xml:space="preserve"> (reviewed in </w:t>
      </w:r>
      <w:r w:rsidR="0033438B">
        <w:fldChar w:fldCharType="begin"/>
      </w:r>
      <w:r w:rsidR="002A0789">
        <w:instrText xml:space="preserve"> ADDIN EN.CITE &lt;EndNote&gt;&lt;Cite ExcludeYear="1"&gt;&lt;Author&gt;Karn&lt;/Author&gt;&lt;RecNum&gt;871&lt;/RecNum&gt;&lt;record&gt;&lt;rec-number&gt;871&lt;/rec-number&gt;&lt;foreign-keys&gt;&lt;key app="EN" db-id="fp25zzvrxrd9vke5zxqp9stbssprwstvdddz"&gt;871&lt;/key&gt;&lt;/foreign-keys&gt;&lt;ref-type name="Journal Article"&gt;17&lt;/ref-type&gt;&lt;contributors&gt;&lt;authors&gt;&lt;author&gt;Karn, Jonathan&lt;/author&gt;&lt;author&gt;Stoltzfus, C Martin&lt;/author&gt;&lt;/authors&gt;&lt;/contributors&gt;&lt;titles&gt;&lt;title&gt;Transcriptional and posttranscriptional regulation of HIV-1 gene expression&lt;/title&gt;&lt;secondary-title&gt;Cold Spring Harbor Perspectives in Medicine&lt;/secondary-title&gt;&lt;/titles&gt;&lt;periodical&gt;&lt;full-title&gt;Cold Spring Harbor Perspectives in Medicine&lt;/full-title&gt;&lt;/periodical&gt;&lt;volume&gt;2&lt;/volume&gt;&lt;number&gt;2&lt;/number&gt;&lt;dates&gt;&lt;/dates&gt;&lt;isbn&gt;2157-1422&lt;/isbn&gt;&lt;urls&gt;&lt;/urls&gt;&lt;/record&gt;&lt;/Cite&gt;&lt;/EndNote&gt;</w:instrText>
      </w:r>
      <w:r w:rsidR="0033438B">
        <w:fldChar w:fldCharType="separate"/>
      </w:r>
      <w:r w:rsidR="00BD0C62">
        <w:rPr>
          <w:noProof/>
        </w:rPr>
        <w:t>(Karn and Stoltzfus)</w:t>
      </w:r>
      <w:r w:rsidR="0033438B">
        <w:fldChar w:fldCharType="end"/>
      </w:r>
      <w:r w:rsidR="00507679">
        <w:t>)</w:t>
      </w:r>
      <w:r>
        <w:t xml:space="preserve">. </w:t>
      </w:r>
    </w:p>
    <w:p w:rsidR="003E50F3" w:rsidRDefault="003E50F3" w:rsidP="003E50F3">
      <w:pPr>
        <w:spacing w:line="480" w:lineRule="auto"/>
        <w:jc w:val="both"/>
      </w:pPr>
      <w:r>
        <w:t xml:space="preserve">The viral Rev protein facilitates exporting (Figure 1.7 step 7) of the unprocessed viral transcriptome to cytoplasm for translation </w:t>
      </w:r>
      <w:r w:rsidR="0033438B">
        <w:fldChar w:fldCharType="begin"/>
      </w:r>
      <w:r w:rsidR="002A0789">
        <w:instrText xml:space="preserve"> ADDIN EN.CITE &lt;EndNote&gt;&lt;Cite&gt;&lt;Author&gt;Malim&lt;/Author&gt;&lt;Year&gt;1989&lt;/Year&gt;&lt;RecNum&gt;32&lt;/RecNum&gt;&lt;record&gt;&lt;rec-number&gt;32&lt;/rec-number&gt;&lt;foreign-keys&gt;&lt;key app="EN" db-id="fp25zzvrxrd9vke5zxqp9stbssprwstvdddz"&gt;32&lt;/key&gt;&lt;/foreign-keys&gt;&lt;ref-type name="Journal Article"&gt;17&lt;/ref-type&gt;&lt;contributors&gt;&lt;authors&gt;&lt;author&gt;Malim, Michael H.&lt;/author&gt;&lt;author&gt;Hauber, Joachim&lt;/author&gt;&lt;author&gt;Le, Shu-Yun&lt;/author&gt;&lt;author&gt;Maizel, Jacob V.&lt;/author&gt;&lt;author&gt;Cullen, Bryan R.&lt;/author&gt;&lt;/authors&gt;&lt;/contributors&gt;&lt;auth-address&gt;http://courses.bio.unc.edu/2010Spring/Biol402/Papers%20for%20Discussion/Malim%20et%20al.%20Nature_HIV%20Rev.pdf&lt;/auth-address&gt;&lt;titles&gt;&lt;title&gt;The HIV-1 rev trans-activator acts through a structured target sequence to activate nuclear export of unspliced viral mRNA&lt;/title&gt;&lt;secondary-title&gt;Nature&lt;/secondary-title&gt;&lt;/titles&gt;&lt;periodical&gt;&lt;full-title&gt;Nature&lt;/full-title&gt;&lt;/periodical&gt;&lt;pages&gt;254–257&lt;/pages&gt;&lt;volume&gt;338&lt;/volume&gt;&lt;number&gt;6212&lt;/number&gt;&lt;dates&gt;&lt;year&gt;1989&lt;/year&gt;&lt;/dates&gt;&lt;label&gt;malim_hiv-1_1989&lt;/label&gt;&lt;urls&gt;&lt;/urls&gt;&lt;/record&gt;&lt;/Cite&gt;&lt;/EndNote&gt;</w:instrText>
      </w:r>
      <w:r w:rsidR="0033438B">
        <w:fldChar w:fldCharType="separate"/>
      </w:r>
      <w:r w:rsidR="00BD0C62">
        <w:rPr>
          <w:noProof/>
        </w:rPr>
        <w:t>(Malim et al., 1989b)</w:t>
      </w:r>
      <w:r w:rsidR="0033438B">
        <w:fldChar w:fldCharType="end"/>
      </w:r>
      <w:r>
        <w:t>. HIV has no translation system of its own; the host translational machinery is exploited for translation (Figure 1.7</w:t>
      </w:r>
      <w:r w:rsidRPr="00976284">
        <w:t xml:space="preserve"> </w:t>
      </w:r>
      <w:r>
        <w:t>step 8) of the viral transcriptome to its proteome</w:t>
      </w:r>
      <w:r w:rsidR="0078589D">
        <w:t xml:space="preserve"> </w:t>
      </w:r>
      <w:r w:rsidR="0033438B">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2A0789">
        <w:instrText xml:space="preserve"> ADDIN EN.CITE </w:instrText>
      </w:r>
      <w:r w:rsidR="0033438B">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2A0789">
        <w:instrText xml:space="preserve"> ADDIN EN.CITE.DATA </w:instrText>
      </w:r>
      <w:r w:rsidR="0033438B">
        <w:fldChar w:fldCharType="end"/>
      </w:r>
      <w:r w:rsidR="0033438B">
        <w:fldChar w:fldCharType="separate"/>
      </w:r>
      <w:r w:rsidR="00BD0C62">
        <w:rPr>
          <w:noProof/>
        </w:rPr>
        <w:t>(Cherry et al., 2005; Thompson and Sarnow, 2000)</w:t>
      </w:r>
      <w:r w:rsidR="0033438B">
        <w:fldChar w:fldCharType="end"/>
      </w:r>
      <w:r>
        <w:t>.</w:t>
      </w:r>
    </w:p>
    <w:p w:rsidR="003E50F3" w:rsidRDefault="003E50F3" w:rsidP="003E50F3">
      <w:pPr>
        <w:spacing w:line="480" w:lineRule="auto"/>
        <w:jc w:val="both"/>
      </w:pPr>
      <w:r>
        <w:t xml:space="preserve">Upon translation of all viral proteins, viral </w:t>
      </w:r>
      <w:r w:rsidRPr="00393101">
        <w:rPr>
          <w:i/>
        </w:rPr>
        <w:t>gag</w:t>
      </w:r>
      <w:r>
        <w:t xml:space="preserve"> initiates virion assembly (Figure 1.7 step 9) at the cell membrane </w:t>
      </w:r>
      <w:r w:rsidR="0033438B">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2A0789">
        <w:instrText xml:space="preserve"> ADDIN EN.CITE </w:instrText>
      </w:r>
      <w:r w:rsidR="0033438B">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2A0789">
        <w:instrText xml:space="preserve"> ADDIN EN.CITE.DATA </w:instrText>
      </w:r>
      <w:r w:rsidR="0033438B">
        <w:fldChar w:fldCharType="end"/>
      </w:r>
      <w:r w:rsidR="0033438B">
        <w:fldChar w:fldCharType="separate"/>
      </w:r>
      <w:r w:rsidR="00BD0C62">
        <w:rPr>
          <w:noProof/>
        </w:rPr>
        <w:t>(Dong et al., 2005; Nermut et al., 1998; Saad et al., 2006)</w:t>
      </w:r>
      <w:r w:rsidR="0033438B">
        <w:fldChar w:fldCharType="end"/>
      </w:r>
      <w:r>
        <w:t xml:space="preserve">. The complete assembled virion particles bud out and are released (Figure 1.7 step 10) from the plasma membrane by the host ESCRT machinery involving Tsg101 and ALIX regulatory proteins </w:t>
      </w:r>
      <w:r w:rsidR="0033438B">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742FB7">
        <w:instrText xml:space="preserve"> ADDIN EN.CITE </w:instrText>
      </w:r>
      <w:r w:rsidR="0033438B">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742FB7">
        <w:instrText xml:space="preserve"> ADDIN EN.CITE.DATA </w:instrText>
      </w:r>
      <w:r w:rsidR="0033438B">
        <w:fldChar w:fldCharType="end"/>
      </w:r>
      <w:r w:rsidR="0033438B">
        <w:fldChar w:fldCharType="separate"/>
      </w:r>
      <w:r w:rsidR="00BD0C62">
        <w:rPr>
          <w:noProof/>
        </w:rPr>
        <w:t>(Fujii et al., 2007; Garrus et al., 2001; Saksena et al., 2007)</w:t>
      </w:r>
      <w:r w:rsidR="0033438B">
        <w:fldChar w:fldCharType="end"/>
      </w:r>
      <w:r>
        <w:t xml:space="preserve">. The maturation (Figure 1.7 step 11) of the nascent HIV virions begins concomitantly with budding out </w:t>
      </w:r>
      <w:r w:rsidR="0033438B">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b3VybmFsIG9mIFZpcm9sb2d5PC9zZWNvbmRhcnktdGl0bGU+PC90aXRsZXM+PHBlcmlvZGljYWw+
PGZ1bGwtdGl0bGU+Sm91cm5hbCBvZiBWaXJvbG9neTwvZnVsbC10aXRsZT48L3BlcmlvZGljYWw+
PHBhZ2VzPjYyMS02Mjk8L3BhZ2VzPjx2b2x1bWU+NjQ8L3ZvbHVtZT48bnVtYmVyPjI8L251bWJl
cj48ZGF0ZXM+PHllYXI+MTk5MDwveWVhcj48cHViLWRhdGVzPjxkYXRlPkZlYnJ1YXJ5PC9kYXRl
PjwvcHViLWRhdGVzPjwvZGF0ZXM+PGlzYm4+MDAyMi01MzhYLCAxMDk4LTU1MTQ8L2lzYm4+PGxh
YmVsPmtsaW1rYWl0X2h1bWFuXzE5OTA8L2xhYmVsPjx1cmxzPjwvdXJscz48L3JlY29yZD48L0Np
dGU+PC9FbmROb3RlPgB=
</w:fldData>
        </w:fldChar>
      </w:r>
      <w:r w:rsidR="002A0789">
        <w:instrText xml:space="preserve"> ADDIN EN.CITE </w:instrText>
      </w:r>
      <w:r w:rsidR="0033438B">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b3VybmFsIG9mIFZpcm9sb2d5PC9zZWNvbmRhcnktdGl0bGU+PC90aXRsZXM+PHBlcmlvZGljYWw+
PGZ1bGwtdGl0bGU+Sm91cm5hbCBvZiBWaXJvbG9neTwvZnVsbC10aXRsZT48L3BlcmlvZGljYWw+
PHBhZ2VzPjYyMS02Mjk8L3BhZ2VzPjx2b2x1bWU+NjQ8L3ZvbHVtZT48bnVtYmVyPjI8L251bWJl
cj48ZGF0ZXM+PHllYXI+MTk5MDwveWVhcj48cHViLWRhdGVzPjxkYXRlPkZlYnJ1YXJ5PC9kYXRl
PjwvcHViLWRhdGVzPjwvZGF0ZXM+PGlzYm4+MDAyMi01MzhYLCAxMDk4LTU1MTQ8L2lzYm4+PGxh
YmVsPmtsaW1rYWl0X2h1bWFuXzE5OTA8L2xhYmVsPjx1cmxzPjwvdXJscz48L3JlY29yZD48L0Np
dGU+PC9FbmROb3RlPgB=
</w:fldData>
        </w:fldChar>
      </w:r>
      <w:r w:rsidR="002A0789">
        <w:instrText xml:space="preserve"> ADDIN EN.CITE.DATA </w:instrText>
      </w:r>
      <w:r w:rsidR="0033438B">
        <w:fldChar w:fldCharType="end"/>
      </w:r>
      <w:r w:rsidR="0033438B">
        <w:fldChar w:fldCharType="separate"/>
      </w:r>
      <w:r w:rsidR="00BD0C62">
        <w:rPr>
          <w:noProof/>
        </w:rPr>
        <w:t>(Klimkait et al., 1990; Schubert et al., 2000)</w:t>
      </w:r>
      <w:r w:rsidR="0033438B">
        <w:fldChar w:fldCharType="end"/>
      </w:r>
      <w:r>
        <w:t xml:space="preserve">. </w:t>
      </w:r>
      <w:r w:rsidRPr="001E2766">
        <w:rPr>
          <w:i/>
        </w:rPr>
        <w:t>Gag</w:t>
      </w:r>
      <w:r>
        <w:t xml:space="preserve"> and </w:t>
      </w:r>
      <w:r w:rsidRPr="001E2766">
        <w:rPr>
          <w:i/>
        </w:rPr>
        <w:t>Pol</w:t>
      </w:r>
      <w:r>
        <w:t xml:space="preserve"> </w:t>
      </w:r>
      <w:proofErr w:type="spellStart"/>
      <w:r>
        <w:t>polyproteins</w:t>
      </w:r>
      <w:proofErr w:type="spellEnd"/>
      <w:r>
        <w:t xml:space="preserve"> are </w:t>
      </w:r>
      <w:proofErr w:type="spellStart"/>
      <w:r>
        <w:t>proteolytically</w:t>
      </w:r>
      <w:proofErr w:type="spellEnd"/>
      <w:r>
        <w:t xml:space="preserve"> cleaved by protease enzyme in the maturation step </w:t>
      </w:r>
      <w:r w:rsidR="0033438B">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2A0789">
        <w:instrText xml:space="preserve"> ADDIN EN.CITE </w:instrText>
      </w:r>
      <w:r w:rsidR="0033438B">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2A0789">
        <w:instrText xml:space="preserve"> ADDIN EN.CITE.DATA </w:instrText>
      </w:r>
      <w:r w:rsidR="0033438B">
        <w:fldChar w:fldCharType="end"/>
      </w:r>
      <w:r w:rsidR="0033438B">
        <w:fldChar w:fldCharType="separate"/>
      </w:r>
      <w:r w:rsidR="002A0789">
        <w:rPr>
          <w:noProof/>
        </w:rPr>
        <w:t>(Darke et al., 1988; Pettit et al., 2005)</w:t>
      </w:r>
      <w:r w:rsidR="0033438B">
        <w:fldChar w:fldCharType="end"/>
      </w:r>
      <w:r>
        <w:t>.</w:t>
      </w:r>
    </w:p>
    <w:p w:rsidR="00D826A5" w:rsidRDefault="00870A43" w:rsidP="00870A43">
      <w:pPr>
        <w:spacing w:line="480" w:lineRule="auto"/>
        <w:jc w:val="both"/>
      </w:pPr>
      <w:r>
        <w:br w:type="page"/>
      </w:r>
      <w:r w:rsidR="005F7FC6">
        <w:rPr>
          <w:noProof/>
          <w:lang w:eastAsia="en-US"/>
        </w:rPr>
        <w:drawing>
          <wp:inline distT="0" distB="0" distL="0" distR="0">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6"/>
                    <a:stretch>
                      <a:fillRect/>
                    </a:stretch>
                  </pic:blipFill>
                  <pic:spPr>
                    <a:xfrm>
                      <a:off x="0" y="0"/>
                      <a:ext cx="5466503" cy="7134432"/>
                    </a:xfrm>
                    <a:prstGeom prst="rect">
                      <a:avLst/>
                    </a:prstGeom>
                  </pic:spPr>
                </pic:pic>
              </a:graphicData>
            </a:graphic>
          </wp:inline>
        </w:drawing>
      </w:r>
    </w:p>
    <w:p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w:t>
      </w:r>
      <w:proofErr w:type="spellStart"/>
      <w:r w:rsidR="00BD5828">
        <w:t>Bieniasz</w:t>
      </w:r>
      <w:proofErr w:type="spellEnd"/>
      <w:r w:rsidR="00BD5828">
        <w:t xml:space="preserve"> 2008)</w:t>
      </w:r>
      <w:r w:rsidR="00507679">
        <w:t xml:space="preserve"> </w:t>
      </w:r>
      <w:r w:rsidR="0033438B">
        <w:fldChar w:fldCharType="begin"/>
      </w:r>
      <w:r w:rsidR="002A0789">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33438B">
        <w:fldChar w:fldCharType="separate"/>
      </w:r>
      <w:r w:rsidR="00BD0C62">
        <w:rPr>
          <w:noProof/>
        </w:rPr>
        <w:t>(Ho and Bieniasz, 2008)</w:t>
      </w:r>
      <w:r w:rsidR="0033438B">
        <w:fldChar w:fldCharType="end"/>
      </w:r>
    </w:p>
    <w:p w:rsidR="00FC3679" w:rsidRDefault="00D826A5" w:rsidP="004D66BF">
      <w:pPr>
        <w:spacing w:line="480" w:lineRule="auto"/>
        <w:jc w:val="both"/>
      </w:pPr>
      <w:r>
        <w:br w:type="page"/>
      </w:r>
      <w:r w:rsidR="00870A43">
        <w:t>Each HIV replication cycle releases new infectious virions in the order of 10</w:t>
      </w:r>
      <w:r w:rsidR="00870A43" w:rsidRPr="00896D75">
        <w:rPr>
          <w:vertAlign w:val="superscript"/>
        </w:rPr>
        <w:t>9</w:t>
      </w:r>
      <w:r w:rsidR="00870A43">
        <w:t xml:space="preserve"> per day </w:t>
      </w:r>
      <w:r w:rsidR="0033438B">
        <w:fldChar w:fldCharType="begin"/>
      </w:r>
      <w:r w:rsidR="002A0789">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33438B">
        <w:fldChar w:fldCharType="separate"/>
      </w:r>
      <w:r w:rsidR="002A0789">
        <w:rPr>
          <w:noProof/>
        </w:rPr>
        <w:t>(Ho et al., 1995b)</w:t>
      </w:r>
      <w:r w:rsidR="0033438B">
        <w:fldChar w:fldCharType="end"/>
      </w:r>
      <w:r w:rsidR="00870A43">
        <w:t xml:space="preserve">. The number of new </w:t>
      </w:r>
      <w:r w:rsidR="002B6D9A">
        <w:t xml:space="preserve">infecting </w:t>
      </w:r>
      <w:r w:rsidR="00870A43">
        <w:t xml:space="preserve">HIV determines the replication rate of the virus </w:t>
      </w:r>
      <w:r w:rsidR="0033438B">
        <w:fldChar w:fldCharType="begin"/>
      </w:r>
      <w:r w:rsidR="002A0789">
        <w:instrText xml:space="preserve"> ADDIN EN.CITE &lt;EndNote&gt;&lt;Cite&gt;&lt;Author&gt;Tersmette&lt;/Author&gt;&lt;Year&gt;1989&lt;/Year&gt;&lt;RecNum&gt;19&lt;/RecNum&gt;&lt;record&gt;&lt;rec-number&gt;19&lt;/rec-number&gt;&lt;foreign-keys&gt;&lt;key app="EN" db-id="fp25zzvrxrd9vke5zxqp9stbssprwstvdddz"&gt;19&lt;/key&gt;&lt;/foreign-keys&gt;&lt;ref-type name="Journal Article"&gt;17&lt;/ref-type&gt;&lt;contributors&gt;&lt;authors&gt;&lt;author&gt;Tersmette, M.&lt;/author&gt;&lt;author&gt;Gruters, R. A.&lt;/author&gt;&lt;author&gt;Wolf, F. de&lt;/author&gt;&lt;author&gt;Goede, R. E. de&lt;/author&gt;&lt;author&gt;Lange, J. M.&lt;/author&gt;&lt;author&gt;Schellekens, P. T.&lt;/author&gt;&lt;author&gt;Goudsmit, J.&lt;/author&gt;&lt;author&gt;Huisman, H. G.&lt;/author&gt;&lt;author&gt;Miedema, F.&lt;/author&gt;&lt;/authors&gt;&lt;/contributors&gt;&lt;auth-address&gt;http://jvi.asm.org/content/63/5/2118&lt;/auth-address&gt;&lt;titles&gt;&lt;title&gt;Evidence for a role of virulent human immunodeficiency virus (HIV) variants in the pathogenesis of acquired immunodeficiency syndrome: studies on sequential HIV isolates.&lt;/title&gt;&lt;secondary-title&gt;Journal of Virology&lt;/secondary-title&gt;&lt;/titles&gt;&lt;periodical&gt;&lt;full-title&gt;Journal of Virology&lt;/full-title&gt;&lt;/periodical&gt;&lt;pages&gt;2118-2125&lt;/pages&gt;&lt;volume&gt;63&lt;/volume&gt;&lt;number&gt;5&lt;/number&gt;&lt;dates&gt;&lt;year&gt;1989&lt;/year&gt;&lt;pub-dates&gt;&lt;date&gt;May&lt;/date&gt;&lt;/pub-dates&gt;&lt;/dates&gt;&lt;isbn&gt;0022-538X, 1098-5514&lt;/isbn&gt;&lt;label&gt;tersmette_evidence_1989&lt;/label&gt;&lt;urls&gt;&lt;/urls&gt;&lt;/record&gt;&lt;/Cite&gt;&lt;/EndNote&gt;</w:instrText>
      </w:r>
      <w:r w:rsidR="0033438B">
        <w:fldChar w:fldCharType="separate"/>
      </w:r>
      <w:r w:rsidR="00BD0C62">
        <w:rPr>
          <w:noProof/>
        </w:rPr>
        <w:t>(Tersmette et al., 1989)</w:t>
      </w:r>
      <w:r w:rsidR="0033438B">
        <w:fldChar w:fldCharType="end"/>
      </w:r>
      <w:r w:rsidR="00870A43">
        <w:t xml:space="preserve">. </w:t>
      </w:r>
      <w:r w:rsidR="00927585">
        <w:t>A long post infection period shows</w:t>
      </w:r>
      <w:r w:rsidR="00870A43">
        <w:t xml:space="preserve"> higher turnover rate </w:t>
      </w:r>
      <w:r w:rsidR="00927585">
        <w:t>associated with</w:t>
      </w:r>
      <w:r w:rsidR="00870A43">
        <w:t xml:space="preserve"> </w:t>
      </w:r>
      <w:r w:rsidR="00927585">
        <w:t>CD4+</w:t>
      </w:r>
      <w:r w:rsidR="00870A43">
        <w:t xml:space="preserve"> cell depletion and viral population expansion</w:t>
      </w:r>
      <w:r w:rsidR="002B6D9A">
        <w:t xml:space="preserve"> </w:t>
      </w:r>
      <w:r w:rsidR="0033438B">
        <w:fldChar w:fldCharType="begin"/>
      </w:r>
      <w:r w:rsidR="002A0789">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33438B">
        <w:fldChar w:fldCharType="separate"/>
      </w:r>
      <w:r w:rsidR="002A0789">
        <w:rPr>
          <w:noProof/>
        </w:rPr>
        <w:t>(Ho et al., 1995b)</w:t>
      </w:r>
      <w:r w:rsidR="0033438B">
        <w:fldChar w:fldCharType="end"/>
      </w:r>
      <w:r w:rsidR="00870A43">
        <w:t>.</w:t>
      </w:r>
    </w:p>
    <w:p w:rsidR="00FC3679" w:rsidRDefault="00FC3679" w:rsidP="00B31691">
      <w:pPr>
        <w:pStyle w:val="Heading3"/>
        <w:spacing w:line="480" w:lineRule="auto"/>
      </w:pPr>
      <w:r>
        <w:t>1.7 A</w:t>
      </w:r>
      <w:r w:rsidR="00073FC1">
        <w:t>ntir</w:t>
      </w:r>
      <w:r>
        <w:t>etro</w:t>
      </w:r>
      <w:r w:rsidR="00073FC1">
        <w:t>v</w:t>
      </w:r>
      <w:r>
        <w:t>iral Drugs</w:t>
      </w:r>
    </w:p>
    <w:p w:rsidR="00B31691" w:rsidRDefault="00B31691" w:rsidP="00B31691">
      <w:pPr>
        <w:spacing w:line="480" w:lineRule="auto"/>
        <w:jc w:val="both"/>
        <w:rPr>
          <w:b/>
        </w:rPr>
      </w:pPr>
      <w:r>
        <w:rPr>
          <w:b/>
        </w:rPr>
        <w:t xml:space="preserve">1.7.1 </w:t>
      </w:r>
      <w:r w:rsidRPr="00E43192">
        <w:rPr>
          <w:b/>
        </w:rPr>
        <w:t>Reverse Transcriptase Inhibitors</w:t>
      </w:r>
    </w:p>
    <w:p w:rsidR="00B31691" w:rsidRDefault="00B31691" w:rsidP="00B31691">
      <w:pPr>
        <w:pStyle w:val="ListParagraph"/>
        <w:numPr>
          <w:ilvl w:val="0"/>
          <w:numId w:val="4"/>
        </w:numPr>
        <w:spacing w:line="480" w:lineRule="auto"/>
        <w:jc w:val="both"/>
        <w:rPr>
          <w:b/>
        </w:rPr>
      </w:pPr>
      <w:r>
        <w:rPr>
          <w:b/>
        </w:rPr>
        <w:t>Nucleoside Reverse Transcriptase Inhibitors (</w:t>
      </w:r>
      <w:proofErr w:type="spellStart"/>
      <w:r>
        <w:rPr>
          <w:b/>
        </w:rPr>
        <w:t>NRTIs</w:t>
      </w:r>
      <w:proofErr w:type="spellEnd"/>
      <w:r>
        <w:rPr>
          <w:b/>
        </w:rPr>
        <w:t>)</w:t>
      </w:r>
    </w:p>
    <w:p w:rsidR="00B31691" w:rsidRDefault="00B31691" w:rsidP="00B31691">
      <w:pPr>
        <w:pStyle w:val="ListParagraph"/>
        <w:spacing w:line="480" w:lineRule="auto"/>
        <w:jc w:val="both"/>
      </w:pPr>
      <w:proofErr w:type="spellStart"/>
      <w:r>
        <w:t>NRTIs</w:t>
      </w:r>
      <w:proofErr w:type="spellEnd"/>
      <w:r>
        <w:t xml:space="preserve"> are analogs of nucleotides but without 3’ hydroxyl group (reviewed in </w:t>
      </w:r>
      <w:r w:rsidR="0033438B">
        <w:fldChar w:fldCharType="begin"/>
      </w:r>
      <w:r w:rsidR="002A0789">
        <w:instrText xml:space="preserve"> ADDIN EN.CITE &lt;EndNote&gt;&lt;Cite&gt;&lt;Author&gt;Sarafianos&lt;/Author&gt;&lt;Year&gt;2004&lt;/Year&gt;&lt;RecNum&gt;293&lt;/RecNum&gt;&lt;record&gt;&lt;rec-number&gt;293&lt;/rec-number&gt;&lt;foreign-keys&gt;&lt;key app="EN" db-id="fp25zzvrxrd9vke5zxqp9stbssprwstvdddz"&gt;293&lt;/key&gt;&lt;/foreign-keys&gt;&lt;ref-type name="Journal Article"&gt;17&lt;/ref-type&gt;&lt;contributors&gt;&lt;authors&gt;&lt;author&gt;Sarafianos, Stefan G&lt;/author&gt;&lt;author&gt;Hughes, Stephen H&lt;/author&gt;&lt;author&gt;Arnold, Eddy&lt;/author&gt;&lt;/authors&gt;&lt;/contributors&gt;&lt;auth-address&gt;http://www.sciencedirect.com/science/article/pii/S1357272504001001&lt;/auth-address&gt;&lt;titles&gt;&lt;title&gt;Designing anti-AIDS drugs targeting the major mechanism of HIV-1 RT resistance to nucleoside analog drugs&lt;/title&gt;&lt;secondary-title&gt;The International Journal of Biochemistry &amp;amp; Cell Biology&lt;/secondary-title&gt;&lt;/titles&gt;&lt;pages&gt;1706-1715&lt;/pages&gt;&lt;volume&gt;36&lt;/volume&gt;&lt;number&gt;9&lt;/number&gt;&lt;dates&gt;&lt;year&gt;2004&lt;/year&gt;&lt;pub-dates&gt;&lt;date&gt;September&lt;/date&gt;&lt;/pub-dates&gt;&lt;/dates&gt;&lt;isbn&gt;1357-2725&lt;/isbn&gt;&lt;label&gt;sarafianos_designing_2004&lt;/label&gt;&lt;urls&gt;&lt;related-urls&gt;&lt;url&gt;10.1016/j.biocel.2004.02.027&lt;/url&gt;&lt;/related-urls&gt;&lt;/urls&gt;&lt;/record&gt;&lt;/Cite&gt;&lt;/EndNote&gt;</w:instrText>
      </w:r>
      <w:r w:rsidR="0033438B">
        <w:fldChar w:fldCharType="separate"/>
      </w:r>
      <w:r w:rsidR="00BD0C62">
        <w:rPr>
          <w:noProof/>
        </w:rPr>
        <w:t>(Sarafianos et al., 2004)</w:t>
      </w:r>
      <w:r w:rsidR="0033438B">
        <w:fldChar w:fldCharType="end"/>
      </w:r>
      <w:r>
        <w:t xml:space="preserve">). The drug is taken in </w:t>
      </w:r>
      <w:proofErr w:type="spellStart"/>
      <w:r>
        <w:t>unphosphorylated</w:t>
      </w:r>
      <w:proofErr w:type="spellEnd"/>
      <w:r>
        <w:t xml:space="preserve"> form, which </w:t>
      </w:r>
      <w:proofErr w:type="spellStart"/>
      <w:r>
        <w:t>cytokinases</w:t>
      </w:r>
      <w:proofErr w:type="spellEnd"/>
      <w:r>
        <w:t xml:space="preserve"> </w:t>
      </w:r>
      <w:proofErr w:type="spellStart"/>
      <w:r>
        <w:t>phosphorylates</w:t>
      </w:r>
      <w:proofErr w:type="spellEnd"/>
      <w:r>
        <w:t xml:space="preserve"> to form 5’ </w:t>
      </w:r>
      <w:proofErr w:type="spellStart"/>
      <w:r>
        <w:t>triophosphates</w:t>
      </w:r>
      <w:proofErr w:type="spellEnd"/>
      <w:r>
        <w:t xml:space="preserve"> (reviewed in </w:t>
      </w:r>
      <w:r w:rsidR="0033438B">
        <w:fldChar w:fldCharType="begin"/>
      </w:r>
      <w:r w:rsidR="002A0789">
        <w:instrText xml:space="preserve"> ADDIN EN.CITE &lt;EndNote&gt;&lt;Cite&gt;&lt;Author&gt;De Clercq&lt;/Author&gt;&lt;Year&gt;2002&lt;/Year&gt;&lt;RecNum&gt;414&lt;/RecNum&gt;&lt;record&gt;&lt;rec-number&gt;414&lt;/rec-number&gt;&lt;foreign-keys&gt;&lt;key app="EN" db-id="fp25zzvrxrd9vke5zxqp9stbssprwstvdddz"&gt;414&lt;/key&gt;&lt;/foreign-keys&gt;&lt;ref-type name="Journal Article"&gt;17&lt;/ref-type&gt;&lt;contributors&gt;&lt;authors&gt;&lt;author&gt;De Clercq, Erik&lt;/author&gt;&lt;/authors&gt;&lt;/contributors&gt;&lt;auth-address&gt;http://www.nature.com.libgate.library.nuigalway.ie/nrd/journal/v1/n1/full/nrd703.html&lt;/auth-address&gt;&lt;titles&gt;&lt;title&gt;Strategies in the design of antiviral drugs&lt;/title&gt;&lt;secondary-title&gt;Nature Reviews Drug Discovery&lt;/secondary-title&gt;&lt;/titles&gt;&lt;pages&gt;13-25&lt;/pages&gt;&lt;volume&gt;1&lt;/volume&gt;&lt;number&gt;1&lt;/number&gt;&lt;dates&gt;&lt;year&gt;2002&lt;/year&gt;&lt;pub-dates&gt;&lt;date&gt;January&lt;/date&gt;&lt;/pub-dates&gt;&lt;/dates&gt;&lt;isbn&gt;1474-1776&lt;/isbn&gt;&lt;label&gt;de_clercq_strategies_2002&lt;/label&gt;&lt;urls&gt;&lt;related-urls&gt;&lt;url&gt;10.1038/nrd703&lt;/url&gt;&lt;/related-urls&gt;&lt;/urls&gt;&lt;/record&gt;&lt;/Cite&gt;&lt;Cite&gt;&lt;Author&gt;Ilina&lt;/Author&gt;&lt;Year&gt;2008&lt;/Year&gt;&lt;RecNum&gt;413&lt;/RecNum&gt;&lt;record&gt;&lt;rec-number&gt;413&lt;/rec-number&gt;&lt;foreign-keys&gt;&lt;key app="EN" db-id="fp25zzvrxrd9vke5zxqp9stbssprwstvdddz"&gt;413&lt;/key&gt;&lt;/foreign-keys&gt;&lt;ref-type name="Newspaper Article"&gt;23&lt;/ref-type&gt;&lt;contributors&gt;&lt;authors&gt;&lt;author&gt;Ilina, Tatiana&lt;/author&gt;&lt;author&gt;Parniak, Michael A.&lt;/author&gt;&lt;/authors&gt;&lt;/contributors&gt;&lt;auth-address&gt;http://www.scienced</w:instrText>
      </w:r>
      <w:r w:rsidR="002A0789">
        <w:rPr>
          <w:rFonts w:hint="eastAsia"/>
        </w:rPr>
        <w:instrText>irect.com/science/article/pii/S1054358907560059&lt;/auth-address&gt;&lt;titles&gt;&lt;title&gt;Inhibitors of HIV</w:instrText>
      </w:r>
      <w:r w:rsidR="002A0789">
        <w:rPr>
          <w:rFonts w:hint="eastAsia"/>
        </w:rPr>
        <w:instrText>‐</w:instrText>
      </w:r>
      <w:r w:rsidR="002A0789">
        <w:rPr>
          <w:rFonts w:hint="eastAsia"/>
        </w:rPr>
        <w:instrText>1 Reverse Transcriptase&lt;/title&gt;&lt;secondary-title&gt;Advances in Pharmacology&lt;/secondary-title&gt;&lt;/titles&gt;&lt;pages&gt;121-167&lt;/pages&gt;&lt;volume&gt;Volume 56&lt;/volume&gt;&lt;dates&gt;&lt;year&gt;</w:instrText>
      </w:r>
      <w:r w:rsidR="002A0789">
        <w:instrText>2008&lt;/year&gt;&lt;/dates&gt;&lt;publisher&gt;Academic Press&lt;/publisher&gt;&lt;isbn&gt;1054-3589&lt;/isbn&gt;&lt;label&gt;ilina_inhibitors_2008&lt;/label&gt;&lt;urls&gt;&lt;/urls&gt;&lt;/record&gt;&lt;/Cite&gt;&lt;/EndNote&gt;</w:instrText>
      </w:r>
      <w:r w:rsidR="0033438B">
        <w:fldChar w:fldCharType="separate"/>
      </w:r>
      <w:r w:rsidR="00BD0C62">
        <w:rPr>
          <w:noProof/>
        </w:rPr>
        <w:t>(De Clercq, 2002; Ilina and Parniak, 2008)</w:t>
      </w:r>
      <w:r w:rsidR="0033438B">
        <w:fldChar w:fldCharType="end"/>
      </w:r>
      <w:r w:rsidR="0095703E">
        <w:t>). This then,</w:t>
      </w:r>
      <w:r>
        <w:t xml:space="preserve"> leads to </w:t>
      </w:r>
      <w:r w:rsidR="0095703E">
        <w:t xml:space="preserve">the </w:t>
      </w:r>
      <w:r>
        <w:t xml:space="preserve">incomplete termination of </w:t>
      </w:r>
      <w:r w:rsidR="0095703E">
        <w:t xml:space="preserve">HIV-1 </w:t>
      </w:r>
      <w:r>
        <w:t xml:space="preserve">cDNA synthesis </w:t>
      </w:r>
      <w:r w:rsidR="0033438B">
        <w:fldChar w:fldCharType="begin"/>
      </w:r>
      <w:r w:rsidR="002A0789">
        <w:instrText xml:space="preserve"> ADDIN EN.CITE &lt;EndNote&gt;&lt;Cite&gt;&lt;Author&gt;Sluis-Cremer&lt;/Author&gt;&lt;Year&gt;2000&lt;/Year&gt;&lt;RecNum&gt;5&lt;/RecNum&gt;&lt;record&gt;&lt;rec-number&gt;5&lt;/rec-number&gt;&lt;foreign-keys&gt;&lt;key app="EN" db-id="fp25zzvrxrd9vke5zxqp9stbssprwstvdddz"&gt;5&lt;/key&gt;&lt;/foreign-keys&gt;&lt;ref-type name="Journal Article"&gt;17&lt;/ref-type&gt;&lt;contributors&gt;&lt;authors&gt;&lt;author&gt;Sluis-Cremer, N.&lt;/author&gt;&lt;author&gt;Arion, D.&lt;/author&gt;&lt;author&gt;Parniak*, M. A.&lt;/author&gt;&lt;/authors&gt;&lt;/contributors&gt;&lt;auth-address&gt;http://link.springer.com/article/10.1007/PL00000626&lt;/auth-address&gt;&lt;titles&gt;&lt;title&gt;Molecular mechanisms of HIV-1 resistance to nucleoside reverse transcriptase inhibitors (NRTIs)&lt;/title&gt;&lt;secondary-title&gt;Cellular and Molecular Life Sciences CMLS&lt;/secondary-title&gt;&lt;/titles&gt;&lt;pages&gt;1408-1422&lt;/pages&gt;&lt;volume&gt;57&lt;/volume&gt;&lt;number&gt;10&lt;/number&gt;&lt;dates&gt;&lt;year&gt;2000&lt;/year&gt;&lt;pub-dates&gt;&lt;date&gt;September&lt;/date&gt;&lt;/pub-dates&gt;&lt;/dates&gt;&lt;isbn&gt;1420-682X, 1420-9071&lt;/isbn&gt;&lt;label&gt;sluis-cremer_molecular_2000-1&lt;/label&gt;&lt;urls&gt;&lt;related-urls&gt;&lt;url&gt;10.1007/PL00000626&lt;/url&gt;&lt;/related-urls&gt;&lt;/urls&gt;&lt;/record&gt;&lt;/Cite&gt;&lt;/EndNote&gt;</w:instrText>
      </w:r>
      <w:r w:rsidR="0033438B">
        <w:fldChar w:fldCharType="separate"/>
      </w:r>
      <w:r w:rsidR="00BD0C62">
        <w:rPr>
          <w:noProof/>
        </w:rPr>
        <w:t>(Sluis-Cremer et al., 2000)</w:t>
      </w:r>
      <w:r w:rsidR="0033438B">
        <w:fldChar w:fldCharType="end"/>
      </w:r>
      <w:r>
        <w:t>.</w:t>
      </w:r>
      <w:r w:rsidR="00B30FFA">
        <w:t xml:space="preserve"> The action of the drugs is shown in Figure</w:t>
      </w:r>
      <w:r>
        <w:t xml:space="preserve"> </w:t>
      </w:r>
      <w:r w:rsidR="0095703E">
        <w:t>1.8 and t</w:t>
      </w:r>
      <w:r w:rsidR="002C6723">
        <w:t xml:space="preserve">he list of </w:t>
      </w:r>
      <w:r w:rsidR="005E38C4">
        <w:t xml:space="preserve">approved </w:t>
      </w:r>
      <w:r w:rsidR="002C6723">
        <w:t>NRTI drugs shown in Table 1.1.</w:t>
      </w:r>
    </w:p>
    <w:p w:rsidR="00B31691" w:rsidRDefault="00B31691" w:rsidP="00B31691">
      <w:pPr>
        <w:pStyle w:val="ListParagraph"/>
        <w:numPr>
          <w:ilvl w:val="0"/>
          <w:numId w:val="4"/>
        </w:numPr>
        <w:spacing w:line="480" w:lineRule="auto"/>
        <w:jc w:val="both"/>
        <w:rPr>
          <w:b/>
        </w:rPr>
      </w:pPr>
      <w:r w:rsidRPr="00B4227E">
        <w:rPr>
          <w:b/>
        </w:rPr>
        <w:t>Non-nucleoside reverse transcriptase inhibitors (</w:t>
      </w:r>
      <w:proofErr w:type="spellStart"/>
      <w:r w:rsidRPr="007E60B2">
        <w:rPr>
          <w:b/>
        </w:rPr>
        <w:t>NNRTIs</w:t>
      </w:r>
      <w:proofErr w:type="spellEnd"/>
      <w:r>
        <w:rPr>
          <w:b/>
        </w:rPr>
        <w:t>)</w:t>
      </w:r>
    </w:p>
    <w:p w:rsidR="00C364A0" w:rsidRDefault="00B31691" w:rsidP="00B31691">
      <w:pPr>
        <w:pStyle w:val="ListParagraph"/>
        <w:spacing w:line="480" w:lineRule="auto"/>
        <w:jc w:val="both"/>
      </w:pPr>
      <w:r>
        <w:t xml:space="preserve"> </w:t>
      </w:r>
      <w:proofErr w:type="spellStart"/>
      <w:r>
        <w:t>NNRTIs</w:t>
      </w:r>
      <w:proofErr w:type="spellEnd"/>
      <w:r>
        <w:t xml:space="preserve"> specifically bind at an </w:t>
      </w:r>
      <w:proofErr w:type="spellStart"/>
      <w:r>
        <w:t>allosteric</w:t>
      </w:r>
      <w:proofErr w:type="spellEnd"/>
      <w:r>
        <w:t xml:space="preserve"> site 10 </w:t>
      </w:r>
      <w:hyperlink r:id="rId17" w:history="1">
        <w:r w:rsidRPr="007E60B2">
          <w:rPr>
            <w:rStyle w:val="Hyperlink"/>
            <w:color w:val="auto"/>
            <w:u w:val="none"/>
          </w:rPr>
          <w:t>Å</w:t>
        </w:r>
      </w:hyperlink>
      <w:r>
        <w:t xml:space="preserve"> from </w:t>
      </w:r>
      <w:r w:rsidR="0095703E">
        <w:t xml:space="preserve">the </w:t>
      </w:r>
      <w:r>
        <w:t xml:space="preserve">polymerase active site of the HIV-1 reverse transcriptase </w:t>
      </w:r>
      <w:r w:rsidR="0033438B">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2A0789">
        <w:instrText xml:space="preserve"> ADDIN EN.CITE </w:instrText>
      </w:r>
      <w:r w:rsidR="0033438B">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2A0789">
        <w:instrText xml:space="preserve"> ADDIN EN.CITE.DATA </w:instrText>
      </w:r>
      <w:r w:rsidR="0033438B">
        <w:fldChar w:fldCharType="end"/>
      </w:r>
      <w:r w:rsidR="0033438B">
        <w:fldChar w:fldCharType="separate"/>
      </w:r>
      <w:r w:rsidR="00BD0C62">
        <w:rPr>
          <w:noProof/>
        </w:rPr>
        <w:t>(Himmel et al., 2006; Sarafianos et al., 2009)</w:t>
      </w:r>
      <w:r w:rsidR="0033438B">
        <w:fldChar w:fldCharType="end"/>
      </w:r>
      <w:r>
        <w:t xml:space="preserve">, close to </w:t>
      </w:r>
      <w:r w:rsidR="0095703E">
        <w:t xml:space="preserve">the </w:t>
      </w:r>
      <w:r>
        <w:t>substrate-binding site. The</w:t>
      </w:r>
      <w:r w:rsidR="00966EC8">
        <w:t xml:space="preserve"> binding induces conformationa</w:t>
      </w:r>
      <w:r w:rsidR="00A87209">
        <w:t>l</w:t>
      </w:r>
      <w:r w:rsidR="00B47CB9" w:rsidRPr="00B47CB9">
        <w:t xml:space="preserve"> </w:t>
      </w:r>
      <w:r w:rsidR="00B47CB9">
        <w:t>change</w:t>
      </w:r>
      <w:r w:rsidR="0095703E">
        <w:t>s</w:t>
      </w:r>
      <w:r w:rsidR="00B47CB9">
        <w:t xml:space="preserve"> in the enzyme, which distorts </w:t>
      </w:r>
      <w:r w:rsidR="00146BC3">
        <w:t>the</w:t>
      </w:r>
      <w:r w:rsidR="00B47CB9">
        <w:t xml:space="preserve"> catalytic </w:t>
      </w:r>
      <w:proofErr w:type="spellStart"/>
      <w:r w:rsidR="00B47CB9">
        <w:t>aspartate</w:t>
      </w:r>
      <w:proofErr w:type="spellEnd"/>
      <w:r w:rsidR="00B47CB9">
        <w:t xml:space="preserve"> triad of </w:t>
      </w:r>
      <w:r w:rsidR="00146BC3">
        <w:t xml:space="preserve">its </w:t>
      </w:r>
      <w:r w:rsidR="00B47CB9">
        <w:t xml:space="preserve">active site and inhibits the function of the enzyme </w:t>
      </w:r>
      <w:r w:rsidR="00F512A1">
        <w:t xml:space="preserve">(Figure 1.9) </w:t>
      </w:r>
      <w:r w:rsidR="0033438B">
        <w:fldChar w:fldCharType="begin"/>
      </w:r>
      <w:r w:rsidR="002A0789">
        <w:instrText xml:space="preserve"> ADDIN EN.CITE &lt;EndNote&gt;&lt;Cite&gt;&lt;Author&gt;Esnouf&lt;/Author&gt;&lt;Year&gt;1995&lt;/Year&gt;&lt;RecNum&gt;431&lt;/RecNum&gt;&lt;record&gt;&lt;rec-number&gt;431&lt;/rec-number&gt;&lt;foreign-keys&gt;&lt;key app="EN" db-id="fp25zzvrxrd9vke5zxqp9stbssprwstvdddz"&gt;431&lt;/key&gt;&lt;/foreign-keys&gt;&lt;ref-type name="Journal Article"&gt;17&lt;/ref-type&gt;&lt;contributors&gt;&lt;authors&gt;&lt;author&gt;Esnouf, Robert&lt;/author&gt;&lt;author&gt;Ren, Jingshan&lt;/author&gt;&lt;author&gt;Ross, Carl&lt;/author&gt;&lt;author&gt;Jones, Yvonne&lt;/author&gt;&lt;author&gt;Stammers, David&lt;/author&gt;&lt;author&gt;Stuart, David&lt;/author&gt;&lt;/authors&gt;&lt;/contributors&gt;&lt;auth-address&gt;http://www.nature.com/nsmb/journal/v2/n4/abs/nsb0495-303.html&lt;/auth-address&gt;&lt;titles&gt;&lt;title&gt;Mechanism of inhibition of HIV-1 reverse transcriptase by non-nucleoside inhibitors&lt;/title&gt;&lt;secondary-title&gt;Nature Structural &amp;amp; Molecular Biology&lt;/secondary-title&gt;&lt;/titles&gt;&lt;pages&gt;303–308&lt;/pages&gt;&lt;volume&gt;2&lt;/volume&gt;&lt;number&gt;4&lt;/number&gt;&lt;dates&gt;&lt;year&gt;1995&lt;/year&gt;&lt;/dates&gt;&lt;label&gt;esnouf_mechanism_1995&lt;/label&gt;&lt;urls&gt;&lt;/urls&gt;&lt;/record&gt;&lt;/Cite&gt;&lt;Cite&gt;&lt;Author&gt;Balzarini&lt;/Author&gt;&lt;Year&gt;2004&lt;/Year&gt;&lt;RecNum&gt;442&lt;/RecNum&gt;&lt;record&gt;&lt;rec-number&gt;442&lt;/rec-number&gt;&lt;foreign-keys&gt;&lt;key app="EN" db-id="fp25zzvrxrd9vke5zxqp9stbssprwstvdddz"&gt;442&lt;/key&gt;&lt;/foreign-keys&gt;&lt;ref-type name="Journal Article"&gt;17&lt;/ref-type&gt;&lt;contributors&gt;&lt;authors&gt;&lt;author&gt;Balzarini, J.&lt;/author&gt;&lt;/authors&gt;&lt;/contributors&gt;&lt;auth-address&gt;http://www.eurekaselect.com/80566/article&lt;/auth-address&gt;&lt;titles&gt;&lt;title&gt;Current Status of the Non-nucleoside Reverse Transcriptase Inhibitors of Human Immunodeficiency Virus Type 1&lt;/title&gt;&lt;secondary-title&gt;Current Topics in Medicinal Chemistry&lt;/secondary-title&gt;&lt;/titles&gt;&lt;pages&gt;921-944&lt;/pages&gt;&lt;volume&gt;4&lt;/volume&gt;&lt;number&gt;9&lt;/number&gt;&lt;dates&gt;&lt;year&gt;2004&lt;/year&gt;&lt;pub-dates&gt;&lt;date&gt;May&lt;/date&gt;&lt;/pub-dates&gt;&lt;/dates&gt;&lt;isbn&gt;15680266&lt;/isbn&gt;&lt;label&gt;balzarini_current_2004&lt;/label&gt;&lt;urls&gt;&lt;related-urls&gt;&lt;url&gt;10.2174/1568026043388420&lt;/url&gt;&lt;/related-urls&gt;&lt;/urls&gt;&lt;/record&gt;&lt;/Cite&gt;&lt;/EndNote&gt;</w:instrText>
      </w:r>
      <w:r w:rsidR="0033438B">
        <w:fldChar w:fldCharType="separate"/>
      </w:r>
      <w:r w:rsidR="00BD0C62">
        <w:rPr>
          <w:noProof/>
        </w:rPr>
        <w:t>(Balzarini, 2004; Esnouf et al., 1995)</w:t>
      </w:r>
      <w:r w:rsidR="0033438B">
        <w:fldChar w:fldCharType="end"/>
      </w:r>
      <w:r w:rsidR="00B47CB9">
        <w:t>. The list of</w:t>
      </w:r>
      <w:r w:rsidR="00F512A1">
        <w:t xml:space="preserve"> approved</w:t>
      </w:r>
      <w:r w:rsidR="00B47CB9">
        <w:t xml:space="preserve"> NNRTI drugs is shown in Table 1.1</w:t>
      </w:r>
    </w:p>
    <w:p w:rsidR="00A87209" w:rsidRDefault="00A87209" w:rsidP="00B31691">
      <w:pPr>
        <w:pStyle w:val="ListParagraph"/>
        <w:spacing w:line="480" w:lineRule="auto"/>
        <w:jc w:val="both"/>
        <w:sectPr w:rsidR="00A87209">
          <w:pgSz w:w="11899" w:h="16838"/>
          <w:pgMar w:top="1440" w:right="1800" w:bottom="1440" w:left="1800" w:header="708" w:footer="708" w:gutter="0"/>
          <w:cols w:space="708"/>
        </w:sectPr>
      </w:pPr>
    </w:p>
    <w:p w:rsidR="005E38C4" w:rsidRDefault="00D6359E" w:rsidP="0008542A">
      <w:pPr>
        <w:spacing w:line="480" w:lineRule="auto"/>
        <w:jc w:val="center"/>
        <w:rPr>
          <w:b/>
          <w:bCs/>
          <w:color w:val="4F81BD" w:themeColor="accent1"/>
          <w:szCs w:val="18"/>
        </w:rPr>
      </w:pPr>
      <w:r>
        <w:rPr>
          <w:b/>
          <w:bCs/>
          <w:noProof/>
          <w:color w:val="4F81BD" w:themeColor="accent1"/>
          <w:szCs w:val="18"/>
          <w:lang w:eastAsia="en-US"/>
        </w:rPr>
        <w:drawing>
          <wp:inline distT="0" distB="0" distL="0" distR="0">
            <wp:extent cx="5269865" cy="2083652"/>
            <wp:effectExtent l="2540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269865" cy="2083652"/>
                    </a:xfrm>
                    <a:prstGeom prst="rect">
                      <a:avLst/>
                    </a:prstGeom>
                    <a:noFill/>
                    <a:ln w="9525">
                      <a:noFill/>
                      <a:miter lim="800000"/>
                      <a:headEnd/>
                      <a:tailEnd/>
                    </a:ln>
                  </pic:spPr>
                </pic:pic>
              </a:graphicData>
            </a:graphic>
          </wp:inline>
        </w:drawing>
      </w:r>
    </w:p>
    <w:p w:rsidR="005E38C4" w:rsidRPr="005E38C4" w:rsidRDefault="005E38C4" w:rsidP="00EF4D79">
      <w:pPr>
        <w:spacing w:line="480" w:lineRule="auto"/>
        <w:jc w:val="both"/>
      </w:pPr>
      <w:r w:rsidRPr="005E38C4">
        <w:t>Fig</w:t>
      </w:r>
      <w:r w:rsidR="00C76F7B">
        <w:t>ure</w:t>
      </w:r>
      <w:r w:rsidRPr="005E38C4">
        <w:t xml:space="preserve"> 1.8</w:t>
      </w:r>
      <w:r>
        <w:t xml:space="preserve">: Mechanisms of NRTI </w:t>
      </w:r>
      <w:r w:rsidR="004160C6">
        <w:t>drug to inhibit revere transcriptase</w:t>
      </w:r>
      <w:r w:rsidR="00D6359E">
        <w:t>. N</w:t>
      </w:r>
      <w:r w:rsidR="0008542A">
        <w:t xml:space="preserve">ucleoside analogs lacking 3’ hydroxyl group </w:t>
      </w:r>
      <w:r w:rsidR="00D6359E">
        <w:t>is incorporated in growing chain of drug sensitive virus resulting in incomplete termination of viral cDNA.</w:t>
      </w:r>
      <w:r w:rsidR="0095703E">
        <w:t xml:space="preserve"> Source: Adapted from </w:t>
      </w:r>
      <w:r w:rsidR="0033438B">
        <w:fldChar w:fldCharType="begin"/>
      </w:r>
      <w:r w:rsidR="002A078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Medicine&lt;/secondary-title&gt;&lt;/titles&gt;&lt;periodical&gt;&lt;full-title&gt;New England Journal of Medicine&lt;/full-title&gt;&lt;/periodical&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33438B">
        <w:fldChar w:fldCharType="separate"/>
      </w:r>
      <w:r w:rsidR="0095703E">
        <w:rPr>
          <w:noProof/>
        </w:rPr>
        <w:t>(Clavel and Hance, 2004)</w:t>
      </w:r>
      <w:r w:rsidR="0033438B">
        <w:fldChar w:fldCharType="end"/>
      </w:r>
    </w:p>
    <w:p w:rsidR="00B30FFA" w:rsidRDefault="00B30FFA" w:rsidP="00EF4D79">
      <w:pPr>
        <w:spacing w:line="480" w:lineRule="auto"/>
        <w:jc w:val="both"/>
        <w:rPr>
          <w:b/>
          <w:bCs/>
          <w:color w:val="4F81BD" w:themeColor="accent1"/>
          <w:szCs w:val="18"/>
        </w:rPr>
      </w:pPr>
      <w:r>
        <w:rPr>
          <w:b/>
          <w:bCs/>
          <w:noProof/>
          <w:color w:val="4F81BD" w:themeColor="accent1"/>
          <w:szCs w:val="18"/>
          <w:lang w:eastAsia="en-US"/>
        </w:rPr>
        <w:drawing>
          <wp:inline distT="0" distB="0" distL="0" distR="0">
            <wp:extent cx="5227320" cy="4139791"/>
            <wp:effectExtent l="2540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29210" cy="4141288"/>
                    </a:xfrm>
                    <a:prstGeom prst="rect">
                      <a:avLst/>
                    </a:prstGeom>
                    <a:noFill/>
                    <a:ln w="9525">
                      <a:noFill/>
                      <a:miter lim="800000"/>
                      <a:headEnd/>
                      <a:tailEnd/>
                    </a:ln>
                  </pic:spPr>
                </pic:pic>
              </a:graphicData>
            </a:graphic>
          </wp:inline>
        </w:drawing>
      </w:r>
    </w:p>
    <w:p w:rsidR="00B30FFA" w:rsidRPr="005E38C4" w:rsidRDefault="00D6359E" w:rsidP="00EF4D79">
      <w:pPr>
        <w:spacing w:line="480" w:lineRule="auto"/>
        <w:jc w:val="both"/>
      </w:pPr>
      <w:r>
        <w:t>Fig</w:t>
      </w:r>
      <w:r w:rsidR="00C76F7B">
        <w:t>ure</w:t>
      </w:r>
      <w:r>
        <w:t xml:space="preserve"> 1.9</w:t>
      </w:r>
      <w:r w:rsidR="00B30FFA" w:rsidRPr="005E38C4">
        <w:t xml:space="preserve">: </w:t>
      </w:r>
      <w:r>
        <w:t>Mechanism of NNRTI drugs to inhibit reverse transcriptase. The drugs bind to drug sensitive viral reverse transcriptase disabling its function.</w:t>
      </w:r>
      <w:r w:rsidR="0095703E">
        <w:t xml:space="preserve"> Source: Adapted from </w:t>
      </w:r>
      <w:r w:rsidR="0033438B">
        <w:fldChar w:fldCharType="begin"/>
      </w:r>
      <w:r w:rsidR="002A078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Medicine&lt;/secondary-title&gt;&lt;/titles&gt;&lt;periodical&gt;&lt;full-title&gt;New England Journal of Medicine&lt;/full-title&gt;&lt;/periodical&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33438B">
        <w:fldChar w:fldCharType="separate"/>
      </w:r>
      <w:r w:rsidR="0095703E">
        <w:rPr>
          <w:noProof/>
        </w:rPr>
        <w:t>(Clavel and Hance, 2004)</w:t>
      </w:r>
      <w:r w:rsidR="0033438B">
        <w:fldChar w:fldCharType="end"/>
      </w:r>
    </w:p>
    <w:p w:rsidR="00B47CB9" w:rsidRPr="005E38C4" w:rsidRDefault="002C6723" w:rsidP="00E265D1">
      <w:pPr>
        <w:spacing w:line="480" w:lineRule="auto"/>
        <w:ind w:right="-1480"/>
        <w:jc w:val="both"/>
      </w:pPr>
      <w:r w:rsidRPr="005E38C4">
        <w:t>Table 1.1</w:t>
      </w:r>
      <w:r w:rsidR="00A87209" w:rsidRPr="005E38C4">
        <w:t xml:space="preserve">: Antiretroviral drugs used in the treatment of HIV infection, their </w:t>
      </w:r>
      <w:r w:rsidR="005022C0">
        <w:t>m</w:t>
      </w:r>
      <w:r w:rsidR="00A87209" w:rsidRPr="005E38C4">
        <w:t>echanisms of action and mechanisms of resistance</w:t>
      </w:r>
      <w:r w:rsidR="009D4121" w:rsidRPr="005E38C4">
        <w:t>.</w:t>
      </w:r>
      <w:r w:rsidR="005022C0">
        <w:t xml:space="preserve"> </w:t>
      </w:r>
      <w:r w:rsidR="00525F2E" w:rsidRPr="005E38C4">
        <w:t xml:space="preserve">Source: Adapted from François </w:t>
      </w:r>
      <w:proofErr w:type="spellStart"/>
      <w:r w:rsidR="00525F2E" w:rsidRPr="005E38C4">
        <w:t>Clavel</w:t>
      </w:r>
      <w:proofErr w:type="spellEnd"/>
      <w:r w:rsidR="00525F2E" w:rsidRPr="005E38C4">
        <w:t xml:space="preserve"> and Allan J. </w:t>
      </w:r>
      <w:proofErr w:type="spellStart"/>
      <w:r w:rsidR="00525F2E" w:rsidRPr="005E38C4">
        <w:t>Hance</w:t>
      </w:r>
      <w:proofErr w:type="spellEnd"/>
      <w:r w:rsidR="00525F2E" w:rsidRPr="005E38C4">
        <w:t xml:space="preserve"> 2004 </w:t>
      </w:r>
      <w:r w:rsidR="0033438B">
        <w:fldChar w:fldCharType="begin"/>
      </w:r>
      <w:r w:rsidR="002A078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Medicine&lt;/secondary-title&gt;&lt;/titles&gt;&lt;periodical&gt;&lt;full-title&gt;New England Journal of Medicine&lt;/full-title&gt;&lt;/periodical&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33438B">
        <w:fldChar w:fldCharType="separate"/>
      </w:r>
      <w:r w:rsidR="00BD0C62">
        <w:rPr>
          <w:noProof/>
        </w:rPr>
        <w:t>(Clavel and Hance, 2004)</w:t>
      </w:r>
      <w:r w:rsidR="0033438B">
        <w:fldChar w:fldCharType="end"/>
      </w:r>
      <w:r w:rsidR="00E93503" w:rsidRPr="005E38C4">
        <w:t xml:space="preserve"> and </w:t>
      </w:r>
      <w:r w:rsidR="0033438B">
        <w:fldChar w:fldCharType="begin">
          <w:fldData xml:space="preserve">PEVuZE5vdGU+PENpdGU+PEF1dGhvcj5BbW1hcmFub25kPC9BdXRob3I+PFllYXI+MjAxMjwvWWVh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</w:fldData>
        </w:fldChar>
      </w:r>
      <w:r w:rsidR="00742FB7">
        <w:instrText xml:space="preserve"> ADDIN EN.CITE </w:instrText>
      </w:r>
      <w:r w:rsidR="0033438B">
        <w:fldChar w:fldCharType="begin">
          <w:fldData xml:space="preserve">PEVuZE5vdGU+PENpdGU+PEF1dGhvcj5BbW1hcmFub25kPC9BdXRob3I+PFllYXI+MjAxMjwvWWVh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</w:fldData>
        </w:fldChar>
      </w:r>
      <w:r w:rsidR="00742FB7">
        <w:instrText xml:space="preserve"> ADDIN EN.CITE.DATA </w:instrText>
      </w:r>
      <w:r w:rsidR="0033438B">
        <w:fldChar w:fldCharType="end"/>
      </w:r>
      <w:r w:rsidR="0033438B">
        <w:fldChar w:fldCharType="separate"/>
      </w:r>
      <w:r w:rsidR="00BD0C62">
        <w:rPr>
          <w:noProof/>
        </w:rPr>
        <w:t>(Ammaranond and Sanguansittianan, 2012; Colin et al., 2013)</w:t>
      </w:r>
      <w:r w:rsidR="0033438B">
        <w:fldChar w:fldCharType="end"/>
      </w:r>
    </w:p>
    <w:tbl>
      <w:tblPr>
        <w:tblpPr w:leftFromText="180" w:rightFromText="180" w:vertAnchor="text" w:tblpX="30" w:tblpY="1"/>
        <w:tblOverlap w:val="never"/>
        <w:tblW w:w="58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A0"/>
      </w:tblPr>
      <w:tblGrid>
        <w:gridCol w:w="2991"/>
        <w:gridCol w:w="3546"/>
        <w:gridCol w:w="3290"/>
      </w:tblGrid>
      <w:tr w:rsidR="00E265D1" w:rsidRPr="00E265D1">
        <w:trPr>
          <w:tblHeader/>
        </w:trPr>
        <w:tc>
          <w:tcPr>
            <w:tcW w:w="1522" w:type="pct"/>
            <w:shd w:val="clear" w:color="auto" w:fill="auto"/>
            <w:vAlign w:val="center"/>
          </w:tcPr>
          <w:p w:rsidR="00E265D1" w:rsidRPr="00E265D1" w:rsidRDefault="00E265D1" w:rsidP="00B47CB9">
            <w:pPr>
              <w:jc w:val="center"/>
              <w:rPr>
                <w:rFonts w:ascii="Times" w:hAnsi="Times"/>
                <w:b/>
                <w:sz w:val="20"/>
                <w:szCs w:val="20"/>
              </w:rPr>
            </w:pPr>
            <w:r w:rsidRPr="00E265D1">
              <w:rPr>
                <w:rFonts w:ascii="Times" w:hAnsi="Times"/>
                <w:b/>
                <w:sz w:val="20"/>
                <w:szCs w:val="20"/>
              </w:rPr>
              <w:t>Drugs</w:t>
            </w:r>
          </w:p>
        </w:tc>
        <w:tc>
          <w:tcPr>
            <w:tcW w:w="1804" w:type="pct"/>
            <w:shd w:val="clear" w:color="auto" w:fill="auto"/>
          </w:tcPr>
          <w:p w:rsidR="00E265D1" w:rsidRPr="00E265D1" w:rsidRDefault="00E265D1" w:rsidP="00B47CB9">
            <w:pPr>
              <w:jc w:val="center"/>
              <w:rPr>
                <w:rFonts w:ascii="Times" w:hAnsi="Times"/>
                <w:b/>
                <w:sz w:val="20"/>
                <w:szCs w:val="20"/>
              </w:rPr>
            </w:pPr>
            <w:r w:rsidRPr="00E265D1">
              <w:rPr>
                <w:rFonts w:ascii="Times" w:hAnsi="Times"/>
                <w:b/>
                <w:sz w:val="20"/>
                <w:szCs w:val="20"/>
              </w:rPr>
              <w:t>Mechanism of Action</w:t>
            </w:r>
          </w:p>
        </w:tc>
        <w:tc>
          <w:tcPr>
            <w:tcW w:w="1674" w:type="pct"/>
            <w:shd w:val="clear" w:color="auto" w:fill="auto"/>
          </w:tcPr>
          <w:p w:rsidR="00E265D1" w:rsidRPr="00E265D1" w:rsidRDefault="00E265D1" w:rsidP="00B47CB9">
            <w:pPr>
              <w:jc w:val="center"/>
              <w:rPr>
                <w:rFonts w:ascii="Times" w:hAnsi="Times"/>
                <w:b/>
                <w:sz w:val="20"/>
                <w:szCs w:val="20"/>
              </w:rPr>
            </w:pPr>
            <w:r w:rsidRPr="00E265D1">
              <w:rPr>
                <w:rFonts w:ascii="Times" w:hAnsi="Times"/>
                <w:b/>
                <w:sz w:val="20"/>
                <w:szCs w:val="20"/>
              </w:rPr>
              <w:t>Mechanisms of Resistance</w:t>
            </w:r>
          </w:p>
        </w:tc>
      </w:tr>
      <w:tr w:rsidR="00E265D1" w:rsidRPr="00E265D1">
        <w:tc>
          <w:tcPr>
            <w:tcW w:w="5000" w:type="pct"/>
            <w:gridSpan w:val="3"/>
            <w:shd w:val="clear" w:color="auto" w:fill="auto"/>
            <w:vAlign w:val="center"/>
          </w:tcPr>
          <w:p w:rsidR="00E265D1" w:rsidRPr="00E265D1" w:rsidRDefault="00E265D1" w:rsidP="00B47CB9">
            <w:pPr>
              <w:rPr>
                <w:rFonts w:ascii="Times" w:hAnsi="Times"/>
                <w:b/>
                <w:sz w:val="20"/>
                <w:szCs w:val="20"/>
              </w:rPr>
            </w:pPr>
            <w:r w:rsidRPr="00E265D1">
              <w:rPr>
                <w:rFonts w:ascii="Times" w:hAnsi="Times"/>
                <w:b/>
                <w:sz w:val="20"/>
                <w:szCs w:val="20"/>
              </w:rPr>
              <w:t>Fusion and entry inhibitors</w:t>
            </w:r>
          </w:p>
        </w:tc>
      </w:tr>
      <w:tr w:rsidR="00E265D1" w:rsidRPr="00E265D1">
        <w:trPr>
          <w:trHeight w:val="1080"/>
        </w:trPr>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Enfuvirtide</w:t>
            </w:r>
            <w:proofErr w:type="spellEnd"/>
            <w:r w:rsidRPr="00E265D1">
              <w:rPr>
                <w:rFonts w:ascii="Times" w:hAnsi="Times"/>
                <w:sz w:val="20"/>
                <w:szCs w:val="20"/>
              </w:rPr>
              <w:t xml:space="preserve"> (T-20)</w:t>
            </w:r>
          </w:p>
        </w:tc>
        <w:tc>
          <w:tcPr>
            <w:tcW w:w="1804" w:type="pct"/>
            <w:shd w:val="clear" w:color="auto" w:fill="auto"/>
            <w:vAlign w:val="center"/>
          </w:tcPr>
          <w:p w:rsidR="00E265D1" w:rsidRPr="00E265D1" w:rsidRDefault="00E265D1" w:rsidP="00B47CB9">
            <w:pPr>
              <w:rPr>
                <w:rFonts w:ascii="Times" w:hAnsi="Times"/>
                <w:sz w:val="20"/>
                <w:szCs w:val="20"/>
              </w:rPr>
            </w:pPr>
            <w:r w:rsidRPr="00E265D1">
              <w:rPr>
                <w:rFonts w:ascii="Times" w:hAnsi="Times"/>
                <w:sz w:val="20"/>
                <w:szCs w:val="20"/>
              </w:rPr>
              <w:t>36 amino acid peptide derived from the HR2 domain of glycoprotein 41</w:t>
            </w:r>
          </w:p>
          <w:p w:rsidR="00E265D1" w:rsidRPr="00E265D1" w:rsidRDefault="00E265D1" w:rsidP="00B47CB9">
            <w:pPr>
              <w:rPr>
                <w:rFonts w:ascii="Times" w:hAnsi="Times"/>
                <w:sz w:val="20"/>
                <w:szCs w:val="20"/>
              </w:rPr>
            </w:pPr>
            <w:r w:rsidRPr="00E265D1">
              <w:rPr>
                <w:rFonts w:ascii="Times" w:hAnsi="Times"/>
                <w:sz w:val="20"/>
                <w:szCs w:val="20"/>
              </w:rPr>
              <w:t>Interferes with glycoprotein 41 dependent membrane fusion</w:t>
            </w:r>
          </w:p>
        </w:tc>
        <w:tc>
          <w:tcPr>
            <w:tcW w:w="1674" w:type="pct"/>
            <w:shd w:val="clear" w:color="auto" w:fill="auto"/>
          </w:tcPr>
          <w:p w:rsidR="00E265D1" w:rsidRPr="00E265D1" w:rsidRDefault="00E265D1" w:rsidP="00B47CB9">
            <w:pPr>
              <w:rPr>
                <w:rFonts w:ascii="Times" w:hAnsi="Times"/>
                <w:sz w:val="20"/>
                <w:szCs w:val="20"/>
              </w:rPr>
            </w:pPr>
            <w:r w:rsidRPr="00E265D1">
              <w:rPr>
                <w:rFonts w:ascii="Times" w:hAnsi="Times"/>
                <w:sz w:val="20"/>
                <w:szCs w:val="20"/>
              </w:rPr>
              <w:t>Mutations affect HR1, a domain of glycoprotein 41 whose interaction with HR2 promotes membrane fusion</w:t>
            </w:r>
          </w:p>
        </w:tc>
      </w:tr>
      <w:tr w:rsidR="00E265D1" w:rsidRPr="00E265D1">
        <w:trPr>
          <w:trHeight w:val="1009"/>
        </w:trPr>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Maraviroc</w:t>
            </w:r>
            <w:proofErr w:type="spellEnd"/>
          </w:p>
        </w:tc>
        <w:tc>
          <w:tcPr>
            <w:tcW w:w="1804" w:type="pct"/>
            <w:shd w:val="clear" w:color="auto" w:fill="auto"/>
          </w:tcPr>
          <w:p w:rsidR="00E265D1" w:rsidRPr="00E265D1" w:rsidRDefault="00E265D1" w:rsidP="00B47CB9">
            <w:pPr>
              <w:rPr>
                <w:rFonts w:ascii="Times" w:hAnsi="Times"/>
                <w:sz w:val="20"/>
                <w:szCs w:val="20"/>
              </w:rPr>
            </w:pPr>
            <w:r w:rsidRPr="00E265D1">
              <w:rPr>
                <w:rFonts w:ascii="Times" w:hAnsi="Times"/>
                <w:sz w:val="20"/>
                <w:szCs w:val="20"/>
              </w:rPr>
              <w:t>Binds to CCR5 co receptor</w:t>
            </w:r>
          </w:p>
        </w:tc>
        <w:tc>
          <w:tcPr>
            <w:tcW w:w="1674" w:type="pct"/>
            <w:shd w:val="clear" w:color="auto" w:fill="auto"/>
          </w:tcPr>
          <w:p w:rsidR="00E265D1" w:rsidRPr="00E265D1" w:rsidRDefault="00E265D1" w:rsidP="00B47CB9">
            <w:pPr>
              <w:rPr>
                <w:rFonts w:ascii="Times" w:hAnsi="Times"/>
                <w:sz w:val="20"/>
                <w:szCs w:val="20"/>
              </w:rPr>
            </w:pPr>
            <w:r w:rsidRPr="00E265D1">
              <w:rPr>
                <w:rFonts w:ascii="Times" w:hAnsi="Times"/>
                <w:sz w:val="20"/>
                <w:szCs w:val="20"/>
              </w:rPr>
              <w:t>Development of CXCR4 using HIV</w:t>
            </w:r>
          </w:p>
          <w:p w:rsidR="00E265D1" w:rsidRPr="00E265D1" w:rsidRDefault="00E265D1" w:rsidP="00B47CB9">
            <w:pPr>
              <w:pStyle w:val="Heading1"/>
              <w:spacing w:before="2" w:after="2"/>
              <w:rPr>
                <w:rFonts w:ascii="Times" w:eastAsiaTheme="minorEastAsia" w:hAnsi="Times" w:cstheme="minorBidi"/>
                <w:b w:val="0"/>
                <w:bCs w:val="0"/>
                <w:color w:val="auto"/>
                <w:sz w:val="20"/>
                <w:szCs w:val="20"/>
              </w:rPr>
            </w:pPr>
            <w:r w:rsidRPr="00E265D1">
              <w:rPr>
                <w:rFonts w:ascii="Times" w:eastAsiaTheme="minorEastAsia" w:hAnsi="Times" w:cstheme="minorBidi"/>
                <w:b w:val="0"/>
                <w:bCs w:val="0"/>
                <w:color w:val="auto"/>
                <w:sz w:val="20"/>
                <w:szCs w:val="20"/>
              </w:rPr>
              <w:t>HIV-1 exploits CCR5 conformational heterogeneity</w:t>
            </w:r>
          </w:p>
          <w:p w:rsidR="00E265D1" w:rsidRPr="00E265D1" w:rsidRDefault="00E265D1" w:rsidP="00B47CB9">
            <w:pPr>
              <w:rPr>
                <w:rFonts w:ascii="Times" w:hAnsi="Times"/>
                <w:sz w:val="20"/>
                <w:szCs w:val="20"/>
              </w:rPr>
            </w:pPr>
          </w:p>
        </w:tc>
      </w:tr>
      <w:tr w:rsidR="00E265D1" w:rsidRPr="00E265D1">
        <w:tc>
          <w:tcPr>
            <w:tcW w:w="5000" w:type="pct"/>
            <w:gridSpan w:val="3"/>
            <w:shd w:val="clear" w:color="auto" w:fill="auto"/>
            <w:vAlign w:val="center"/>
          </w:tcPr>
          <w:p w:rsidR="00E265D1" w:rsidRPr="00E265D1" w:rsidRDefault="00E265D1" w:rsidP="00B47CB9">
            <w:pPr>
              <w:rPr>
                <w:rFonts w:ascii="Times" w:hAnsi="Times"/>
                <w:b/>
                <w:sz w:val="20"/>
                <w:szCs w:val="20"/>
              </w:rPr>
            </w:pPr>
            <w:r w:rsidRPr="00E265D1">
              <w:rPr>
                <w:rFonts w:ascii="Times" w:hAnsi="Times"/>
                <w:b/>
                <w:sz w:val="20"/>
                <w:szCs w:val="20"/>
              </w:rPr>
              <w:t>Nucleoside reverse transcriptase inhibitors (</w:t>
            </w:r>
            <w:proofErr w:type="spellStart"/>
            <w:r w:rsidRPr="00E265D1">
              <w:rPr>
                <w:rFonts w:ascii="Times" w:hAnsi="Times"/>
                <w:b/>
                <w:sz w:val="20"/>
                <w:szCs w:val="20"/>
              </w:rPr>
              <w:t>NRTls</w:t>
            </w:r>
            <w:proofErr w:type="spellEnd"/>
            <w:r w:rsidRPr="00E265D1">
              <w:rPr>
                <w:rFonts w:ascii="Times" w:hAnsi="Times"/>
                <w:b/>
                <w:sz w:val="20"/>
                <w:szCs w:val="20"/>
              </w:rPr>
              <w:t>)</w:t>
            </w: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Zidovudine</w:t>
            </w:r>
            <w:proofErr w:type="spellEnd"/>
            <w:r w:rsidRPr="00E265D1">
              <w:rPr>
                <w:rFonts w:ascii="Times" w:hAnsi="Times"/>
                <w:sz w:val="20"/>
                <w:szCs w:val="20"/>
              </w:rPr>
              <w:t xml:space="preserve"> (AZT)</w:t>
            </w:r>
          </w:p>
        </w:tc>
        <w:tc>
          <w:tcPr>
            <w:tcW w:w="1804" w:type="pct"/>
            <w:vMerge w:val="restart"/>
            <w:shd w:val="clear" w:color="auto" w:fill="auto"/>
            <w:vAlign w:val="center"/>
          </w:tcPr>
          <w:p w:rsidR="00E265D1" w:rsidRPr="00E265D1" w:rsidRDefault="00E265D1" w:rsidP="00B47CB9">
            <w:pPr>
              <w:rPr>
                <w:rFonts w:ascii="Times" w:hAnsi="Times"/>
                <w:sz w:val="20"/>
                <w:szCs w:val="20"/>
              </w:rPr>
            </w:pPr>
            <w:r w:rsidRPr="00E265D1">
              <w:rPr>
                <w:rFonts w:ascii="Times" w:hAnsi="Times"/>
                <w:sz w:val="20"/>
                <w:szCs w:val="20"/>
              </w:rPr>
              <w:t>Analogues of normal nucleosides</w:t>
            </w:r>
          </w:p>
          <w:p w:rsidR="00E265D1" w:rsidRPr="00E265D1" w:rsidRDefault="00E265D1" w:rsidP="00B47CB9">
            <w:pPr>
              <w:rPr>
                <w:rFonts w:ascii="Times" w:hAnsi="Times"/>
                <w:sz w:val="20"/>
                <w:szCs w:val="20"/>
              </w:rPr>
            </w:pPr>
            <w:r w:rsidRPr="00E265D1">
              <w:rPr>
                <w:rFonts w:ascii="Times" w:hAnsi="Times"/>
                <w:sz w:val="20"/>
                <w:szCs w:val="20"/>
              </w:rPr>
              <w:t>Active as triphosphate derivatives</w:t>
            </w:r>
          </w:p>
          <w:p w:rsidR="00E265D1" w:rsidRPr="00E265D1" w:rsidRDefault="00E265D1" w:rsidP="00B47CB9">
            <w:pPr>
              <w:rPr>
                <w:rFonts w:ascii="Times" w:hAnsi="Times"/>
                <w:sz w:val="20"/>
                <w:szCs w:val="20"/>
              </w:rPr>
            </w:pPr>
            <w:r w:rsidRPr="00E265D1">
              <w:rPr>
                <w:rFonts w:ascii="Times" w:hAnsi="Times"/>
                <w:sz w:val="20"/>
                <w:szCs w:val="20"/>
              </w:rPr>
              <w:t>Incorporated into nascent viral DNA</w:t>
            </w:r>
          </w:p>
          <w:p w:rsidR="00E265D1" w:rsidRPr="00E265D1" w:rsidRDefault="00E265D1" w:rsidP="00B47CB9">
            <w:pPr>
              <w:rPr>
                <w:rFonts w:ascii="Times" w:hAnsi="Times"/>
                <w:sz w:val="20"/>
                <w:szCs w:val="20"/>
              </w:rPr>
            </w:pPr>
            <w:r w:rsidRPr="00E265D1">
              <w:rPr>
                <w:rFonts w:ascii="Times" w:hAnsi="Times"/>
                <w:sz w:val="20"/>
                <w:szCs w:val="20"/>
              </w:rPr>
              <w:t>Prematurely terminate HIV DNA synthesis</w:t>
            </w:r>
          </w:p>
        </w:tc>
        <w:tc>
          <w:tcPr>
            <w:tcW w:w="1674" w:type="pct"/>
            <w:vMerge w:val="restart"/>
            <w:shd w:val="clear" w:color="auto" w:fill="auto"/>
            <w:vAlign w:val="center"/>
          </w:tcPr>
          <w:p w:rsidR="00E265D1" w:rsidRPr="00E265D1" w:rsidRDefault="00E265D1" w:rsidP="00B47CB9">
            <w:pPr>
              <w:rPr>
                <w:rFonts w:ascii="Times" w:hAnsi="Times"/>
                <w:sz w:val="20"/>
                <w:szCs w:val="20"/>
              </w:rPr>
            </w:pPr>
            <w:r w:rsidRPr="00E265D1">
              <w:rPr>
                <w:rFonts w:ascii="Times" w:hAnsi="Times"/>
                <w:sz w:val="20"/>
                <w:szCs w:val="20"/>
              </w:rPr>
              <w:t>Thymidine analogue mutations promote ATP-mediated and pyrophosphate-mediated excision of the incorporated terminator</w:t>
            </w: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Didanosine</w:t>
            </w:r>
            <w:proofErr w:type="spellEnd"/>
            <w:r w:rsidRPr="00E265D1">
              <w:rPr>
                <w:rFonts w:ascii="Times" w:hAnsi="Times"/>
                <w:sz w:val="20"/>
                <w:szCs w:val="20"/>
              </w:rPr>
              <w:t xml:space="preserve"> (</w:t>
            </w:r>
            <w:proofErr w:type="spellStart"/>
            <w:r w:rsidRPr="00E265D1">
              <w:rPr>
                <w:rFonts w:ascii="Times" w:hAnsi="Times"/>
                <w:sz w:val="20"/>
                <w:szCs w:val="20"/>
              </w:rPr>
              <w:t>ddl</w:t>
            </w:r>
            <w:proofErr w:type="spellEnd"/>
            <w:r w:rsidRPr="00E265D1">
              <w:rPr>
                <w:rFonts w:ascii="Times" w:hAnsi="Times"/>
                <w:sz w:val="20"/>
                <w:szCs w:val="20"/>
              </w:rPr>
              <w:t>)</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Zalcitabine</w:t>
            </w:r>
            <w:proofErr w:type="spellEnd"/>
            <w:r w:rsidRPr="00E265D1">
              <w:rPr>
                <w:rFonts w:ascii="Times" w:hAnsi="Times"/>
                <w:sz w:val="20"/>
                <w:szCs w:val="20"/>
              </w:rPr>
              <w:t xml:space="preserve"> (</w:t>
            </w:r>
            <w:proofErr w:type="spellStart"/>
            <w:r w:rsidRPr="00E265D1">
              <w:rPr>
                <w:rFonts w:ascii="Times" w:hAnsi="Times"/>
                <w:sz w:val="20"/>
                <w:szCs w:val="20"/>
              </w:rPr>
              <w:t>ddC</w:t>
            </w:r>
            <w:proofErr w:type="spellEnd"/>
            <w:r w:rsidRPr="00E265D1">
              <w:rPr>
                <w:rFonts w:ascii="Times" w:hAnsi="Times"/>
                <w:sz w:val="20"/>
                <w:szCs w:val="20"/>
              </w:rPr>
              <w:t>)</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Stavudine</w:t>
            </w:r>
            <w:proofErr w:type="spellEnd"/>
            <w:r w:rsidRPr="00E265D1">
              <w:rPr>
                <w:rFonts w:ascii="Times" w:hAnsi="Times"/>
                <w:sz w:val="20"/>
                <w:szCs w:val="20"/>
              </w:rPr>
              <w:t xml:space="preserve"> (d4T)</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Lamivudine</w:t>
            </w:r>
            <w:proofErr w:type="spellEnd"/>
            <w:r w:rsidRPr="00E265D1">
              <w:rPr>
                <w:rFonts w:ascii="Times" w:hAnsi="Times"/>
                <w:sz w:val="20"/>
                <w:szCs w:val="20"/>
              </w:rPr>
              <w:t xml:space="preserve"> (3TC)</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Abacavir</w:t>
            </w:r>
            <w:proofErr w:type="spellEnd"/>
            <w:r w:rsidRPr="00E265D1">
              <w:rPr>
                <w:rFonts w:ascii="Times" w:hAnsi="Times"/>
                <w:sz w:val="20"/>
                <w:szCs w:val="20"/>
              </w:rPr>
              <w:t xml:space="preserve"> (ABC)</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r w:rsidRPr="00E265D1">
              <w:rPr>
                <w:rFonts w:ascii="Times" w:hAnsi="Times"/>
                <w:sz w:val="20"/>
                <w:szCs w:val="20"/>
              </w:rPr>
              <w:t xml:space="preserve">Tenofovir </w:t>
            </w:r>
            <w:proofErr w:type="spellStart"/>
            <w:r w:rsidRPr="00E265D1">
              <w:rPr>
                <w:rFonts w:ascii="Times" w:hAnsi="Times"/>
                <w:sz w:val="20"/>
                <w:szCs w:val="20"/>
              </w:rPr>
              <w:t>disoproxil</w:t>
            </w:r>
            <w:proofErr w:type="spellEnd"/>
            <w:r w:rsidRPr="00E265D1">
              <w:rPr>
                <w:rFonts w:ascii="Times" w:hAnsi="Times"/>
                <w:sz w:val="20"/>
                <w:szCs w:val="20"/>
              </w:rPr>
              <w:t xml:space="preserve"> (TVD)</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Emtricitabine</w:t>
            </w:r>
            <w:proofErr w:type="spellEnd"/>
            <w:r w:rsidRPr="00E265D1">
              <w:rPr>
                <w:rFonts w:ascii="Times" w:hAnsi="Times"/>
                <w:sz w:val="20"/>
                <w:szCs w:val="20"/>
              </w:rPr>
              <w:t xml:space="preserve"> (FTC)</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5000" w:type="pct"/>
            <w:gridSpan w:val="3"/>
            <w:shd w:val="clear" w:color="auto" w:fill="auto"/>
            <w:vAlign w:val="center"/>
          </w:tcPr>
          <w:p w:rsidR="00E265D1" w:rsidRPr="00E265D1" w:rsidRDefault="00E265D1" w:rsidP="00B47CB9">
            <w:pPr>
              <w:rPr>
                <w:rFonts w:ascii="Times" w:hAnsi="Times"/>
                <w:b/>
                <w:sz w:val="20"/>
                <w:szCs w:val="20"/>
              </w:rPr>
            </w:pPr>
            <w:r w:rsidRPr="00E265D1">
              <w:rPr>
                <w:rFonts w:ascii="Times" w:hAnsi="Times"/>
                <w:b/>
                <w:sz w:val="20"/>
                <w:szCs w:val="20"/>
              </w:rPr>
              <w:t>Nucleotide reverse transcriptase inhibitors (</w:t>
            </w:r>
            <w:proofErr w:type="spellStart"/>
            <w:r w:rsidRPr="00E265D1">
              <w:rPr>
                <w:rFonts w:ascii="Times" w:hAnsi="Times"/>
                <w:b/>
                <w:sz w:val="20"/>
                <w:szCs w:val="20"/>
              </w:rPr>
              <w:t>NtRTls</w:t>
            </w:r>
            <w:proofErr w:type="spellEnd"/>
            <w:r w:rsidRPr="00E265D1">
              <w:rPr>
                <w:rFonts w:ascii="Times" w:hAnsi="Times"/>
                <w:b/>
                <w:sz w:val="20"/>
                <w:szCs w:val="20"/>
              </w:rPr>
              <w:t>)</w:t>
            </w: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r w:rsidRPr="00E265D1">
              <w:rPr>
                <w:rFonts w:ascii="Times" w:hAnsi="Times"/>
                <w:sz w:val="20"/>
                <w:szCs w:val="20"/>
              </w:rPr>
              <w:t>Tenofovir</w:t>
            </w:r>
          </w:p>
        </w:tc>
        <w:tc>
          <w:tcPr>
            <w:tcW w:w="1804" w:type="pct"/>
            <w:shd w:val="clear" w:color="auto" w:fill="auto"/>
            <w:vAlign w:val="center"/>
          </w:tcPr>
          <w:p w:rsidR="00E265D1" w:rsidRPr="00E265D1" w:rsidRDefault="00E265D1" w:rsidP="00B47CB9">
            <w:pPr>
              <w:rPr>
                <w:rFonts w:ascii="Times" w:hAnsi="Times"/>
                <w:sz w:val="20"/>
                <w:szCs w:val="20"/>
              </w:rPr>
            </w:pPr>
            <w:r w:rsidRPr="00E265D1">
              <w:rPr>
                <w:rFonts w:ascii="Times" w:hAnsi="Times"/>
                <w:sz w:val="20"/>
                <w:szCs w:val="20"/>
              </w:rPr>
              <w:t>Same as nucleoside analogues</w:t>
            </w:r>
          </w:p>
        </w:tc>
        <w:tc>
          <w:tcPr>
            <w:tcW w:w="1674" w:type="pct"/>
            <w:shd w:val="clear" w:color="auto" w:fill="auto"/>
            <w:vAlign w:val="center"/>
          </w:tcPr>
          <w:p w:rsidR="00E265D1" w:rsidRPr="00E265D1" w:rsidRDefault="00E265D1" w:rsidP="00B47CB9">
            <w:pPr>
              <w:rPr>
                <w:rFonts w:ascii="Times" w:hAnsi="Times"/>
                <w:sz w:val="20"/>
                <w:szCs w:val="20"/>
              </w:rPr>
            </w:pPr>
            <w:r w:rsidRPr="00E265D1">
              <w:rPr>
                <w:rFonts w:ascii="Times" w:hAnsi="Times"/>
                <w:sz w:val="20"/>
                <w:szCs w:val="20"/>
              </w:rPr>
              <w:t>K65R impairs incorporation of tenofovir into DNA</w:t>
            </w:r>
          </w:p>
          <w:p w:rsidR="00E265D1" w:rsidRPr="00E265D1" w:rsidRDefault="00E265D1" w:rsidP="00B47CB9">
            <w:pPr>
              <w:rPr>
                <w:rFonts w:ascii="Times" w:hAnsi="Times"/>
                <w:sz w:val="20"/>
                <w:szCs w:val="20"/>
              </w:rPr>
            </w:pPr>
            <w:r w:rsidRPr="00E265D1">
              <w:rPr>
                <w:rFonts w:ascii="Times" w:hAnsi="Times"/>
                <w:sz w:val="20"/>
                <w:szCs w:val="20"/>
              </w:rPr>
              <w:t>Thymidine analogue mutations often associated with cross-resistance to tenofovir</w:t>
            </w:r>
          </w:p>
        </w:tc>
      </w:tr>
      <w:tr w:rsidR="00E265D1" w:rsidRPr="00E265D1">
        <w:tc>
          <w:tcPr>
            <w:tcW w:w="5000" w:type="pct"/>
            <w:gridSpan w:val="3"/>
            <w:shd w:val="clear" w:color="auto" w:fill="auto"/>
            <w:vAlign w:val="center"/>
          </w:tcPr>
          <w:p w:rsidR="00E265D1" w:rsidRPr="00E265D1" w:rsidRDefault="00E265D1" w:rsidP="00B47CB9">
            <w:pPr>
              <w:rPr>
                <w:rFonts w:ascii="Times" w:hAnsi="Times"/>
                <w:b/>
                <w:sz w:val="20"/>
                <w:szCs w:val="20"/>
              </w:rPr>
            </w:pPr>
            <w:r w:rsidRPr="00E265D1">
              <w:rPr>
                <w:rFonts w:ascii="Times" w:hAnsi="Times"/>
                <w:b/>
                <w:sz w:val="20"/>
                <w:szCs w:val="20"/>
              </w:rPr>
              <w:t>Non-nucleoside reverse transcriptase inhibitors (</w:t>
            </w:r>
            <w:proofErr w:type="spellStart"/>
            <w:r w:rsidRPr="00E265D1">
              <w:rPr>
                <w:rFonts w:ascii="Times" w:hAnsi="Times"/>
                <w:b/>
                <w:sz w:val="20"/>
                <w:szCs w:val="20"/>
              </w:rPr>
              <w:t>NNRTls</w:t>
            </w:r>
            <w:proofErr w:type="spellEnd"/>
            <w:r w:rsidRPr="00E265D1">
              <w:rPr>
                <w:rFonts w:ascii="Times" w:hAnsi="Times"/>
                <w:b/>
                <w:sz w:val="20"/>
                <w:szCs w:val="20"/>
              </w:rPr>
              <w:t>)</w:t>
            </w: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Nevirapine</w:t>
            </w:r>
            <w:proofErr w:type="spellEnd"/>
            <w:r w:rsidRPr="00E265D1">
              <w:rPr>
                <w:rFonts w:ascii="Times" w:hAnsi="Times"/>
                <w:sz w:val="20"/>
                <w:szCs w:val="20"/>
              </w:rPr>
              <w:t xml:space="preserve"> (NVP)</w:t>
            </w:r>
          </w:p>
        </w:tc>
        <w:tc>
          <w:tcPr>
            <w:tcW w:w="1804" w:type="pct"/>
            <w:vMerge w:val="restart"/>
            <w:shd w:val="clear" w:color="auto" w:fill="auto"/>
            <w:vAlign w:val="center"/>
          </w:tcPr>
          <w:p w:rsidR="00E265D1" w:rsidRPr="00E265D1" w:rsidRDefault="00E265D1" w:rsidP="00B47CB9">
            <w:pPr>
              <w:rPr>
                <w:rFonts w:ascii="Times" w:hAnsi="Times"/>
                <w:sz w:val="20"/>
                <w:szCs w:val="20"/>
              </w:rPr>
            </w:pPr>
            <w:r w:rsidRPr="00E265D1">
              <w:rPr>
                <w:rFonts w:ascii="Times" w:hAnsi="Times"/>
                <w:sz w:val="20"/>
                <w:szCs w:val="20"/>
              </w:rPr>
              <w:t>Bind a hydrophobic pocket of HIV type 1 reverse transcriptase</w:t>
            </w:r>
          </w:p>
          <w:p w:rsidR="00E265D1" w:rsidRPr="00E265D1" w:rsidRDefault="00E265D1" w:rsidP="00B47CB9">
            <w:pPr>
              <w:rPr>
                <w:rFonts w:ascii="Times" w:hAnsi="Times"/>
                <w:sz w:val="20"/>
                <w:szCs w:val="20"/>
              </w:rPr>
            </w:pPr>
            <w:r w:rsidRPr="00E265D1">
              <w:rPr>
                <w:rFonts w:ascii="Times" w:hAnsi="Times"/>
                <w:sz w:val="20"/>
                <w:szCs w:val="20"/>
              </w:rPr>
              <w:t>Block polymerization of viral DNA</w:t>
            </w:r>
          </w:p>
          <w:p w:rsidR="00E265D1" w:rsidRPr="00E265D1" w:rsidRDefault="00E265D1" w:rsidP="00B47CB9">
            <w:pPr>
              <w:rPr>
                <w:rFonts w:ascii="Times" w:hAnsi="Times"/>
                <w:sz w:val="20"/>
                <w:szCs w:val="20"/>
              </w:rPr>
            </w:pPr>
            <w:r w:rsidRPr="00E265D1">
              <w:rPr>
                <w:rFonts w:ascii="Times" w:hAnsi="Times"/>
                <w:sz w:val="20"/>
                <w:szCs w:val="20"/>
              </w:rPr>
              <w:t>Inactive against HIV type 2</w:t>
            </w:r>
          </w:p>
        </w:tc>
        <w:tc>
          <w:tcPr>
            <w:tcW w:w="1674" w:type="pct"/>
            <w:vMerge w:val="restart"/>
            <w:shd w:val="clear" w:color="auto" w:fill="auto"/>
          </w:tcPr>
          <w:p w:rsidR="00E265D1" w:rsidRPr="00E265D1" w:rsidRDefault="00E265D1" w:rsidP="00B47CB9">
            <w:pPr>
              <w:rPr>
                <w:rFonts w:ascii="Times" w:hAnsi="Times"/>
                <w:sz w:val="20"/>
                <w:szCs w:val="20"/>
              </w:rPr>
            </w:pPr>
            <w:r w:rsidRPr="00E265D1">
              <w:rPr>
                <w:rFonts w:ascii="Times" w:hAnsi="Times"/>
                <w:sz w:val="20"/>
                <w:szCs w:val="20"/>
              </w:rPr>
              <w:t>Mutations reduce affinity of the inhibitors for the enzyme</w:t>
            </w:r>
          </w:p>
          <w:p w:rsidR="00E265D1" w:rsidRPr="00E265D1" w:rsidRDefault="00E265D1" w:rsidP="00B47CB9">
            <w:pPr>
              <w:rPr>
                <w:rFonts w:ascii="Times" w:hAnsi="Times"/>
                <w:sz w:val="20"/>
                <w:szCs w:val="20"/>
              </w:rPr>
            </w:pPr>
            <w:r w:rsidRPr="00E265D1">
              <w:rPr>
                <w:rFonts w:ascii="Times" w:hAnsi="Times"/>
                <w:sz w:val="20"/>
                <w:szCs w:val="20"/>
              </w:rPr>
              <w:t>Single mutations generally sufficient to induce high level of resistance</w:t>
            </w: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Delavirdine</w:t>
            </w:r>
            <w:proofErr w:type="spellEnd"/>
            <w:r w:rsidRPr="00E265D1">
              <w:rPr>
                <w:rFonts w:ascii="Times" w:hAnsi="Times"/>
                <w:sz w:val="20"/>
                <w:szCs w:val="20"/>
              </w:rPr>
              <w:t xml:space="preserve"> (DLV)</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Efavirenz</w:t>
            </w:r>
            <w:proofErr w:type="spellEnd"/>
            <w:r w:rsidRPr="00E265D1">
              <w:rPr>
                <w:rFonts w:ascii="Times" w:hAnsi="Times"/>
                <w:sz w:val="20"/>
                <w:szCs w:val="20"/>
              </w:rPr>
              <w:t xml:space="preserve"> (EFV)</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Etravirine</w:t>
            </w:r>
            <w:proofErr w:type="spellEnd"/>
            <w:r w:rsidRPr="00E265D1">
              <w:rPr>
                <w:rFonts w:ascii="Times" w:hAnsi="Times"/>
                <w:sz w:val="20"/>
                <w:szCs w:val="20"/>
              </w:rPr>
              <w:t xml:space="preserve"> (ETR)</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5000" w:type="pct"/>
            <w:gridSpan w:val="3"/>
            <w:shd w:val="clear" w:color="auto" w:fill="auto"/>
            <w:vAlign w:val="center"/>
          </w:tcPr>
          <w:p w:rsidR="00E265D1" w:rsidRPr="00E265D1" w:rsidRDefault="00E265D1" w:rsidP="00B47CB9">
            <w:pPr>
              <w:rPr>
                <w:rFonts w:ascii="Times" w:hAnsi="Times"/>
                <w:b/>
                <w:sz w:val="20"/>
                <w:szCs w:val="20"/>
              </w:rPr>
            </w:pPr>
            <w:r w:rsidRPr="00E265D1">
              <w:rPr>
                <w:rFonts w:ascii="Times" w:hAnsi="Times"/>
                <w:b/>
                <w:sz w:val="20"/>
                <w:szCs w:val="20"/>
              </w:rPr>
              <w:t>Protease Inhibitors (PI)</w:t>
            </w:r>
          </w:p>
        </w:tc>
      </w:tr>
      <w:tr w:rsidR="00E265D1" w:rsidRPr="00E265D1">
        <w:tc>
          <w:tcPr>
            <w:tcW w:w="1522" w:type="pct"/>
            <w:shd w:val="clear" w:color="auto" w:fill="auto"/>
            <w:vAlign w:val="center"/>
          </w:tcPr>
          <w:p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Saquinavir</w:t>
            </w:r>
            <w:proofErr w:type="spellEnd"/>
            <w:r w:rsidRPr="00E265D1">
              <w:rPr>
                <w:rFonts w:ascii="Times" w:hAnsi="Times"/>
                <w:sz w:val="20"/>
                <w:szCs w:val="20"/>
              </w:rPr>
              <w:t xml:space="preserve"> (SQV)</w:t>
            </w:r>
          </w:p>
        </w:tc>
        <w:tc>
          <w:tcPr>
            <w:tcW w:w="1804" w:type="pct"/>
            <w:vMerge w:val="restart"/>
            <w:shd w:val="clear" w:color="auto" w:fill="auto"/>
            <w:vAlign w:val="center"/>
          </w:tcPr>
          <w:p w:rsidR="00E265D1" w:rsidRPr="00E265D1" w:rsidRDefault="00E265D1" w:rsidP="00B47CB9">
            <w:pPr>
              <w:rPr>
                <w:rFonts w:ascii="Times" w:hAnsi="Times"/>
                <w:sz w:val="20"/>
                <w:szCs w:val="20"/>
              </w:rPr>
            </w:pPr>
            <w:r w:rsidRPr="00E265D1">
              <w:rPr>
                <w:rFonts w:ascii="Times" w:hAnsi="Times"/>
                <w:sz w:val="20"/>
                <w:szCs w:val="20"/>
              </w:rPr>
              <w:t xml:space="preserve">Structure derived from natural </w:t>
            </w:r>
            <w:proofErr w:type="spellStart"/>
            <w:r w:rsidRPr="00E265D1">
              <w:rPr>
                <w:rFonts w:ascii="Times" w:hAnsi="Times"/>
                <w:sz w:val="20"/>
                <w:szCs w:val="20"/>
              </w:rPr>
              <w:t>peptidic</w:t>
            </w:r>
            <w:proofErr w:type="spellEnd"/>
            <w:r w:rsidRPr="00E265D1">
              <w:rPr>
                <w:rFonts w:ascii="Times" w:hAnsi="Times"/>
                <w:sz w:val="20"/>
                <w:szCs w:val="20"/>
              </w:rPr>
              <w:t xml:space="preserve"> substrates of the HIV type 1 protease</w:t>
            </w:r>
          </w:p>
          <w:p w:rsidR="00E265D1" w:rsidRPr="00E265D1" w:rsidRDefault="00E265D1" w:rsidP="00B47CB9">
            <w:pPr>
              <w:rPr>
                <w:rFonts w:ascii="Times" w:hAnsi="Times"/>
                <w:sz w:val="20"/>
                <w:szCs w:val="20"/>
              </w:rPr>
            </w:pPr>
            <w:r w:rsidRPr="00E265D1">
              <w:rPr>
                <w:rFonts w:ascii="Times" w:hAnsi="Times"/>
                <w:sz w:val="20"/>
                <w:szCs w:val="20"/>
              </w:rPr>
              <w:t>Bind the active site of the protease</w:t>
            </w:r>
          </w:p>
        </w:tc>
        <w:tc>
          <w:tcPr>
            <w:tcW w:w="1674" w:type="pct"/>
            <w:vMerge w:val="restart"/>
            <w:shd w:val="clear" w:color="auto" w:fill="auto"/>
            <w:vAlign w:val="center"/>
          </w:tcPr>
          <w:p w:rsidR="00E265D1" w:rsidRPr="00E265D1" w:rsidRDefault="00E265D1" w:rsidP="00B47CB9">
            <w:pPr>
              <w:rPr>
                <w:rFonts w:ascii="Times" w:hAnsi="Times"/>
                <w:sz w:val="20"/>
                <w:szCs w:val="20"/>
              </w:rPr>
            </w:pPr>
            <w:r w:rsidRPr="00E265D1">
              <w:rPr>
                <w:rFonts w:ascii="Times" w:hAnsi="Times"/>
                <w:sz w:val="20"/>
                <w:szCs w:val="20"/>
              </w:rPr>
              <w:t>Mutations reduce affinity of the inhibitors for the enzyme</w:t>
            </w:r>
          </w:p>
          <w:p w:rsidR="00E265D1" w:rsidRPr="00E265D1" w:rsidRDefault="00E265D1" w:rsidP="00B47CB9">
            <w:pPr>
              <w:rPr>
                <w:rFonts w:ascii="Times" w:hAnsi="Times"/>
                <w:sz w:val="20"/>
                <w:szCs w:val="20"/>
              </w:rPr>
            </w:pPr>
            <w:r w:rsidRPr="00E265D1">
              <w:rPr>
                <w:rFonts w:ascii="Times" w:hAnsi="Times"/>
                <w:sz w:val="20"/>
                <w:szCs w:val="20"/>
              </w:rPr>
              <w:t>High-level resistance requires a accumulation of mutations</w:t>
            </w:r>
          </w:p>
        </w:tc>
      </w:tr>
      <w:tr w:rsidR="00E265D1" w:rsidRPr="00E265D1">
        <w:tc>
          <w:tcPr>
            <w:tcW w:w="1522" w:type="pct"/>
            <w:shd w:val="clear" w:color="auto" w:fill="auto"/>
            <w:vAlign w:val="center"/>
          </w:tcPr>
          <w:p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Ritonavir</w:t>
            </w:r>
            <w:proofErr w:type="spellEnd"/>
            <w:r w:rsidRPr="00E265D1">
              <w:rPr>
                <w:rFonts w:ascii="Times" w:hAnsi="Times"/>
                <w:sz w:val="20"/>
                <w:szCs w:val="20"/>
              </w:rPr>
              <w:t xml:space="preserve"> (RTV)</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Indinavir</w:t>
            </w:r>
            <w:proofErr w:type="spellEnd"/>
            <w:r w:rsidRPr="00E265D1">
              <w:rPr>
                <w:rFonts w:ascii="Times" w:hAnsi="Times"/>
                <w:sz w:val="20"/>
                <w:szCs w:val="20"/>
              </w:rPr>
              <w:t xml:space="preserve"> (IDV)</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Nelflnavir</w:t>
            </w:r>
            <w:proofErr w:type="spellEnd"/>
            <w:r w:rsidRPr="00E265D1">
              <w:rPr>
                <w:rFonts w:ascii="Times" w:hAnsi="Times"/>
                <w:sz w:val="20"/>
                <w:szCs w:val="20"/>
              </w:rPr>
              <w:t xml:space="preserve"> (NFV)</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Amprenavir</w:t>
            </w:r>
            <w:proofErr w:type="spellEnd"/>
            <w:r w:rsidRPr="00E265D1">
              <w:rPr>
                <w:rFonts w:ascii="Times" w:hAnsi="Times"/>
                <w:sz w:val="20"/>
                <w:szCs w:val="20"/>
              </w:rPr>
              <w:t xml:space="preserve"> (APV)</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Lopinavir</w:t>
            </w:r>
            <w:proofErr w:type="spellEnd"/>
            <w:r w:rsidRPr="00E265D1">
              <w:rPr>
                <w:rFonts w:ascii="Times" w:hAnsi="Times"/>
                <w:sz w:val="20"/>
                <w:szCs w:val="20"/>
              </w:rPr>
              <w:t> + </w:t>
            </w:r>
            <w:proofErr w:type="spellStart"/>
            <w:r w:rsidRPr="00E265D1">
              <w:rPr>
                <w:rFonts w:ascii="Times" w:hAnsi="Times"/>
                <w:sz w:val="20"/>
                <w:szCs w:val="20"/>
              </w:rPr>
              <w:t>Ritonavir</w:t>
            </w:r>
            <w:proofErr w:type="spellEnd"/>
            <w:r w:rsidRPr="00E265D1">
              <w:rPr>
                <w:rFonts w:ascii="Times" w:hAnsi="Times"/>
                <w:sz w:val="20"/>
                <w:szCs w:val="20"/>
              </w:rPr>
              <w:t xml:space="preserve"> (LPV/r)</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Fosamprenavir</w:t>
            </w:r>
            <w:proofErr w:type="spellEnd"/>
            <w:r w:rsidRPr="00E265D1">
              <w:rPr>
                <w:rFonts w:ascii="Times" w:hAnsi="Times"/>
                <w:sz w:val="20"/>
                <w:szCs w:val="20"/>
              </w:rPr>
              <w:t xml:space="preserve"> (FPV)</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Tipranavir</w:t>
            </w:r>
            <w:proofErr w:type="spellEnd"/>
            <w:r w:rsidRPr="00E265D1">
              <w:rPr>
                <w:rFonts w:ascii="Times" w:hAnsi="Times"/>
                <w:sz w:val="20"/>
                <w:szCs w:val="20"/>
              </w:rPr>
              <w:t xml:space="preserve"> (TPV)</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Darunavir</w:t>
            </w:r>
            <w:proofErr w:type="spellEnd"/>
            <w:r w:rsidRPr="00E265D1">
              <w:rPr>
                <w:rFonts w:ascii="Times" w:hAnsi="Times"/>
                <w:sz w:val="20"/>
                <w:szCs w:val="20"/>
              </w:rPr>
              <w:t xml:space="preserve"> (DRV)</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1522" w:type="pct"/>
            <w:shd w:val="clear" w:color="auto" w:fill="auto"/>
            <w:vAlign w:val="center"/>
          </w:tcPr>
          <w:p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Atazanavir</w:t>
            </w:r>
            <w:proofErr w:type="spellEnd"/>
            <w:r w:rsidRPr="00E265D1">
              <w:rPr>
                <w:rFonts w:ascii="Times" w:hAnsi="Times"/>
                <w:sz w:val="20"/>
                <w:szCs w:val="20"/>
              </w:rPr>
              <w:t xml:space="preserve"> (ATV)</w:t>
            </w:r>
          </w:p>
        </w:tc>
        <w:tc>
          <w:tcPr>
            <w:tcW w:w="1804" w:type="pct"/>
            <w:vMerge/>
            <w:shd w:val="clear" w:color="auto" w:fill="auto"/>
          </w:tcPr>
          <w:p w:rsidR="00E265D1" w:rsidRPr="00E265D1" w:rsidRDefault="00E265D1" w:rsidP="00B47CB9">
            <w:pPr>
              <w:rPr>
                <w:rFonts w:ascii="Times" w:hAnsi="Times"/>
                <w:sz w:val="20"/>
                <w:szCs w:val="20"/>
              </w:rPr>
            </w:pPr>
          </w:p>
        </w:tc>
        <w:tc>
          <w:tcPr>
            <w:tcW w:w="1674" w:type="pct"/>
            <w:vMerge/>
            <w:shd w:val="clear" w:color="auto" w:fill="auto"/>
          </w:tcPr>
          <w:p w:rsidR="00E265D1" w:rsidRPr="00E265D1" w:rsidRDefault="00E265D1" w:rsidP="00B47CB9">
            <w:pPr>
              <w:rPr>
                <w:rFonts w:ascii="Times" w:hAnsi="Times"/>
                <w:sz w:val="20"/>
                <w:szCs w:val="20"/>
              </w:rPr>
            </w:pPr>
          </w:p>
        </w:tc>
      </w:tr>
      <w:tr w:rsidR="00E265D1" w:rsidRPr="00E265D1">
        <w:tc>
          <w:tcPr>
            <w:tcW w:w="5000" w:type="pct"/>
            <w:gridSpan w:val="3"/>
            <w:shd w:val="clear" w:color="auto" w:fill="auto"/>
            <w:vAlign w:val="center"/>
          </w:tcPr>
          <w:p w:rsidR="00E265D1" w:rsidRPr="00E265D1" w:rsidRDefault="00E265D1" w:rsidP="00B47CB9">
            <w:pPr>
              <w:rPr>
                <w:rFonts w:ascii="Times" w:hAnsi="Times"/>
                <w:b/>
                <w:sz w:val="20"/>
                <w:szCs w:val="20"/>
              </w:rPr>
            </w:pPr>
            <w:r w:rsidRPr="00E265D1">
              <w:rPr>
                <w:rFonts w:ascii="Times" w:hAnsi="Times"/>
                <w:b/>
                <w:sz w:val="20"/>
                <w:szCs w:val="20"/>
              </w:rPr>
              <w:t>Integrase Inhibitors</w:t>
            </w:r>
          </w:p>
        </w:tc>
      </w:tr>
      <w:tr w:rsidR="00E265D1" w:rsidRPr="00E265D1">
        <w:tc>
          <w:tcPr>
            <w:tcW w:w="1522" w:type="pct"/>
            <w:shd w:val="clear" w:color="auto" w:fill="auto"/>
            <w:vAlign w:val="center"/>
          </w:tcPr>
          <w:p w:rsidR="00E265D1" w:rsidRPr="00E265D1" w:rsidRDefault="00E265D1" w:rsidP="00B47CB9">
            <w:pPr>
              <w:rPr>
                <w:rFonts w:ascii="Times" w:hAnsi="Times"/>
                <w:sz w:val="20"/>
                <w:szCs w:val="20"/>
              </w:rPr>
            </w:pPr>
            <w:proofErr w:type="spellStart"/>
            <w:r w:rsidRPr="00E265D1">
              <w:rPr>
                <w:rFonts w:ascii="Times" w:hAnsi="Times"/>
                <w:sz w:val="20"/>
                <w:szCs w:val="20"/>
              </w:rPr>
              <w:t>Raltegravir</w:t>
            </w:r>
            <w:proofErr w:type="spellEnd"/>
          </w:p>
        </w:tc>
        <w:tc>
          <w:tcPr>
            <w:tcW w:w="1804" w:type="pct"/>
            <w:shd w:val="clear" w:color="auto" w:fill="auto"/>
            <w:vAlign w:val="center"/>
          </w:tcPr>
          <w:p w:rsidR="00E265D1" w:rsidRPr="00E265D1" w:rsidRDefault="00E265D1" w:rsidP="00B47CB9">
            <w:pPr>
              <w:rPr>
                <w:rFonts w:ascii="Times" w:hAnsi="Times"/>
                <w:sz w:val="20"/>
                <w:szCs w:val="20"/>
              </w:rPr>
            </w:pPr>
            <w:r w:rsidRPr="00E265D1">
              <w:rPr>
                <w:sz w:val="20"/>
              </w:rPr>
              <w:t>Binds selectively to the enzyme complexes that results in inhibiting strand transfer of viral and host DNA</w:t>
            </w:r>
          </w:p>
        </w:tc>
        <w:tc>
          <w:tcPr>
            <w:tcW w:w="1674" w:type="pct"/>
            <w:shd w:val="clear" w:color="auto" w:fill="auto"/>
            <w:vAlign w:val="center"/>
          </w:tcPr>
          <w:p w:rsidR="00E265D1" w:rsidRPr="00E265D1" w:rsidRDefault="00E265D1" w:rsidP="00B47CB9">
            <w:pPr>
              <w:rPr>
                <w:rFonts w:ascii="Times" w:hAnsi="Times"/>
                <w:sz w:val="20"/>
                <w:szCs w:val="20"/>
              </w:rPr>
            </w:pPr>
            <w:r w:rsidRPr="00E265D1">
              <w:rPr>
                <w:rFonts w:ascii="Times" w:hAnsi="Times"/>
                <w:sz w:val="20"/>
                <w:szCs w:val="20"/>
              </w:rPr>
              <w:t xml:space="preserve">Mutations at </w:t>
            </w:r>
            <w:r w:rsidRPr="00E265D1">
              <w:rPr>
                <w:sz w:val="20"/>
              </w:rPr>
              <w:t xml:space="preserve">conserved </w:t>
            </w:r>
            <w:proofErr w:type="spellStart"/>
            <w:r w:rsidRPr="00E265D1">
              <w:rPr>
                <w:sz w:val="20"/>
              </w:rPr>
              <w:t>carboxylate</w:t>
            </w:r>
            <w:proofErr w:type="spellEnd"/>
            <w:r w:rsidRPr="00E265D1">
              <w:rPr>
                <w:sz w:val="20"/>
              </w:rPr>
              <w:t xml:space="preserve"> residues (Asp64 and Asp116)</w:t>
            </w:r>
          </w:p>
        </w:tc>
      </w:tr>
    </w:tbl>
    <w:p w:rsidR="00921E07" w:rsidRDefault="00921E07">
      <w:pPr>
        <w:rPr>
          <w:b/>
        </w:rPr>
      </w:pPr>
      <w:r>
        <w:rPr>
          <w:b/>
        </w:rPr>
        <w:br w:type="page"/>
      </w:r>
    </w:p>
    <w:p w:rsidR="00B31691" w:rsidRPr="00AD3D38" w:rsidRDefault="00B31691" w:rsidP="00B31691">
      <w:pPr>
        <w:spacing w:line="480" w:lineRule="auto"/>
        <w:jc w:val="both"/>
        <w:rPr>
          <w:b/>
        </w:rPr>
      </w:pPr>
      <w:r>
        <w:rPr>
          <w:b/>
        </w:rPr>
        <w:t xml:space="preserve">1.7.2 </w:t>
      </w:r>
      <w:r w:rsidR="002C6723">
        <w:rPr>
          <w:b/>
        </w:rPr>
        <w:t>Protease Inhibitors (PI</w:t>
      </w:r>
      <w:r w:rsidRPr="00AD3D38">
        <w:rPr>
          <w:b/>
        </w:rPr>
        <w:t>)</w:t>
      </w:r>
    </w:p>
    <w:p w:rsidR="00B31691" w:rsidRPr="00B22EAC" w:rsidRDefault="00B31691" w:rsidP="00B31691">
      <w:pPr>
        <w:spacing w:line="480" w:lineRule="auto"/>
        <w:jc w:val="both"/>
        <w:rPr>
          <w:b/>
        </w:rPr>
      </w:pPr>
      <w:r>
        <w:t xml:space="preserve">Protease Inhibitors interfere with </w:t>
      </w:r>
      <w:r w:rsidR="0095703E">
        <w:t xml:space="preserve">the </w:t>
      </w:r>
      <w:r>
        <w:t xml:space="preserve">cleavage of </w:t>
      </w:r>
      <w:r w:rsidR="0095703E">
        <w:t xml:space="preserve">the </w:t>
      </w:r>
      <w:r w:rsidRPr="00A534DD">
        <w:rPr>
          <w:i/>
        </w:rPr>
        <w:t>gag</w:t>
      </w:r>
      <w:r>
        <w:t>-</w:t>
      </w:r>
      <w:proofErr w:type="spellStart"/>
      <w:r w:rsidRPr="00A534DD">
        <w:rPr>
          <w:i/>
        </w:rPr>
        <w:t>pol</w:t>
      </w:r>
      <w:proofErr w:type="spellEnd"/>
      <w:r>
        <w:t xml:space="preserve"> polypeptide </w:t>
      </w:r>
      <w:r w:rsidR="0033438B">
        <w:fldChar w:fldCharType="begin"/>
      </w:r>
      <w:r w:rsidR="002A0789">
        <w:instrText xml:space="preserve"> ADDIN EN.CITE &lt;EndNote&gt;&lt;Cite&gt;&lt;Author&gt;Seelmeier&lt;/Author&gt;&lt;Year&gt;1988&lt;/Year&gt;&lt;RecNum&gt;1020&lt;/RecNum&gt;&lt;record&gt;&lt;rec-number&gt;1020&lt;/rec-number&gt;&lt;foreign-keys&gt;&lt;key app="EN" db-id="fp25zzvrxrd9vke5zxqp9stbssprwstvdddz"&gt;1020&lt;/key&gt;&lt;/foreign-keys&gt;&lt;ref-type name="Journal Article"&gt;17&lt;/ref-type&gt;&lt;contributors&gt;&lt;authors&gt;&lt;author&gt;Seelmeier, S.&lt;/author&gt;&lt;author&gt;Schmidt, H.&lt;/author&gt;&lt;author&gt;Turk, V.&lt;/author&gt;&lt;author&gt;von der Helm, K.&lt;/author&gt;&lt;/authors&gt;&lt;/contributors&gt;&lt;auth-address&gt;Max von Pettenkofer Institute, University of Munich, Federal Republic of Germany.&lt;/auth-address&gt;&lt;titles&gt;&lt;title&gt;Human immunodeficiency virus has an aspartic-type protease that can be inhibited by pepstatin A&lt;/title&gt;&lt;secondary-title&gt;Proc Natl Acad Sci U S A&lt;/secondary-title&gt;&lt;/titles&gt;&lt;periodical&gt;&lt;full-title&gt;Proc Natl Acad Sci U S A&lt;/full-title&gt;&lt;/periodical&gt;&lt;pages&gt;6612-6&lt;/pages&gt;&lt;volume&gt;85&lt;/volume&gt;&lt;number&gt;18&lt;/number&gt;&lt;edition&gt;1988/09/01&lt;/edition&gt;&lt;keywords&gt;&lt;keyword&gt;Animals&lt;/keyword&gt;&lt;keyword&gt;Aspartic Acid Endopeptidases&lt;/keyword&gt;&lt;keyword&gt;Cell Line&lt;/keyword&gt;&lt;keyword&gt;Chloromercuribenzoates/pharmacology&lt;/keyword&gt;&lt;keyword&gt;Electrophoresis, Polyacrylamide Gel&lt;/keyword&gt;&lt;keyword&gt;Endopeptidases&lt;/keyword&gt;&lt;keyword&gt;HIV/*enzymology&lt;/keyword&gt;&lt;keyword&gt;Oligopeptides/*pharmacology&lt;/keyword&gt;&lt;keyword&gt;Pepstatins/*pharmacology&lt;/keyword&gt;&lt;keyword&gt;*Protease Inhibitors&lt;/keyword&gt;&lt;keyword&gt;p-Chloromercuribenzoic Acid&lt;/keyword&gt;&lt;/keywords&gt;&lt;dates&gt;&lt;year&gt;1988&lt;/year&gt;&lt;pub-dates&gt;&lt;date&gt;Sep&lt;/date&gt;&lt;/pub-dates&gt;&lt;/dates&gt;&lt;isbn&gt;0027-8424 (Print)&amp;#xD;0027-8424 (Linking)&lt;/isbn&gt;&lt;accession-num&gt;3045820&lt;/accession-num&gt;&lt;urls&gt;&lt;related-urls&gt;&lt;url&gt;http://www.ncbi.nlm.nih.gov/entrez/query.fcgi?cmd=Retrieve&amp;amp;db=PubMed&amp;amp;dopt=Citation&amp;amp;list_uids=3045820&lt;/url&gt;&lt;/related-urls&gt;&lt;/urls&gt;&lt;custom2&gt;282027&lt;/custom2&gt;&lt;language&gt;eng&lt;/language&gt;&lt;/record&gt;&lt;/Cite&gt;&lt;/EndNote&gt;</w:instrText>
      </w:r>
      <w:r w:rsidR="0033438B">
        <w:fldChar w:fldCharType="separate"/>
      </w:r>
      <w:r w:rsidR="00BD0C62">
        <w:rPr>
          <w:noProof/>
        </w:rPr>
        <w:t>(Seelmeier et al., 1988)</w:t>
      </w:r>
      <w:r w:rsidR="0033438B">
        <w:fldChar w:fldCharType="end"/>
      </w:r>
      <w:r>
        <w:t xml:space="preserve"> as competitive </w:t>
      </w:r>
      <w:proofErr w:type="spellStart"/>
      <w:r>
        <w:t>peptidomimetic</w:t>
      </w:r>
      <w:proofErr w:type="spellEnd"/>
      <w:r>
        <w:t xml:space="preserve"> inhibitors. The </w:t>
      </w:r>
      <w:proofErr w:type="spellStart"/>
      <w:r>
        <w:t>hydroxyethylene</w:t>
      </w:r>
      <w:proofErr w:type="spellEnd"/>
      <w:r>
        <w:t xml:space="preserve"> core in the inhibitors prohibits the cleavage action of the HIV protease enzyme </w:t>
      </w:r>
      <w:r w:rsidR="0033438B">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2A0789">
        <w:instrText xml:space="preserve"> ADDIN EN.CITE </w:instrText>
      </w:r>
      <w:r w:rsidR="0033438B">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2A0789">
        <w:instrText xml:space="preserve"> ADDIN EN.CITE.DATA </w:instrText>
      </w:r>
      <w:r w:rsidR="0033438B">
        <w:fldChar w:fldCharType="end"/>
      </w:r>
      <w:r w:rsidR="0033438B">
        <w:fldChar w:fldCharType="separate"/>
      </w:r>
      <w:r w:rsidR="00BD0C62">
        <w:rPr>
          <w:noProof/>
        </w:rPr>
        <w:t>(Vacca et al., 1994; Vacca et al., 1991)</w:t>
      </w:r>
      <w:r w:rsidR="0033438B">
        <w:fldChar w:fldCharType="end"/>
      </w:r>
      <w:r>
        <w:t>. However, as an adverse side effect, patients</w:t>
      </w:r>
      <w:r w:rsidR="0095703E">
        <w:t xml:space="preserve"> that have used </w:t>
      </w:r>
      <w:r>
        <w:t xml:space="preserve"> </w:t>
      </w:r>
      <w:r w:rsidR="0095703E">
        <w:t>these</w:t>
      </w:r>
      <w:r>
        <w:t xml:space="preserve"> inhibitors have </w:t>
      </w:r>
      <w:r w:rsidRPr="002D21BB">
        <w:t xml:space="preserve">developed </w:t>
      </w:r>
      <w:proofErr w:type="spellStart"/>
      <w:r w:rsidRPr="002D21BB">
        <w:rPr>
          <w:rStyle w:val="articletext"/>
        </w:rPr>
        <w:t>lipodystrophy</w:t>
      </w:r>
      <w:proofErr w:type="spellEnd"/>
      <w:r w:rsidRPr="002D21BB">
        <w:rPr>
          <w:rStyle w:val="articletext"/>
        </w:rPr>
        <w:t xml:space="preserve"> and </w:t>
      </w:r>
      <w:proofErr w:type="spellStart"/>
      <w:r w:rsidRPr="002D21BB">
        <w:rPr>
          <w:rStyle w:val="articletext"/>
        </w:rPr>
        <w:t>hyperlipidemia</w:t>
      </w:r>
      <w:proofErr w:type="spellEnd"/>
      <w:r>
        <w:rPr>
          <w:rStyle w:val="articletext"/>
        </w:rPr>
        <w:t xml:space="preserve"> </w:t>
      </w:r>
      <w:r w:rsidR="0033438B">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2A0789">
        <w:rPr>
          <w:rStyle w:val="articletext"/>
        </w:rPr>
        <w:instrText xml:space="preserve"> ADDIN EN.CITE </w:instrText>
      </w:r>
      <w:r w:rsidR="0033438B">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2A0789">
        <w:rPr>
          <w:rStyle w:val="articletext"/>
        </w:rPr>
        <w:instrText xml:space="preserve"> ADDIN EN.CITE.DATA </w:instrText>
      </w:r>
      <w:r w:rsidR="0033438B">
        <w:rPr>
          <w:rStyle w:val="articletext"/>
        </w:rPr>
        <w:fldChar w:fldCharType="end"/>
      </w:r>
      <w:r w:rsidR="0033438B">
        <w:rPr>
          <w:rStyle w:val="articletext"/>
        </w:rPr>
        <w:fldChar w:fldCharType="separate"/>
      </w:r>
      <w:r w:rsidR="00D774C6">
        <w:rPr>
          <w:rStyle w:val="articletext"/>
          <w:noProof/>
        </w:rPr>
        <w:t>(Carr et al., 2000; Carr et al., 1998a; Carr et al., 1998b, c; Liang et al., 2001; Miller et al., 2000; Tsiodras et al., 2000)</w:t>
      </w:r>
      <w:r w:rsidR="0033438B">
        <w:rPr>
          <w:rStyle w:val="articletext"/>
        </w:rPr>
        <w:fldChar w:fldCharType="end"/>
      </w:r>
      <w:r>
        <w:rPr>
          <w:rStyle w:val="articletext"/>
        </w:rPr>
        <w:t xml:space="preserve">. </w:t>
      </w:r>
    </w:p>
    <w:p w:rsidR="00B31691" w:rsidRPr="00ED19D6" w:rsidRDefault="00B31691" w:rsidP="00B31691">
      <w:pPr>
        <w:spacing w:line="480" w:lineRule="auto"/>
        <w:jc w:val="both"/>
        <w:rPr>
          <w:rStyle w:val="articletext"/>
        </w:rPr>
      </w:pPr>
      <w:r>
        <w:rPr>
          <w:rStyle w:val="articletext"/>
          <w:b/>
        </w:rPr>
        <w:t xml:space="preserve">1.7.3 </w:t>
      </w:r>
      <w:r w:rsidRPr="00ED19D6">
        <w:rPr>
          <w:rStyle w:val="articletext"/>
          <w:b/>
        </w:rPr>
        <w:t>Integrase Inhibitors</w:t>
      </w:r>
    </w:p>
    <w:p w:rsidR="00B31691" w:rsidRDefault="00B31691" w:rsidP="00B31691">
      <w:pPr>
        <w:spacing w:line="480" w:lineRule="auto"/>
        <w:jc w:val="both"/>
      </w:pPr>
      <w:r>
        <w:t xml:space="preserve">The feasibility and efficacy of integrase inhibitors have been tested in Rhesus Macaques </w:t>
      </w:r>
      <w:r w:rsidR="0033438B">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2A0789">
        <w:instrText xml:space="preserve"> ADDIN EN.CITE </w:instrText>
      </w:r>
      <w:r w:rsidR="0033438B">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2A0789">
        <w:instrText xml:space="preserve"> ADDIN EN.CITE.DATA </w:instrText>
      </w:r>
      <w:r w:rsidR="0033438B">
        <w:fldChar w:fldCharType="end"/>
      </w:r>
      <w:r w:rsidR="0033438B">
        <w:fldChar w:fldCharType="separate"/>
      </w:r>
      <w:r w:rsidR="00BD0C62">
        <w:rPr>
          <w:noProof/>
        </w:rPr>
        <w:t>(Hazuda et al., 2004)</w:t>
      </w:r>
      <w:r w:rsidR="0033438B">
        <w:fldChar w:fldCharType="end"/>
      </w:r>
      <w:r>
        <w:t xml:space="preserve">. Most of the integrase inhibitors target </w:t>
      </w:r>
      <w:r w:rsidR="0095703E">
        <w:t xml:space="preserve">the </w:t>
      </w:r>
      <w:r>
        <w:t xml:space="preserve">strand transfer function of the enzyme </w:t>
      </w:r>
      <w:r w:rsidR="0033438B">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742FB7">
        <w:instrText xml:space="preserve"> ADDIN EN.CITE </w:instrText>
      </w:r>
      <w:r w:rsidR="0033438B">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742FB7">
        <w:instrText xml:space="preserve"> ADDIN EN.CITE.DATA </w:instrText>
      </w:r>
      <w:r w:rsidR="0033438B">
        <w:fldChar w:fldCharType="end"/>
      </w:r>
      <w:r w:rsidR="0033438B">
        <w:fldChar w:fldCharType="separate"/>
      </w:r>
      <w:r w:rsidR="00BD0C62">
        <w:rPr>
          <w:noProof/>
        </w:rPr>
        <w:t>(Bera et al., 2011; Espeseth et al., 2000; Hazuda et al., 2000; McColl and Chen, 2010; Pannecouque et al., 2002)</w:t>
      </w:r>
      <w:r w:rsidR="0033438B">
        <w:fldChar w:fldCharType="end"/>
      </w:r>
      <w:r>
        <w:t xml:space="preserve">. </w:t>
      </w:r>
      <w:r w:rsidR="0095703E">
        <w:t xml:space="preserve">An </w:t>
      </w:r>
      <w:r>
        <w:t xml:space="preserve">X-ray structure of the integrase enzyme has revealed the active site model of the enzyme complexes with the DNA </w:t>
      </w:r>
      <w:r w:rsidR="0033438B">
        <w:fldChar w:fldCharType="begin"/>
      </w:r>
      <w:r w:rsidR="002A0789">
        <w:instrText xml:space="preserve"> ADDIN EN.CITE &lt;EndNote&gt;&lt;Cite&gt;&lt;Author&gt;Chen&lt;/Author&gt;&lt;Year&gt;2008&lt;/Year&gt;&lt;RecNum&gt;367&lt;/RecNum&gt;&lt;record&gt;&lt;rec-number&gt;367&lt;/rec-number&gt;&lt;foreign-keys&gt;&lt;key app="EN" db-id="fp25zzvrxrd9vke5zxqp9stbssprwstvdddz"&gt;367&lt;/key&gt;&lt;/foreign-keys&gt;&lt;ref-type name="Journal Article"&gt;17&lt;/ref-type&gt;&lt;contributors&gt;&lt;authors&gt;&lt;author&gt;Chen, X.&lt;/author&gt;&lt;author&gt;Tsiang, M.&lt;/author&gt;&lt;author&gt;Yu, F.&lt;/author&gt;&lt;author&gt;Hung, M.&lt;/author&gt;&lt;author&gt;Jones, G.S.&lt;/author&gt;&lt;author&gt;Zeynalzadegan, A.&lt;/author&gt;&lt;author&gt;Qi, X.&lt;/author&gt;&lt;author&gt;Jin, H.&lt;/author&gt;&lt;author&gt;Kim, C.U.&lt;/author&gt;&lt;author&gt;Swaminathan, S.&lt;/author&gt;&lt;author&gt;Chen, J.M.&lt;/author&gt;&lt;/authors&gt;&lt;/contributors&gt;&lt;auth-address&gt;http://europepmc.org/abstract/MED/18565342&lt;/auth-address&gt;&lt;titles&gt;&lt;title&gt;Modeling, Analysis, and Validation of a Novel HIV Integrase Structure Provide Insights into the Binding Modes of Potent Integrase Inhibitors&lt;/title&gt;&lt;secondary-title&gt;Journal of Molecular Biology&lt;/secondary-title&gt;&lt;/titles&gt;&lt;periodical&gt;&lt;full-title&gt;Journal of molecular biology&lt;/full-title&gt;&lt;/periodical&gt;&lt;pages&gt;504-519&lt;/pages&gt;&lt;volume&gt;380&lt;/volume&gt;&lt;number&gt;3&lt;/number&gt;&lt;dates&gt;&lt;year&gt;2008&lt;/year&gt;&lt;pub-dates&gt;&lt;date&gt;July&lt;/date&gt;&lt;/pub-dates&gt;&lt;/dates&gt;&lt;isbn&gt;00222836&lt;/isbn&gt;&lt;label&gt;chen_modeling_2008&lt;/label&gt;&lt;urls&gt;&lt;related-urls&gt;&lt;url&gt;10.1016/j.jmb.2008.04.054&lt;/url&gt;&lt;/related-urls&gt;&lt;/urls&gt;&lt;/record&gt;&lt;/Cite&gt;&lt;/EndNote&gt;</w:instrText>
      </w:r>
      <w:r w:rsidR="0033438B">
        <w:fldChar w:fldCharType="separate"/>
      </w:r>
      <w:r w:rsidR="00BD0C62">
        <w:rPr>
          <w:noProof/>
        </w:rPr>
        <w:t>(Chen et al., 2008)</w:t>
      </w:r>
      <w:r w:rsidR="0033438B">
        <w:fldChar w:fldCharType="end"/>
      </w:r>
      <w:r>
        <w:t xml:space="preserve">. </w:t>
      </w:r>
      <w:r w:rsidR="00BC3844">
        <w:t xml:space="preserve">The only integrase inhibitor </w:t>
      </w:r>
      <w:r w:rsidR="0095703E">
        <w:t xml:space="preserve">that has shown a </w:t>
      </w:r>
      <w:r w:rsidR="00BC3844">
        <w:t xml:space="preserve">promising </w:t>
      </w:r>
      <w:r w:rsidR="00510134">
        <w:t>antiretroviral</w:t>
      </w:r>
      <w:r w:rsidR="00BC3844">
        <w:t xml:space="preserve"> effect is </w:t>
      </w:r>
      <w:proofErr w:type="spellStart"/>
      <w:r>
        <w:t>Raltegravir</w:t>
      </w:r>
      <w:proofErr w:type="spellEnd"/>
      <w:r w:rsidR="0095703E">
        <w:t>, which was tested on animal models</w:t>
      </w:r>
      <w:r w:rsidR="00BC3844">
        <w:t xml:space="preserve"> and is currently </w:t>
      </w:r>
      <w:r w:rsidR="0095703E">
        <w:t>undergoing</w:t>
      </w:r>
      <w:r w:rsidR="00BC3844">
        <w:t xml:space="preserve"> clinical trials (reviewed in </w:t>
      </w:r>
      <w:r w:rsidR="0033438B">
        <w:fldChar w:fldCharType="begin"/>
      </w:r>
      <w:r w:rsidR="002A0789">
        <w:instrText xml:space="preserve"> ADDIN EN.CITE &lt;EndNote&gt;&lt;Cite&gt;&lt;Author&gt;Ammaranond&lt;/Author&gt;&lt;Year&gt;2012&lt;/Year&gt;&lt;RecNum&gt;245&lt;/RecNum&gt;&lt;record&gt;&lt;rec-number&gt;245&lt;/rec-number&gt;&lt;foreign-keys&gt;&lt;key app="EN" db-id="fp25zzvrxrd9vke5zxqp9stbssprwstvdddz"&gt;245&lt;/key&gt;&lt;/foreign-keys&gt;&lt;ref-type name="Journal Article"&gt;17&lt;/ref-type&gt;&lt;contributors&gt;&lt;authors&gt;&lt;author&gt;Ammaranond, Palanee&lt;/author&gt;&lt;author&gt;Sanguansittianan, Sayompoo&lt;/author&gt;&lt;/authors&gt;&lt;/contributors&gt;&lt;auth-address&gt;http://onlinelibrary.wiley.com/doi/10.1111/j.1472-8206.2011.01009.x/abstract&lt;/auth-address&gt;&lt;titles&gt;&lt;title&gt;Mechanism of HIV antiretroviral drugs progress toward drug resistance&lt;/title&gt;&lt;secondary-title&gt;Fundamental &amp;amp; Clinical Pharmacology&lt;/secondary-title&gt;&lt;/titles&gt;&lt;pages&gt;146–161&lt;/pages&gt;&lt;volume&gt;26&lt;/volume&gt;&lt;number&gt;1&lt;/number&gt;&lt;dates&gt;&lt;year&gt;2012&lt;/year&gt;&lt;/dates&gt;&lt;isbn&gt;1472-8206&lt;/isbn&gt;&lt;label&gt;ammaranond_mechanism_2012&lt;/label&gt;&lt;urls&gt;&lt;related-urls&gt;&lt;url&gt;10.1111/j.1472-8206.2011.01009.x&lt;/url&gt;&lt;/related-urls&gt;&lt;/urls&gt;&lt;/record&gt;&lt;/Cite&gt;&lt;/EndNote&gt;</w:instrText>
      </w:r>
      <w:r w:rsidR="0033438B">
        <w:fldChar w:fldCharType="separate"/>
      </w:r>
      <w:r w:rsidR="00BD0C62">
        <w:rPr>
          <w:noProof/>
        </w:rPr>
        <w:t>(Ammaranond and Sanguansittianan, 2012)</w:t>
      </w:r>
      <w:r w:rsidR="0033438B">
        <w:fldChar w:fldCharType="end"/>
      </w:r>
      <w:r w:rsidR="00BC3844">
        <w:t xml:space="preserve">). </w:t>
      </w:r>
    </w:p>
    <w:p w:rsidR="00B31691" w:rsidRPr="0040484E" w:rsidRDefault="00B31691" w:rsidP="00B31691">
      <w:pPr>
        <w:spacing w:line="480" w:lineRule="auto"/>
        <w:jc w:val="both"/>
        <w:rPr>
          <w:b/>
        </w:rPr>
      </w:pPr>
      <w:r w:rsidRPr="0040484E">
        <w:rPr>
          <w:b/>
        </w:rPr>
        <w:t>1.</w:t>
      </w:r>
      <w:r>
        <w:rPr>
          <w:b/>
        </w:rPr>
        <w:t xml:space="preserve">7.4 </w:t>
      </w:r>
      <w:r w:rsidRPr="0040484E">
        <w:rPr>
          <w:b/>
        </w:rPr>
        <w:t>Cell entry inhibitors</w:t>
      </w:r>
    </w:p>
    <w:p w:rsidR="00B31691" w:rsidRPr="00AD3D38" w:rsidRDefault="00B31691" w:rsidP="00B31691">
      <w:pPr>
        <w:spacing w:line="480" w:lineRule="auto"/>
        <w:jc w:val="both"/>
      </w:pPr>
      <w:r>
        <w:t xml:space="preserve">The cell entry inhibitors interfere </w:t>
      </w:r>
      <w:r w:rsidR="0095703E">
        <w:t xml:space="preserve">with the </w:t>
      </w:r>
      <w:r>
        <w:t xml:space="preserve">viral binding or fusion of HIV to a host cell. </w:t>
      </w:r>
      <w:r w:rsidR="0095703E">
        <w:t>The two classes of cell entry inhibitors are listed below:</w:t>
      </w:r>
    </w:p>
    <w:p w:rsidR="00B31691" w:rsidRPr="003B360D" w:rsidRDefault="00B31691" w:rsidP="00B31691">
      <w:pPr>
        <w:pStyle w:val="ListParagraph"/>
        <w:numPr>
          <w:ilvl w:val="0"/>
          <w:numId w:val="6"/>
        </w:numPr>
        <w:spacing w:line="480" w:lineRule="auto"/>
        <w:jc w:val="both"/>
        <w:rPr>
          <w:b/>
        </w:rPr>
      </w:pPr>
      <w:r>
        <w:rPr>
          <w:b/>
        </w:rPr>
        <w:t>CCR5 co receptor antagonist</w:t>
      </w:r>
      <w:r w:rsidRPr="003B360D">
        <w:rPr>
          <w:b/>
        </w:rPr>
        <w:t>:</w:t>
      </w:r>
    </w:p>
    <w:p w:rsidR="00B31691" w:rsidRDefault="00B31691" w:rsidP="00B31691">
      <w:pPr>
        <w:pStyle w:val="ListParagraph"/>
        <w:spacing w:line="480" w:lineRule="auto"/>
        <w:jc w:val="both"/>
      </w:pPr>
      <w:proofErr w:type="spellStart"/>
      <w:r>
        <w:t>Maraviroc</w:t>
      </w:r>
      <w:proofErr w:type="spellEnd"/>
      <w:r>
        <w:t xml:space="preserve"> is the only CCR5 antagonist in clinical use </w:t>
      </w:r>
      <w:r w:rsidR="0033438B">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742FB7">
        <w:instrText xml:space="preserve"> ADDIN EN.CITE </w:instrText>
      </w:r>
      <w:r w:rsidR="0033438B">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742FB7">
        <w:instrText xml:space="preserve"> ADDIN EN.CITE.DATA </w:instrText>
      </w:r>
      <w:r w:rsidR="0033438B">
        <w:fldChar w:fldCharType="end"/>
      </w:r>
      <w:r w:rsidR="0033438B">
        <w:fldChar w:fldCharType="separate"/>
      </w:r>
      <w:r w:rsidR="00BD0C62">
        <w:rPr>
          <w:noProof/>
        </w:rPr>
        <w:t>(De Clercq, 2005a, b; Fätkenheuer et al., 2005; Rosario et al., 2005; Rosario et al., 2006; Wheeler et al., 2007)</w:t>
      </w:r>
      <w:r w:rsidR="0033438B">
        <w:fldChar w:fldCharType="end"/>
      </w:r>
      <w:r>
        <w:t xml:space="preserve">. It is </w:t>
      </w:r>
      <w:r w:rsidR="0095703E">
        <w:t xml:space="preserve">also </w:t>
      </w:r>
      <w:r>
        <w:t xml:space="preserve">the only </w:t>
      </w:r>
      <w:r w:rsidR="00510134">
        <w:t>antiretroviral</w:t>
      </w:r>
      <w:r>
        <w:t xml:space="preserve"> drug that does not target any viral enzyme or protein molecule</w:t>
      </w:r>
      <w:r w:rsidR="004F6708">
        <w:t xml:space="preserve"> </w:t>
      </w:r>
      <w:r>
        <w:t>but</w:t>
      </w:r>
      <w:r w:rsidR="004F6708">
        <w:t>, instead, binds to the</w:t>
      </w:r>
      <w:r>
        <w:t xml:space="preserve"> host cell receptor CCR5 </w:t>
      </w:r>
      <w:r w:rsidR="0033438B">
        <w:fldChar w:fldCharType="begin"/>
      </w:r>
      <w:r w:rsidR="002A0789">
        <w:instrText xml:space="preserve"> ADDIN EN.CITE &lt;EndNote&gt;&lt;Cite&gt;&lt;Author&gt;Westby&lt;/Author&gt;&lt;Year&gt;2005&lt;/Year&gt;&lt;RecNum&gt;1157&lt;/RecNum&gt;&lt;record&gt;&lt;rec-number&gt;1157&lt;/rec-number&gt;&lt;foreign-keys&gt;&lt;key app="EN" db-id="fp25zzvrxrd9vke5zxqp9stbssprwstvdddz"&gt;1157&lt;/key&gt;&lt;/foreign-keys&gt;&lt;ref-type name="Journal Article"&gt;17&lt;/ref-type&gt;&lt;contributors&gt;&lt;authors&gt;&lt;author&gt;Westby, M.&lt;/author&gt;&lt;author&gt;van der Ryst, E.&lt;/author&gt;&lt;/authors&gt;&lt;/contributors&gt;&lt;auth-address&gt;Pfizer Global R&amp;amp;D, Kent, UK. mike.westby@pfizer.com&lt;/auth-address&gt;&lt;titles&gt;&lt;title&gt;CCR5 antagonists: host-targeted antivirals for the treatment of HIV infection&lt;/title&gt;&lt;secondary-title&gt;Antivir Chem Chemother&lt;/secondary-title&gt;&lt;/titles&gt;&lt;periodical&gt;&lt;full-title&gt;Antivir Chem Chemother&lt;/full-title&gt;&lt;/periodical&gt;&lt;pages&gt;339-54&lt;/pages&gt;&lt;volume&gt;16&lt;/volume&gt;&lt;number&gt;6&lt;/number&gt;&lt;edition&gt;2005/12/07&lt;/edition&gt;&lt;keywords&gt;&lt;keyword&gt;Amides/therapeutic use&lt;/keyword&gt;&lt;keyword&gt;Anti-HIV Agents/therapeutic use&lt;/keyword&gt;&lt;keyword&gt;Antiviral Agents/*therapeutic use&lt;/keyword&gt;&lt;keyword&gt;Clinical Trials as Topic&lt;/keyword&gt;&lt;keyword&gt;HIV Infections/*drug therapy&lt;/keyword&gt;&lt;keyword&gt;HIV-1/drug effects&lt;/keyword&gt;&lt;keyword&gt;Humans&lt;/keyword&gt;&lt;keyword&gt;Quaternary Ammonium Compounds/therapeutic use&lt;/keyword&gt;&lt;keyword&gt;Receptors, CCR5/*antagonists &amp;amp; inhibitors&lt;/keyword&gt;&lt;/keywords&gt;&lt;dates&gt;&lt;year&gt;2005&lt;/year&gt;&lt;/dates&gt;&lt;isbn&gt;0956-3202 (Print)&amp;#xD;0956-3202 (Linking)&lt;/isbn&gt;&lt;accession-num&gt;16329283&lt;/accession-num&gt;&lt;urls&gt;&lt;related-urls&gt;&lt;url&gt;http://www.ncbi.nlm.nih.gov/entrez/query.fcgi?cmd=Retrieve&amp;amp;db=PubMed&amp;amp;dopt=Citation&amp;amp;list_uids=16329283&lt;/url&gt;&lt;/related-urls&gt;&lt;/urls&gt;&lt;language&gt;eng&lt;/language&gt;&lt;/record&gt;&lt;/Cite&gt;&lt;/EndNote&gt;</w:instrText>
      </w:r>
      <w:r w:rsidR="0033438B">
        <w:fldChar w:fldCharType="separate"/>
      </w:r>
      <w:r w:rsidR="00BD0C62">
        <w:rPr>
          <w:noProof/>
        </w:rPr>
        <w:t>(Westby and van der Ryst, 2005)</w:t>
      </w:r>
      <w:r w:rsidR="0033438B">
        <w:fldChar w:fldCharType="end"/>
      </w:r>
      <w:r>
        <w:t xml:space="preserve">. </w:t>
      </w:r>
      <w:r w:rsidR="00921E07">
        <w:t>This binding prevents</w:t>
      </w:r>
      <w:r>
        <w:t xml:space="preserve"> HIV gp120 binding</w:t>
      </w:r>
      <w:r w:rsidR="00921E07">
        <w:t xml:space="preserve"> to the co-receptor</w:t>
      </w:r>
      <w:r>
        <w:t xml:space="preserve">, thereby </w:t>
      </w:r>
      <w:r w:rsidR="00921E07">
        <w:t>disabling</w:t>
      </w:r>
      <w:r>
        <w:t xml:space="preserve"> the viral entry in to the cell </w:t>
      </w:r>
      <w:r w:rsidR="0033438B">
        <w:fldChar w:fldCharType="begin"/>
      </w:r>
      <w:r w:rsidR="002A0789">
        <w:instrText xml:space="preserve"> ADDIN EN.CITE &lt;EndNote&gt;&lt;Cite&gt;&lt;Author&gt;Fätkenheuer&lt;/Author&gt;&lt;Year&gt;2005&lt;/Year&gt;&lt;RecNum&gt;335&lt;/RecNum&gt;&lt;record&gt;&lt;rec-number&gt;335&lt;/rec-number&gt;&lt;foreign-keys&gt;&lt;key app="EN" db-id="fp25zzvrxrd9vke5zxqp9stbssprwstvdddz"&gt;335&lt;/key&gt;&lt;/foreign-keys&gt;&lt;ref-type name="Journal Article"&gt;17&lt;/ref-type&gt;&lt;contributors&gt;&lt;authors&gt;&lt;author&gt;Fätkenheuer, Gerd&lt;/author&gt;&lt;author&gt;Pozniak, Anton L.&lt;/author&gt;&lt;author&gt;Johnson, Margaret A.&lt;/author&gt;&lt;author&gt;Plettenberg, Andreas&lt;/author&gt;&lt;author&gt;Staszewski, Schlomo&lt;/author&gt;&lt;author&gt;Hoepelman, Andy I. M.&lt;/author&gt;&lt;author&gt;Saag, Michael S.&lt;/author&gt;&lt;author&gt;Goebel, Frank D.&lt;/author&gt;&lt;author&gt;Rockstroh, Jürgen K.&lt;/author&gt;&lt;author&gt;Dezube, Bruce J.&lt;/author&gt;&lt;author&gt;Jenkins, Tim M.&lt;/author&gt;&lt;author&gt;Medhurst, Christine&lt;/author&gt;&lt;author&gt;Sullivan, John F.&lt;/author&gt;&lt;author&gt;Ridgway, Caroline&lt;/author&gt;&lt;author&gt;Abel, Samantha&lt;/author&gt;&lt;author&gt;James, Ian T.&lt;/author&gt;&lt;author&gt;Youle, Mike&lt;/author&gt;&lt;author&gt;van der Ryst, Elna&lt;/author&gt;&lt;/authors&gt;&lt;/contributors&gt;&lt;auth-address&gt;http://www.nature.com.libgate.library.nuigalway.ie/nm/journal/v11/n11/abs/nm1319.html&lt;/auth-address&gt;&lt;titles&gt;&lt;title&gt;Efficacy of short-term monotherapy with maraviroc, a new CCR5 antagonist, in patients infected with HIV-1&lt;/title&gt;&lt;secondary-title&gt;Nature Medicine&lt;/secondary-title&gt;&lt;/titles&gt;&lt;pages&gt;1170-1172&lt;/pages&gt;&lt;volume&gt;11&lt;/volume&gt;&lt;number&gt;11&lt;/number&gt;&lt;dates&gt;&lt;year&gt;2005&lt;/year&gt;&lt;pub-dates&gt;&lt;date&gt;November&lt;/date&gt;&lt;/pub-dates&gt;&lt;/dates&gt;&lt;isbn&gt;1078-8956&lt;/isbn&gt;&lt;label&gt;fatkenheuer_efficacy_2005&lt;/label&gt;&lt;urls&gt;&lt;related-urls&gt;&lt;url&gt;10.1038/nm1319&lt;/url&gt;&lt;/related-urls&gt;&lt;/urls&gt;&lt;/record&gt;&lt;/Cite&gt;&lt;/EndNote&gt;</w:instrText>
      </w:r>
      <w:r w:rsidR="0033438B">
        <w:fldChar w:fldCharType="separate"/>
      </w:r>
      <w:r w:rsidR="00BD0C62">
        <w:rPr>
          <w:noProof/>
        </w:rPr>
        <w:t>(Fätkenheuer et al., 2005)</w:t>
      </w:r>
      <w:r w:rsidR="0033438B">
        <w:fldChar w:fldCharType="end"/>
      </w:r>
      <w:r>
        <w:t>. However, it is important</w:t>
      </w:r>
      <w:r w:rsidR="0095703E">
        <w:t xml:space="preserve"> to carry out an HI</w:t>
      </w:r>
      <w:r>
        <w:t xml:space="preserve">V tropism test </w:t>
      </w:r>
      <w:r w:rsidR="00921E07">
        <w:t>for the viral co-receptor use</w:t>
      </w:r>
      <w:r w:rsidR="00AF53FB">
        <w:t>,</w:t>
      </w:r>
      <w:r w:rsidR="00921E07">
        <w:t xml:space="preserve"> </w:t>
      </w:r>
      <w:r>
        <w:t>before administrating this drug, as the drug is ineffective against CXCR4 co receptor using viruses</w:t>
      </w:r>
      <w:r w:rsidR="00364D5B">
        <w:t xml:space="preserve"> </w:t>
      </w:r>
      <w:r w:rsidR="0033438B">
        <w:fldChar w:fldCharType="begin"/>
      </w:r>
      <w:r w:rsidR="002A0789">
        <w:instrText xml:space="preserve"> ADDIN EN.CITE &lt;EndNote&gt;&lt;Cite&gt;&lt;Author&gt;Raymond&lt;/Author&gt;&lt;Year&gt;2010&lt;/Year&gt;&lt;RecNum&gt;1176&lt;/RecNum&gt;&lt;record&gt;&lt;rec-number&gt;1176&lt;/rec-number&gt;&lt;foreign-keys&gt;&lt;key app="EN" db-id="fp25zzvrxrd9vke5zxqp9stbssprwstvdddz"&gt;1176&lt;/key&gt;&lt;/foreign-keys&gt;&lt;ref-type name="Journal Article"&gt;17&lt;/ref-type&gt;&lt;contributors&gt;&lt;authors&gt;&lt;author&gt;Raymond, S.&lt;/author&gt;&lt;author&gt;Delobel, P.&lt;/author&gt;&lt;author&gt;Mavigner, M.&lt;/author&gt;&lt;author&gt;Cazabat, M.&lt;/author&gt;&lt;author&gt;Encinas, S.&lt;/author&gt;&lt;author&gt;Souyris, C.&lt;/author&gt;&lt;author&gt;Bruel, P.&lt;/author&gt;&lt;author&gt;Sandres-Saune, K.&lt;/author&gt;&lt;author&gt;Marchou, B.&lt;/author&gt;&lt;author&gt;Massip, P.&lt;/author&gt;&lt;author&gt;Izopet, J.&lt;/author&gt;&lt;/authors&gt;&lt;/contributors&gt;&lt;auth-address&gt;INSERM, U563 Toulouse, Toulouse, France.&lt;/auth-address&gt;&lt;titles&gt;&lt;title&gt;CXCR4-using viruses in plasma and peripheral blood mononuclear cells during primary HIV-1 infection and impact on disease progression&lt;/title&gt;&lt;secondary-title&gt;AIDS&lt;/secondary-title&gt;&lt;/titles&gt;&lt;periodical&gt;&lt;full-title&gt;AIDS&lt;/full-title&gt;&lt;/periodical&gt;&lt;pages&gt;2305-12&lt;/pages&gt;&lt;volume&gt;24&lt;/volume&gt;&lt;number&gt;15&lt;/number&gt;&lt;edition&gt;2010/09/03&lt;/edition&gt;&lt;keywords&gt;&lt;keyword&gt;Adult&lt;/keyword&gt;&lt;keyword&gt;CD4 Lymphocyte Count&lt;/keyword&gt;&lt;keyword&gt;Case-Control Studies&lt;/keyword&gt;&lt;keyword&gt;Disease Progression&lt;/keyword&gt;&lt;keyword&gt;Female&lt;/keyword&gt;&lt;keyword&gt;Genotype&lt;/keyword&gt;&lt;keyword&gt;HIV Infections/genetics/*immunology&lt;/keyword&gt;&lt;keyword&gt;HIV-1/*physiology&lt;/keyword&gt;&lt;keyword&gt;Humans&lt;/keyword&gt;&lt;keyword&gt;Male&lt;/keyword&gt;&lt;keyword&gt;Phenotype&lt;/keyword&gt;&lt;keyword&gt;Receptors, CCR5/genetics/*immunology&lt;/keyword&gt;&lt;keyword&gt;Receptors, CXCR4/genetics/*immunology&lt;/keyword&gt;&lt;keyword&gt;Viral Tropism/*physiology&lt;/keyword&gt;&lt;/keywords&gt;&lt;dates&gt;&lt;year&gt;2010&lt;/year&gt;&lt;pub-dates&gt;&lt;date&gt;Sep 24&lt;/date&gt;&lt;/pub-dates&gt;&lt;/dates&gt;&lt;isbn&gt;1473-5571 (Electronic)&amp;#xD;0269-9370 (Linking)&lt;/isbn&gt;&lt;accession-num&gt;20808203&lt;/accession-num&gt;&lt;urls&gt;&lt;related-urls&gt;&lt;url&gt;http://www.ncbi.nlm.nih.gov/entrez/query.fcgi?cmd=Retrieve&amp;amp;db=PubMed&amp;amp;dopt=Citation&amp;amp;list_uids=20808203&lt;/url&gt;&lt;/related-urls&gt;&lt;/urls&gt;&lt;electronic-resource-num&gt;10.1097/QAD.0b013e32833e50bb&lt;/electronic-resource-num&gt;&lt;language&gt;eng&lt;/language&gt;&lt;/record&gt;&lt;/Cite&gt;&lt;/EndNote&gt;</w:instrText>
      </w:r>
      <w:r w:rsidR="0033438B">
        <w:fldChar w:fldCharType="separate"/>
      </w:r>
      <w:r w:rsidR="00BD0C62">
        <w:rPr>
          <w:noProof/>
        </w:rPr>
        <w:t>(Raymond et al., 2010)</w:t>
      </w:r>
      <w:r w:rsidR="0033438B">
        <w:fldChar w:fldCharType="end"/>
      </w:r>
      <w:r>
        <w:t xml:space="preserve">. </w:t>
      </w:r>
    </w:p>
    <w:p w:rsidR="00B31691" w:rsidRDefault="00B31691" w:rsidP="00B31691">
      <w:pPr>
        <w:pStyle w:val="ListParagraph"/>
        <w:numPr>
          <w:ilvl w:val="0"/>
          <w:numId w:val="6"/>
        </w:numPr>
        <w:spacing w:line="480" w:lineRule="auto"/>
        <w:jc w:val="both"/>
        <w:rPr>
          <w:b/>
        </w:rPr>
      </w:pPr>
      <w:r w:rsidRPr="009A3EAB">
        <w:rPr>
          <w:b/>
        </w:rPr>
        <w:t>Fusion Inhibitors</w:t>
      </w:r>
    </w:p>
    <w:p w:rsidR="00B31691" w:rsidRDefault="00B31691" w:rsidP="00602F4A">
      <w:pPr>
        <w:pStyle w:val="ListParagraph"/>
        <w:spacing w:line="480" w:lineRule="auto"/>
        <w:jc w:val="both"/>
      </w:pPr>
      <w:r>
        <w:t xml:space="preserve">Fusion inhibitor design is based on targeting the </w:t>
      </w:r>
      <w:proofErr w:type="spellStart"/>
      <w:r>
        <w:t>he</w:t>
      </w:r>
      <w:r w:rsidR="00AF53FB">
        <w:t>ptad</w:t>
      </w:r>
      <w:proofErr w:type="spellEnd"/>
      <w:r w:rsidR="00AF53FB">
        <w:t xml:space="preserve"> regions HR1 or HR2 of gp41, which </w:t>
      </w:r>
      <w:r w:rsidR="0095703E">
        <w:t>prevents HIV from creating a</w:t>
      </w:r>
      <w:r w:rsidR="00AF53FB">
        <w:t xml:space="preserve"> </w:t>
      </w:r>
      <w:r>
        <w:t xml:space="preserve">fusion pore </w:t>
      </w:r>
      <w:r w:rsidR="00AF53FB">
        <w:t xml:space="preserve">on host cell membrane </w:t>
      </w:r>
      <w:r>
        <w:t xml:space="preserve">(reviewed in </w:t>
      </w:r>
      <w:r w:rsidR="0033438B">
        <w:fldChar w:fldCharType="begin"/>
      </w:r>
      <w:r w:rsidR="002A0789">
        <w:instrText xml:space="preserve"> ADDIN EN.CITE &lt;EndNote&gt;&lt;Cite&gt;&lt;Author&gt;Baldwin&lt;/Author&gt;&lt;Year&gt;2003&lt;/Year&gt;&lt;RecNum&gt;959&lt;/RecNum&gt;&lt;record&gt;&lt;rec-number&gt;959&lt;/rec-number&gt;&lt;foreign-keys&gt;&lt;key app="EN" db-id="fp25zzvrxrd9vke5zxqp9stbssprwstvdddz"&gt;959&lt;/key&gt;&lt;/foreign-keys&gt;&lt;ref-type name="Journal Article"&gt;17&lt;/ref-type&gt;&lt;contributors&gt;&lt;authors&gt;&lt;author&gt;Baldwin, C. E.&lt;/author&gt;&lt;author&gt;Sanders, R. W.&lt;/author&gt;&lt;author&gt;Berkhout, B.&lt;/author&gt;&lt;/authors&gt;&lt;/contributors&gt;&lt;auth-address&gt;Department of Human Retrovirology, Academic Medical Center, University of Amsterdam, The Netherlands.&lt;/auth-address&gt;&lt;titles&gt;&lt;title&gt;Inhibiting HIV-1 entry with fusion inhibitors&lt;/title&gt;&lt;secondary-title&gt;Curr Med Chem&lt;/secondary-title&gt;&lt;/titles&gt;&lt;periodical&gt;&lt;full-title&gt;Curr Med Chem&lt;/full-title&gt;&lt;/periodical&gt;&lt;pages&gt;1633-42&lt;/pages&gt;&lt;volume&gt;10&lt;/volume&gt;&lt;number&gt;17&lt;/number&gt;&lt;edition&gt;2003/07/23&lt;/edition&gt;&lt;keywords&gt;&lt;keyword&gt;Clinical Trials as Topic&lt;/keyword&gt;&lt;keyword&gt;HIV Antibodies/immunology&lt;/keyword&gt;&lt;keyword&gt;HIV Envelope Protein gp41/drug effects/pharmacology/physiology/therapeutic use&lt;/keyword&gt;&lt;keyword&gt;HIV Fusion Inhibitors/*pharmacology/therapeutic use&lt;/keyword&gt;&lt;keyword&gt;HIV-1/*drug effects/pathogenicity&lt;/keyword&gt;&lt;keyword&gt;Humans&lt;/keyword&gt;&lt;keyword&gt;Membrane Fusion/drug effects&lt;/keyword&gt;&lt;keyword&gt;Models, Biological&lt;/keyword&gt;&lt;keyword&gt;Peptide Fragments/pharmacology/therapeutic use&lt;/keyword&gt;&lt;/keywords&gt;&lt;dates&gt;&lt;year&gt;2003&lt;/year&gt;&lt;pub-dates&gt;&lt;date&gt;Sep&lt;/date&gt;&lt;/pub-dates&gt;&lt;/dates&gt;&lt;isbn&gt;0929-8673 (Print)&amp;#xD;0929-8673 (Linking)&lt;/isbn&gt;&lt;accession-num&gt;12871113&lt;/accession-num&gt;&lt;urls&gt;&lt;related-urls&gt;&lt;url&gt;http://www.ncbi.nlm.nih.gov/entrez/query.fcgi?cmd=Retrieve&amp;amp;db=PubMed&amp;amp;dopt=Citation&amp;amp;list_uids=12871113&lt;/url&gt;&lt;/related-urls&gt;&lt;/urls&gt;&lt;language&gt;eng&lt;/language&gt;&lt;/record&gt;&lt;/Cite&gt;&lt;/EndNote&gt;</w:instrText>
      </w:r>
      <w:r w:rsidR="0033438B">
        <w:fldChar w:fldCharType="separate"/>
      </w:r>
      <w:r w:rsidR="00BD0C62">
        <w:rPr>
          <w:noProof/>
        </w:rPr>
        <w:t>(Baldwin et al., 2003)</w:t>
      </w:r>
      <w:r w:rsidR="0033438B">
        <w:fldChar w:fldCharType="end"/>
      </w:r>
      <w:r>
        <w:t xml:space="preserve">). </w:t>
      </w:r>
      <w:proofErr w:type="spellStart"/>
      <w:r>
        <w:t>Enfuvirtide</w:t>
      </w:r>
      <w:proofErr w:type="spellEnd"/>
      <w:r>
        <w:t xml:space="preserve"> </w:t>
      </w:r>
      <w:r w:rsidR="0033438B">
        <w:fldChar w:fldCharType="begin"/>
      </w:r>
      <w:r w:rsidR="002A0789">
        <w:instrText xml:space="preserve"> ADDIN EN.CITE &lt;EndNote&gt;&lt;Cite&gt;&lt;Author&gt;Duffalo&lt;/Author&gt;&lt;Year&gt;2003&lt;/Year&gt;&lt;RecNum&gt;318&lt;/RecNum&gt;&lt;record&gt;&lt;rec-number&gt;318&lt;/rec-number&gt;&lt;foreign-keys&gt;&lt;key app="EN" db-id="fp25zzvrxrd9vke5zxqp9stbssprwstvdddz"&gt;318&lt;/key&gt;&lt;/foreign-keys&gt;&lt;ref-type name="Journal Article"&gt;17&lt;/ref-type&gt;&lt;contributors&gt;&lt;authors&gt;&lt;author&gt;Duffalo, Melody L.&lt;/author&gt;&lt;author&gt;James, Christopher W.&lt;/author&gt;&lt;/authors&gt;&lt;/contributors&gt;&lt;auth-address&gt;http://www.theannals.com/content/37/10/1448&lt;/auth-address&gt;&lt;titles&gt;&lt;title&gt;Enfuvirtide: A Novel Agent for the Treatment of HIV-1 Infection&lt;/title&gt;&lt;secondary-title&gt;The Annals of Pharmacotherapy&lt;/secondary-title&gt;&lt;/titles&gt;&lt;pages&gt;1448-1456&lt;/pages&gt;&lt;volume&gt;37&lt;/volume&gt;&lt;number&gt;10&lt;/number&gt;&lt;dates&gt;&lt;year&gt;2003&lt;/year&gt;&lt;pub-dates&gt;&lt;date&gt;October&lt;/date&gt;&lt;/pub-dates&gt;&lt;/dates&gt;&lt;isbn&gt;1060-0280, 1542-6270&lt;/isbn&gt;&lt;label&gt;duffalo_enfuvirtide:_2003&lt;/label&gt;&lt;urls&gt;&lt;related-urls&gt;&lt;url&gt;10.1345/aph.1D143&lt;/url&gt;&lt;/related-urls&gt;&lt;/urls&gt;&lt;/record&gt;&lt;/Cite&gt;&lt;Cite&gt;&lt;Author&gt;Poveda&lt;/Author&gt;&lt;Year&gt;2005&lt;/Year&gt;&lt;RecNum&gt;317&lt;/RecNum&gt;&lt;record&gt;&lt;rec-number&gt;317&lt;/rec-number&gt;&lt;foreign-keys&gt;&lt;key app="EN" db-id="fp25zzvrxrd9vke5zxqp9stbssprwstvdddz"&gt;317&lt;/key&gt;&lt;/foreign-keys&gt;&lt;ref-type name="Journal Article"&gt;17&lt;/ref-type&gt;&lt;contributors&gt;&lt;authors&gt;&lt;author&gt;Poveda, Eva&lt;/author&gt;&lt;author&gt;Briz, Verónica&lt;/author&gt;&lt;author&gt;Soriano, Vincent&lt;/author&gt;&lt;/authors&gt;&lt;/contributors&gt;&lt;auth-address&gt;http://aidsreviews.com/audita.asp?d=2005_07_3_139-147.pdf&amp;amp;t=D&amp;amp;w=/n.asp&amp;amp;q=any=2005&amp;amp;vol=7&amp;amp;num=3&lt;/auth-address&gt;&lt;titles&gt;&lt;title&gt;Enfuvirtide, the first fusion inhibitor to treat HIV infection&lt;/title&gt;&lt;secondary-title&gt;Aids Rev&lt;/secondary-title&gt;&lt;/titles&gt;&lt;periodical&gt;&lt;full-title&gt;AIDS Rev&lt;/full-title&gt;&lt;/periodical&gt;&lt;pages&gt;139–47&lt;/pages&gt;&lt;volume&gt;7&lt;/volume&gt;&lt;number&gt;3&lt;/number&gt;&lt;dates&gt;&lt;year&gt;2005&lt;/year&gt;&lt;/dates&gt;&lt;label&gt;poveda_enfuvirtide_2005&lt;/label&gt;&lt;urls&gt;&lt;/urls&gt;&lt;/record&gt;&lt;/Cite&gt;&lt;/EndNote&gt;</w:instrText>
      </w:r>
      <w:r w:rsidR="0033438B">
        <w:fldChar w:fldCharType="separate"/>
      </w:r>
      <w:r w:rsidR="00BD0C62">
        <w:rPr>
          <w:noProof/>
        </w:rPr>
        <w:t>(Duffalo and James, 2003; Poveda et al., 2005)</w:t>
      </w:r>
      <w:r w:rsidR="0033438B">
        <w:fldChar w:fldCharType="end"/>
      </w:r>
      <w:r>
        <w:t xml:space="preserve"> is a synthetic peptide, approved for clinical use in 2003 </w:t>
      </w:r>
      <w:r w:rsidR="0033438B">
        <w:fldChar w:fldCharType="begin"/>
      </w:r>
      <w:r w:rsidR="002A0789">
        <w:instrText xml:space="preserve"> ADDIN EN.CITE &lt;EndNote&gt;&lt;Cite&gt;&lt;Author&gt;Robertson&lt;/Author&gt;&lt;Year&gt;2003&lt;/Year&gt;&lt;RecNum&gt;354&lt;/RecNum&gt;&lt;record&gt;&lt;rec-number&gt;354&lt;/rec-number&gt;&lt;foreign-keys&gt;&lt;key app="EN" db-id="fp25zzvrxrd9vke5zxqp9stbssprwstvdddz"&gt;354&lt;/key&gt;&lt;/foreign-keys&gt;&lt;ref-type name="Journal Article"&gt;17&lt;/ref-type&gt;&lt;contributors&gt;&lt;authors&gt;&lt;author&gt;Robertson, Debra&lt;/author&gt;&lt;/authors&gt;&lt;/contributors&gt;&lt;auth-address&gt;http://www.nature.com.libgate.library.nuigalway.ie/nbt/journal/v21/n5/full/nbt0503-470.html&lt;/auth-address&gt;&lt;titles&gt;&lt;title&gt;US FDA approves new class of HIV therapeutics&lt;/title&gt;&lt;secondary-title&gt;Nature Biotechnology&lt;/secondary-title&gt;&lt;/titles&gt;&lt;pages&gt;470-471&lt;/pages&gt;&lt;volume&gt;21&lt;/volume&gt;&lt;number&gt;5&lt;/number&gt;&lt;dates&gt;&lt;year&gt;2003&lt;/year&gt;&lt;pub-dates&gt;&lt;date&gt;May&lt;/date&gt;&lt;/pub-dates&gt;&lt;/dates&gt;&lt;isbn&gt;1087-0156&lt;/isbn&gt;&lt;label&gt;robertson_us_2003&lt;/label&gt;&lt;urls&gt;&lt;related-urls&gt;&lt;url&gt;10.1038/nbt0503-470&lt;/url&gt;&lt;/related-urls&gt;&lt;/urls&gt;&lt;/record&gt;&lt;/Cite&gt;&lt;/EndNote&gt;</w:instrText>
      </w:r>
      <w:r w:rsidR="0033438B">
        <w:fldChar w:fldCharType="separate"/>
      </w:r>
      <w:r w:rsidR="00BD0C62">
        <w:rPr>
          <w:noProof/>
        </w:rPr>
        <w:t>(Robertson, 2003)</w:t>
      </w:r>
      <w:r w:rsidR="0033438B">
        <w:fldChar w:fldCharType="end"/>
      </w:r>
      <w:r>
        <w:t xml:space="preserve">, which can bind to </w:t>
      </w:r>
      <w:r w:rsidR="0095703E">
        <w:t xml:space="preserve">the </w:t>
      </w:r>
      <w:r>
        <w:t xml:space="preserve">gp41 HR1 region </w:t>
      </w:r>
      <w:r w:rsidR="0033438B">
        <w:fldChar w:fldCharType="begin"/>
      </w:r>
      <w:r w:rsidR="002A0789">
        <w:instrText xml:space="preserve"> ADDIN EN.CITE &lt;EndNote&gt;&lt;Cite&gt;&lt;Author&gt;Wild&lt;/Author&gt;&lt;Year&gt;1993&lt;/Year&gt;&lt;RecNum&gt;321&lt;/RecNum&gt;&lt;record&gt;&lt;rec-number&gt;321&lt;/rec-number&gt;&lt;foreign-keys&gt;&lt;key app="EN" db-id="fp25zzvrxrd9vke5zxqp9stbssprwstvdddz"&gt;321&lt;/key&gt;&lt;/foreign-keys&gt;&lt;ref-type name="Journal Article"&gt;17&lt;/ref-type&gt;&lt;contributors&gt;&lt;authors&gt;&lt;author&gt;Wild, C&lt;/author&gt;&lt;author&gt;Greenwell, T&lt;/author&gt;&lt;author&gt;Matthews, T&lt;/author&gt;&lt;/authors&gt;&lt;/contributors&gt;&lt;titles&gt;&lt;title&gt;A synthetic peptide from HIV-1 gp41 is a potent inhibitor of virus-mediated cell-cell fusion&lt;/title&gt;&lt;secondary-title&gt;AIDS research and human retroviruses&lt;/secondary-title&gt;&lt;/titles&gt;&lt;pages&gt;1051-1053&lt;/pages&gt;&lt;volume&gt;9&lt;/volume&gt;&lt;number&gt;11&lt;/number&gt;&lt;dates&gt;&lt;year&gt;1993&lt;/year&gt;&lt;pub-dates&gt;&lt;date&gt;November&lt;/date&gt;&lt;/pub-dates&gt;&lt;/dates&gt;&lt;isbn&gt;0889-2229&lt;/isbn&gt;&lt;label&gt;wild_synthetic_1993&lt;/label&gt;&lt;urls&gt;&lt;/urls&gt;&lt;/record&gt;&lt;/Cite&gt;&lt;/EndNote&gt;</w:instrText>
      </w:r>
      <w:r w:rsidR="0033438B">
        <w:fldChar w:fldCharType="separate"/>
      </w:r>
      <w:r w:rsidR="00BD0C62">
        <w:rPr>
          <w:noProof/>
        </w:rPr>
        <w:t>(Wild et al., 1993)</w:t>
      </w:r>
      <w:r w:rsidR="0033438B">
        <w:fldChar w:fldCharType="end"/>
      </w:r>
      <w:r>
        <w:t xml:space="preserve">. </w:t>
      </w:r>
      <w:r w:rsidR="0095703E">
        <w:t>However the e</w:t>
      </w:r>
      <w:r w:rsidR="00FD05AC">
        <w:t xml:space="preserve">mergence of </w:t>
      </w:r>
      <w:proofErr w:type="spellStart"/>
      <w:r w:rsidR="00FD05AC">
        <w:t>E</w:t>
      </w:r>
      <w:r>
        <w:t>nfuvirtide</w:t>
      </w:r>
      <w:proofErr w:type="spellEnd"/>
      <w:r>
        <w:t xml:space="preserve"> resistant viral strains </w:t>
      </w:r>
      <w:r w:rsidR="00FD05AC">
        <w:t xml:space="preserve">lead to </w:t>
      </w:r>
      <w:r w:rsidR="00AF53FB">
        <w:t xml:space="preserve">its </w:t>
      </w:r>
      <w:r w:rsidR="0095703E">
        <w:t>disconti</w:t>
      </w:r>
      <w:r w:rsidR="00E30D87">
        <w:t>n</w:t>
      </w:r>
      <w:r w:rsidR="0095703E">
        <w:t>uation</w:t>
      </w:r>
      <w:r>
        <w:t xml:space="preserve"> for clinical use </w:t>
      </w:r>
      <w:r w:rsidR="00FD05AC">
        <w:t xml:space="preserve">in 2004 </w:t>
      </w:r>
      <w:r w:rsidR="0033438B">
        <w:fldChar w:fldCharType="begin"/>
      </w:r>
      <w:r w:rsidR="002A0789">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Chemotherapy&lt;/secondary-title&gt;&lt;/titles&gt;&lt;periodical&gt;&lt;full-title&gt;Journal of Antimicrobial Chemotherapy&lt;/full-title&gt;&lt;/periodical&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1460-2091&lt;/isbn&gt;&lt;label&gt;briz_hiv_2006&lt;/label&gt;&lt;urls&gt;&lt;related-urls&gt;&lt;url&gt;10.1093/jac/dkl027&lt;/url&gt;&lt;/related-urls&gt;&lt;/urls&gt;&lt;/record&gt;&lt;/Cite&gt;&lt;/EndNote&gt;</w:instrText>
      </w:r>
      <w:r w:rsidR="0033438B">
        <w:fldChar w:fldCharType="separate"/>
      </w:r>
      <w:r w:rsidR="00955AB9">
        <w:rPr>
          <w:noProof/>
        </w:rPr>
        <w:t>(Briz et al., 2006)</w:t>
      </w:r>
      <w:r w:rsidR="0033438B">
        <w:fldChar w:fldCharType="end"/>
      </w:r>
      <w:r>
        <w:t xml:space="preserve">. </w:t>
      </w:r>
      <w:proofErr w:type="spellStart"/>
      <w:r>
        <w:t>Sifuvirtide</w:t>
      </w:r>
      <w:proofErr w:type="spellEnd"/>
      <w:r>
        <w:t xml:space="preserve"> is another HIV fusion inhibitor peptide under research </w:t>
      </w:r>
      <w:r w:rsidR="0033438B">
        <w:fldChar w:fldCharType="begin"/>
      </w:r>
      <w:r w:rsidR="002A0789">
        <w:instrText xml:space="preserve"> ADDIN EN.CITE &lt;EndNote&gt;&lt;Cite&gt;&lt;Author&gt;Wang&lt;/Author&gt;&lt;Year&gt;2009&lt;/Year&gt;&lt;RecNum&gt;316&lt;/RecNum&gt;&lt;record&gt;&lt;rec-number&gt;316&lt;/rec-number&gt;&lt;foreign-keys&gt;&lt;key app="EN" db-id="fp25zzvrxrd9vke5zxqp9stbssprwstvdddz"&gt;316&lt;/key&gt;&lt;/foreign-keys&gt;&lt;ref-type name="Journal Article"&gt;17&lt;/ref-type&gt;&lt;contributors&gt;&lt;authors&gt;&lt;author&gt;Wang, Rui-Rui&lt;/author&gt;&lt;author&gt;Yang, Liu-Meng&lt;/author&gt;&lt;author&gt;Wang, Yun-Hua&lt;/author&gt;&lt;author&gt;Pang, Wei&lt;/author&gt;&lt;author&gt;Tam, Siu-Cheung&lt;/author&gt;&lt;author&gt;Tien, Po&lt;/author&gt;&lt;author&gt;Zheng, Yong-Tang&lt;/author&gt;&lt;/authors&gt;&lt;/contributors&gt;&lt;auth-address&gt;http://www.sciencedirect.com/science/article/pii/S0006291X09005221&lt;/auth-address&gt;&lt;titles&gt;&lt;title&gt;Sifuvirtide, a potent HIV fusion inhibitor peptide&lt;/title&gt;&lt;secondary-title&gt;Biochemical and Biophysical Research Communications&lt;/secondary-title&gt;&lt;/titles&gt;&lt;pages&gt;540-544&lt;/pages&gt;&lt;volume&gt;382&lt;/volume&gt;&lt;number&gt;3&lt;/number&gt;&lt;dates&gt;&lt;year&gt;2009&lt;/year&gt;&lt;pub-dates&gt;&lt;date&gt;May&lt;/date&gt;&lt;/pub-dates&gt;&lt;/dates&gt;&lt;isbn&gt;0006-291X&lt;/isbn&gt;&lt;label&gt;wang_sifuvirtide_2009&lt;/label&gt;&lt;urls&gt;&lt;related-urls&gt;&lt;url&gt;10.1016/j.bbrc.2009.03.057&lt;/url&gt;&lt;/related-urls&gt;&lt;/urls&gt;&lt;/record&gt;&lt;/Cite&gt;&lt;/EndNote&gt;</w:instrText>
      </w:r>
      <w:r w:rsidR="0033438B">
        <w:fldChar w:fldCharType="separate"/>
      </w:r>
      <w:r w:rsidR="00BD0C62">
        <w:rPr>
          <w:noProof/>
        </w:rPr>
        <w:t>(Wang et al., 2009)</w:t>
      </w:r>
      <w:r w:rsidR="0033438B">
        <w:fldChar w:fldCharType="end"/>
      </w:r>
      <w:r>
        <w:t>.</w:t>
      </w:r>
    </w:p>
    <w:p w:rsidR="007B3DE4" w:rsidRDefault="007B3DE4" w:rsidP="007B3DE4">
      <w:pPr>
        <w:pStyle w:val="Heading3"/>
      </w:pPr>
      <w:r>
        <w:t>1.8 HIV Treatment</w:t>
      </w:r>
    </w:p>
    <w:p w:rsidR="00347819" w:rsidRDefault="00347819" w:rsidP="00347819">
      <w:pPr>
        <w:pStyle w:val="Heading3"/>
        <w:spacing w:line="480" w:lineRule="auto"/>
      </w:pPr>
      <w:r>
        <w:t>1.8</w:t>
      </w:r>
      <w:r w:rsidR="007B3DE4">
        <w:t>.1</w:t>
      </w:r>
      <w:r>
        <w:t xml:space="preserve"> Brief history of antiretroviral treatment</w:t>
      </w:r>
    </w:p>
    <w:p w:rsidR="00E30D87" w:rsidRDefault="0058107C" w:rsidP="005C662B">
      <w:pPr>
        <w:spacing w:line="480" w:lineRule="auto"/>
        <w:jc w:val="both"/>
      </w:pPr>
      <w:r>
        <w:t>The treatment of HIV infection was a great challenge and faced failures in the initial years</w:t>
      </w:r>
      <w:r w:rsidR="004536D4">
        <w:t xml:space="preserve"> </w:t>
      </w:r>
      <w:r w:rsidR="0033438B">
        <w:fldChar w:fldCharType="begin"/>
      </w:r>
      <w:r w:rsidR="002A0789">
        <w:instrText xml:space="preserve"> ADDIN EN.CITE &lt;EndNote&gt;&lt;Cite&gt;&lt;Author&gt;Sandstrom&lt;/Author&gt;&lt;Year&gt;1987&lt;/Year&gt;&lt;RecNum&gt;1324&lt;/RecNum&gt;&lt;record&gt;&lt;rec-number&gt;1324&lt;/rec-number&gt;&lt;foreign-keys&gt;&lt;key app="EN" db-id="fp25zzvrxrd9vke5zxqp9stbssprwstvdddz"&gt;1324&lt;/key&gt;&lt;/foreign-keys&gt;&lt;ref-type name="Journal Article"&gt;17&lt;/ref-type&gt;&lt;contributors&gt;&lt;authors&gt;&lt;author&gt;Sandstrom, E. G.&lt;/author&gt;&lt;author&gt;Kaplan, J. C.&lt;/author&gt;&lt;/authors&gt;&lt;/contributors&gt;&lt;auth-address&gt;Department of Dermatology, Sodersjukhuset, Karolinska Institute, Stockholm.&lt;/auth-address&gt;&lt;titles&gt;&lt;title&gt;Antiviral therapy in AIDS. Clinical pharmacological properties and therapeutic experience to date&lt;/title&gt;&lt;secondary-title&gt;Drugs&lt;/secondary-title&gt;&lt;/titles&gt;&lt;periodical&gt;&lt;full-title&gt;Drugs&lt;/full-title&gt;&lt;/periodical&gt;&lt;pages&gt;372-90&lt;/pages&gt;&lt;volume&gt;34&lt;/volume&gt;&lt;number&gt;3&lt;/number&gt;&lt;edition&gt;1987/09/01&lt;/edition&gt;&lt;keywords&gt;&lt;keyword&gt;Acquired Immunodeficiency Syndrome/*drug therapy/therapy&lt;/keyword&gt;&lt;keyword&gt;Antimony/therapeutic use&lt;/keyword&gt;&lt;keyword&gt;Antiviral Agents/adverse effects/*therapeutic use&lt;/keyword&gt;&lt;keyword&gt;Forecasting&lt;/keyword&gt;&lt;keyword&gt;Foscarnet&lt;/keyword&gt;&lt;keyword&gt;Immunotherapy&lt;/keyword&gt;&lt;keyword&gt;Phosphonoacetic Acid/analogs &amp;amp; derivatives/therapeutic use&lt;/keyword&gt;&lt;keyword&gt;Rifabutin&lt;/keyword&gt;&lt;keyword&gt;Rifamycins/therapeutic use&lt;/keyword&gt;&lt;keyword&gt;Suramin/therapeutic use&lt;/keyword&gt;&lt;keyword&gt;Thymidine/analogs &amp;amp; derivatives/therapeutic use&lt;/keyword&gt;&lt;keyword&gt;Tungsten/therapeutic use&lt;/keyword&gt;&lt;keyword&gt;*Tungsten Compounds&lt;/keyword&gt;&lt;keyword&gt;Zidovudine&lt;/keyword&gt;&lt;/keywords&gt;&lt;dates&gt;&lt;year&gt;1987&lt;/year&gt;&lt;pub-dates&gt;&lt;date&gt;Sep&lt;/date&gt;&lt;/pub-dates&gt;&lt;/dates&gt;&lt;isbn&gt;0012-6667 (Print)&amp;#xD;0012-6667 (Linking)&lt;/isbn&gt;&lt;accession-num&gt;2824170&lt;/accession-num&gt;&lt;urls&gt;&lt;related-urls&gt;&lt;url&gt;http://www.ncbi.nlm.nih.gov/entrez/query.fcgi?cmd=Retrieve&amp;amp;db=PubMed&amp;amp;dopt=Citation&amp;amp;list_uids=2824170&lt;/url&gt;&lt;/related-urls&gt;&lt;/urls&gt;&lt;language&gt;eng&lt;/language&gt;&lt;/record&gt;&lt;/Cite&gt;&lt;/EndNote&gt;</w:instrText>
      </w:r>
      <w:r w:rsidR="0033438B">
        <w:fldChar w:fldCharType="separate"/>
      </w:r>
      <w:r w:rsidR="004536D4">
        <w:rPr>
          <w:noProof/>
        </w:rPr>
        <w:t>(Sandstrom and Kaplan, 1987)</w:t>
      </w:r>
      <w:r w:rsidR="0033438B">
        <w:fldChar w:fldCharType="end"/>
      </w:r>
      <w:r>
        <w:t xml:space="preserve">. </w:t>
      </w:r>
      <w:r w:rsidR="004536D4">
        <w:t xml:space="preserve">In 1985, an assay for diagnosis of HIV antibody was developed </w:t>
      </w:r>
      <w:r w:rsidR="00952478">
        <w:t xml:space="preserve">for the confirmation of HIV infection </w:t>
      </w:r>
      <w:r w:rsidR="0033438B">
        <w:fldChar w:fldCharType="begin"/>
      </w:r>
      <w:r w:rsidR="002A0789">
        <w:instrText xml:space="preserve"> ADDIN EN.CITE &lt;EndNote&gt;&lt;Cite&gt;&lt;Author&gt;Ward&lt;/Author&gt;&lt;Year&gt;1986&lt;/Year&gt;&lt;RecNum&gt;1325&lt;/RecNum&gt;&lt;record&gt;&lt;rec-number&gt;1325&lt;/rec-number&gt;&lt;foreign-keys&gt;&lt;key app="EN" db-id="fp25zzvrxrd9vke5zxqp9stbssprwstvdddz"&gt;1325&lt;/key&gt;&lt;/foreign-keys&gt;&lt;ref-type name="Journal Article"&gt;17&lt;/ref-type&gt;&lt;contributors&gt;&lt;authors&gt;&lt;author&gt;Ward, J. W.&lt;/author&gt;&lt;author&gt;Grindon, A. J.&lt;/author&gt;&lt;author&gt;Feorino, P. M.&lt;/author&gt;&lt;author&gt;Schable, C.&lt;/author&gt;&lt;author&gt;Parvin, M.&lt;/author&gt;&lt;author&gt;Allen, J. R.&lt;/author&gt;&lt;/authors&gt;&lt;/contributors&gt;&lt;titles&gt;&lt;title&gt;Laboratory and epidemiologic evaluation of an enzyme immunoassay for antibodies to HTLV-III&lt;/title&gt;&lt;secondary-title&gt;JAMA&lt;/secondary-title&gt;&lt;/titles&gt;&lt;periodical&gt;&lt;full-title&gt;JAMA&lt;/full-title&gt;&lt;/periodical&gt;&lt;pages&gt;357-61&lt;/pages&gt;&lt;volume&gt;256&lt;/volume&gt;&lt;number&gt;3&lt;/number&gt;&lt;edition&gt;1986/07/18&lt;/edition&gt;&lt;keywords&gt;&lt;keyword&gt;Adult&lt;/keyword&gt;&lt;keyword&gt;Antibodies, Viral/*analysis&lt;/keyword&gt;&lt;keyword&gt;*Blood Donors&lt;/keyword&gt;&lt;keyword&gt;Deltaretrovirus/growth &amp;amp; development&lt;/keyword&gt;&lt;keyword&gt;Evaluation Studies as Topic&lt;/keyword&gt;&lt;keyword&gt;False Positive Reactions&lt;/keyword&gt;&lt;keyword&gt;Female&lt;/keyword&gt;&lt;keyword&gt;HIV Antibodies&lt;/keyword&gt;&lt;keyword&gt;Humans&lt;/keyword&gt;&lt;keyword&gt;Immunochemistry&lt;/keyword&gt;&lt;keyword&gt;Immunoenzyme Techniques&lt;/keyword&gt;&lt;keyword&gt;Male&lt;/keyword&gt;&lt;keyword&gt;Risk&lt;/keyword&gt;&lt;keyword&gt;Virus Cultivation&lt;/keyword&gt;&lt;/keywords&gt;&lt;dates&gt;&lt;year&gt;1986&lt;/year&gt;&lt;pub-dates&gt;&lt;date&gt;Jul 18&lt;/date&gt;&lt;/pub-dates&gt;&lt;/dates&gt;&lt;isbn&gt;0098-7484 (Print)&amp;#xD;0098-7484 (Linking)&lt;/isbn&gt;&lt;accession-num&gt;3014173&lt;/accession-num&gt;&lt;urls&gt;&lt;related-urls&gt;&lt;url&gt;http://www.ncbi.nlm.nih.gov/entrez/query.fcgi?cmd=Retrieve&amp;amp;db=PubMed&amp;amp;dopt=Citation&amp;amp;list_uids=3014173&lt;/url&gt;&lt;/related-urls&gt;&lt;/urls&gt;&lt;language&gt;eng&lt;/language&gt;&lt;/record&gt;&lt;/Cite&gt;&lt;/EndNote&gt;</w:instrText>
      </w:r>
      <w:r w:rsidR="0033438B">
        <w:fldChar w:fldCharType="separate"/>
      </w:r>
      <w:r w:rsidR="004536D4">
        <w:rPr>
          <w:noProof/>
        </w:rPr>
        <w:t>(Ward et al., 1986)</w:t>
      </w:r>
      <w:r w:rsidR="0033438B">
        <w:fldChar w:fldCharType="end"/>
      </w:r>
      <w:r w:rsidR="00E45936">
        <w:t xml:space="preserve">. Clinical </w:t>
      </w:r>
      <w:r w:rsidR="00C62494">
        <w:t xml:space="preserve">treatment </w:t>
      </w:r>
      <w:r w:rsidR="00952478">
        <w:t xml:space="preserve">for those with confirmed HIV infection </w:t>
      </w:r>
      <w:r w:rsidR="00C62494">
        <w:t xml:space="preserve">started with the only available </w:t>
      </w:r>
      <w:r w:rsidR="00607548">
        <w:t xml:space="preserve">NRTI </w:t>
      </w:r>
      <w:r w:rsidR="00C62494">
        <w:t xml:space="preserve">drug – </w:t>
      </w:r>
      <w:proofErr w:type="spellStart"/>
      <w:r w:rsidR="00E45936">
        <w:t>azidothymidine</w:t>
      </w:r>
      <w:proofErr w:type="spellEnd"/>
      <w:r w:rsidR="00C62494">
        <w:t xml:space="preserve"> (AZT), </w:t>
      </w:r>
      <w:r w:rsidR="00E45936">
        <w:t>(</w:t>
      </w:r>
      <w:r w:rsidR="00086503">
        <w:t xml:space="preserve">later called </w:t>
      </w:r>
      <w:proofErr w:type="spellStart"/>
      <w:r w:rsidR="00086503">
        <w:t>Zidovudine</w:t>
      </w:r>
      <w:proofErr w:type="spellEnd"/>
      <w:r w:rsidR="00086503">
        <w:t xml:space="preserve"> (ZDV)). The drug is characterized f</w:t>
      </w:r>
      <w:r w:rsidR="00C62494">
        <w:t xml:space="preserve">or its toxic and unpleasant side effects </w:t>
      </w:r>
      <w:r w:rsidR="0033438B">
        <w:fldChar w:fldCharType="begin">
          <w:fldData xml:space="preserve">PEVuZE5vdGU+PENpdGU+PEF1dGhvcj5SaWNobWFuPC9BdXRob3I+PFllYXI+MTk4NzwvWWVhcj48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</w:fldData>
        </w:fldChar>
      </w:r>
      <w:r w:rsidR="002A0789">
        <w:instrText xml:space="preserve"> ADDIN EN.CITE </w:instrText>
      </w:r>
      <w:r w:rsidR="0033438B">
        <w:fldChar w:fldCharType="begin">
          <w:fldData xml:space="preserve">PEVuZE5vdGU+PENpdGU+PEF1dGhvcj5SaWNobWFuPC9BdXRob3I+PFllYXI+MTk4NzwvWWVhcj48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</w:fldData>
        </w:fldChar>
      </w:r>
      <w:r w:rsidR="002A0789">
        <w:instrText xml:space="preserve"> ADDIN EN.CITE.DATA </w:instrText>
      </w:r>
      <w:r w:rsidR="0033438B">
        <w:fldChar w:fldCharType="end"/>
      </w:r>
      <w:r w:rsidR="0033438B">
        <w:fldChar w:fldCharType="separate"/>
      </w:r>
      <w:r w:rsidR="00E53B58">
        <w:rPr>
          <w:noProof/>
        </w:rPr>
        <w:t>(Koch et al., 1992; Richman et al., 1987)</w:t>
      </w:r>
      <w:r w:rsidR="0033438B">
        <w:fldChar w:fldCharType="end"/>
      </w:r>
      <w:r w:rsidR="00C62494">
        <w:t xml:space="preserve">. </w:t>
      </w:r>
      <w:r w:rsidR="00E30D87">
        <w:t>Nonetheless, the</w:t>
      </w:r>
      <w:r w:rsidR="00E45936">
        <w:t xml:space="preserve"> </w:t>
      </w:r>
      <w:r w:rsidR="008F14CD">
        <w:t xml:space="preserve">drug was the only hope for HIV infected people </w:t>
      </w:r>
      <w:r w:rsidR="008F6D6A">
        <w:t>at</w:t>
      </w:r>
      <w:r w:rsidR="00E30D87">
        <w:t xml:space="preserve"> the</w:t>
      </w:r>
      <w:r w:rsidR="008F6D6A">
        <w:t xml:space="preserve"> chronic stage</w:t>
      </w:r>
      <w:r w:rsidR="00E30D87">
        <w:t>s of infection</w:t>
      </w:r>
      <w:r w:rsidR="008F6D6A">
        <w:t xml:space="preserve"> </w:t>
      </w:r>
      <w:r w:rsidR="001C45CE">
        <w:t xml:space="preserve">in </w:t>
      </w:r>
      <w:r w:rsidR="00E30D87">
        <w:t>mid 1980’s</w:t>
      </w:r>
      <w:r w:rsidR="00086503">
        <w:t xml:space="preserve"> and was approved for use </w:t>
      </w:r>
      <w:r w:rsidR="00E53B58">
        <w:t>but the survival</w:t>
      </w:r>
    </w:p>
    <w:p w:rsidR="008F6D6A" w:rsidRDefault="008F6D6A" w:rsidP="005C662B">
      <w:pPr>
        <w:spacing w:line="480" w:lineRule="auto"/>
        <w:jc w:val="both"/>
      </w:pPr>
      <w:r w:rsidRPr="008F6D6A">
        <w:rPr>
          <w:noProof/>
          <w:lang w:eastAsia="en-US"/>
        </w:rPr>
        <w:drawing>
          <wp:inline distT="0" distB="0" distL="0" distR="0">
            <wp:extent cx="5684520" cy="3221860"/>
            <wp:effectExtent l="25400" t="0" r="508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mc="http://schemas.openxmlformats.org/markup-compatibility/2006"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xmlns:arto="http://schemas.microsoft.com/office/word/2006/arto">
                      <pic:blipFill>
                        <a:blip r:embed="rId21"/>
                        <a:srcRect/>
                        <a:stretch>
                          <a:fillRect/>
                        </a:stretch>
                      </pic:blipFill>
                    </ve:Fallback>
                  </ve:AlternateContent>
                  <pic:spPr bwMode="auto">
                    <a:xfrm>
                      <a:off x="0" y="0"/>
                      <a:ext cx="5679822" cy="3219197"/>
                    </a:xfrm>
                    <a:prstGeom prst="rect">
                      <a:avLst/>
                    </a:prstGeom>
                    <a:noFill/>
                    <a:ln w="9525">
                      <a:noFill/>
                      <a:miter lim="800000"/>
                      <a:headEnd/>
                      <a:tailEnd/>
                    </a:ln>
                  </pic:spPr>
                </pic:pic>
              </a:graphicData>
            </a:graphic>
          </wp:inline>
        </w:drawing>
      </w:r>
    </w:p>
    <w:p w:rsidR="008F6D6A" w:rsidRDefault="008F6D6A" w:rsidP="008F6D6A">
      <w:r>
        <w:t>Fig</w:t>
      </w:r>
      <w:r w:rsidR="00C76F7B">
        <w:t>ure</w:t>
      </w:r>
      <w:r>
        <w:t xml:space="preserve"> 1.10: The time line of approved HIV antiretroviral drugs. Source: </w:t>
      </w:r>
      <w:r w:rsidR="0033438B">
        <w:fldChar w:fldCharType="begin"/>
      </w:r>
      <w:r w:rsidR="002A0789">
        <w:instrText xml:space="preserve"> ADDIN EN.CITE &lt;EndNote&gt;&lt;Cite&gt;&lt;Author&gt;Palmisano&lt;/Author&gt;&lt;Year&gt;2011&lt;/Year&gt;&lt;RecNum&gt;1303&lt;/RecNum&gt;&lt;record&gt;&lt;rec-number&gt;1303&lt;/rec-number&gt;&lt;foreign-keys&gt;&lt;key app="EN" db-id="fp25zzvrxrd9vke5zxqp9stbssprwstvdddz"&gt;1303&lt;/key&gt;&lt;/foreign-keys&gt;&lt;ref-type name="Journal Article"&gt;17&lt;/ref-type&gt;&lt;contributors&gt;&lt;authors&gt;&lt;author&gt;Palmisano, L.&lt;/author&gt;&lt;author&gt;Vella, S.&lt;/author&gt;&lt;/authors&gt;&lt;/contributors&gt;&lt;auth-address&gt;Dipartimento del Farmaco, Istituto Superiore di Sanita, Rome, Italy. lucia.palmisano@iss.it&lt;/auth-address&gt;&lt;titles&gt;&lt;title&gt;A brief history of antiretroviral therapy of HIV infection: success and challenges&lt;/title&gt;&lt;secondary-title&gt;Ann Ist Super Sanita&lt;/secondary-title&gt;&lt;/titles&gt;&lt;periodical&gt;&lt;full-title&gt;Ann Ist Super Sanita&lt;/full-title&gt;&lt;/periodical&gt;&lt;pages&gt;44-8&lt;/pages&gt;&lt;volume&gt;47&lt;/volume&gt;&lt;number&gt;1&lt;/number&gt;&lt;edition&gt;2011/03/25&lt;/edition&gt;&lt;keywords&gt;&lt;keyword&gt;Antiretroviral Therapy, Highly Active/*history&lt;/keyword&gt;&lt;keyword&gt;Drug Resistance, Viral&lt;/keyword&gt;&lt;keyword&gt;Epidemics&lt;/keyword&gt;&lt;keyword&gt;HIV Infections/*drug therapy/epidemiology/*history/*immunology/pathology&lt;/keyword&gt;&lt;keyword&gt;History, 20th Century&lt;/keyword&gt;&lt;keyword&gt;Humans&lt;/keyword&gt;&lt;keyword&gt;Translational Medical Research&lt;/keyword&gt;&lt;/keywords&gt;&lt;dates&gt;&lt;year&gt;2011&lt;/year&gt;&lt;/dates&gt;&lt;isbn&gt;0021-2571 (Print)&amp;#xD;0021-2571 (Linking)&lt;/isbn&gt;&lt;accession-num&gt;21430338&lt;/accession-num&gt;&lt;urls&gt;&lt;related-urls&gt;&lt;url&gt;http://www.ncbi.nlm.nih.gov/entrez/query.fcgi?cmd=Retrieve&amp;amp;db=PubMed&amp;amp;dopt=Citation&amp;amp;list_uids=21430338&lt;/url&gt;&lt;/related-urls&gt;&lt;/urls&gt;&lt;electronic-resource-num&gt;10.4415/ANN_11_01_10&lt;/electronic-resource-num&gt;&lt;language&gt;eng&lt;/language&gt;&lt;/record&gt;&lt;/Cite&gt;&lt;/EndNote&gt;</w:instrText>
      </w:r>
      <w:r w:rsidR="0033438B">
        <w:fldChar w:fldCharType="separate"/>
      </w:r>
      <w:r>
        <w:rPr>
          <w:noProof/>
        </w:rPr>
        <w:t>(Palmisano and Vella, 2011)</w:t>
      </w:r>
      <w:r w:rsidR="0033438B">
        <w:fldChar w:fldCharType="end"/>
      </w:r>
    </w:p>
    <w:p w:rsidR="008C2007" w:rsidRDefault="008F6D6A" w:rsidP="005C662B">
      <w:pPr>
        <w:spacing w:line="480" w:lineRule="auto"/>
        <w:jc w:val="both"/>
      </w:pPr>
      <w:r>
        <w:br w:type="page"/>
      </w:r>
      <w:r w:rsidR="00E30D87">
        <w:t xml:space="preserve">benefits lasted less than a year </w:t>
      </w:r>
      <w:r w:rsidR="0033438B">
        <w:fldChar w:fldCharType="begin">
          <w:fldData xml:space="preserve">PEVuZE5vdGU+PENpdGU+PEF1dGhvcj5GaXNjaGw8L0F1dGhvcj48WWVhcj4xOTkwPC9ZZWFyPjxS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=
</w:fldData>
        </w:fldChar>
      </w:r>
      <w:r w:rsidR="002A0789">
        <w:instrText xml:space="preserve"> ADDIN EN.CITE </w:instrText>
      </w:r>
      <w:r w:rsidR="0033438B">
        <w:fldChar w:fldCharType="begin">
          <w:fldData xml:space="preserve">PEVuZE5vdGU+PENpdGU+PEF1dGhvcj5GaXNjaGw8L0F1dGhvcj48WWVhcj4xOTkwPC9ZZWFyPjxS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=
</w:fldData>
        </w:fldChar>
      </w:r>
      <w:r w:rsidR="002A0789">
        <w:instrText xml:space="preserve"> ADDIN EN.CITE.DATA </w:instrText>
      </w:r>
      <w:r w:rsidR="0033438B">
        <w:fldChar w:fldCharType="end"/>
      </w:r>
      <w:r w:rsidR="0033438B">
        <w:fldChar w:fldCharType="separate"/>
      </w:r>
      <w:r w:rsidR="00E30D87">
        <w:rPr>
          <w:noProof/>
        </w:rPr>
        <w:t>(Fischl et al., 1993; Fischl et al., 1990; Lundgren et al., 1994; Volberding et al., 1995; Volberding et al., 1990)</w:t>
      </w:r>
      <w:r w:rsidR="0033438B">
        <w:fldChar w:fldCharType="end"/>
      </w:r>
      <w:r w:rsidR="00E30D87">
        <w:t xml:space="preserve">. Other NRTI drugs including </w:t>
      </w:r>
      <w:proofErr w:type="spellStart"/>
      <w:r w:rsidR="00E30D87">
        <w:t>didanosine</w:t>
      </w:r>
      <w:proofErr w:type="spellEnd"/>
      <w:r w:rsidR="00E30D87">
        <w:t xml:space="preserve"> (</w:t>
      </w:r>
      <w:proofErr w:type="spellStart"/>
      <w:r w:rsidR="00E30D87">
        <w:t>ddI</w:t>
      </w:r>
      <w:proofErr w:type="spellEnd"/>
      <w:r w:rsidR="00E30D87">
        <w:t xml:space="preserve">) in 1991, </w:t>
      </w:r>
      <w:proofErr w:type="spellStart"/>
      <w:r w:rsidR="00E30D87">
        <w:t>Zalcitabine</w:t>
      </w:r>
      <w:proofErr w:type="spellEnd"/>
      <w:r w:rsidRPr="008F6D6A">
        <w:t xml:space="preserve"> </w:t>
      </w:r>
      <w:r w:rsidR="00C55C57">
        <w:t>(</w:t>
      </w:r>
      <w:proofErr w:type="spellStart"/>
      <w:r w:rsidR="00C55C57">
        <w:t>ddC</w:t>
      </w:r>
      <w:proofErr w:type="spellEnd"/>
      <w:r w:rsidR="00C55C57">
        <w:t xml:space="preserve">) in 1992, </w:t>
      </w:r>
      <w:proofErr w:type="spellStart"/>
      <w:r w:rsidR="00C55C57">
        <w:t>stavudine</w:t>
      </w:r>
      <w:proofErr w:type="spellEnd"/>
      <w:r w:rsidR="00C55C57">
        <w:t xml:space="preserve"> (d4T) in 1994</w:t>
      </w:r>
      <w:r w:rsidR="005938E2">
        <w:t xml:space="preserve"> and </w:t>
      </w:r>
      <w:proofErr w:type="spellStart"/>
      <w:r w:rsidR="005938E2">
        <w:t>lamivudine</w:t>
      </w:r>
      <w:proofErr w:type="spellEnd"/>
      <w:r w:rsidR="005938E2">
        <w:t xml:space="preserve"> (3TC) in 1995</w:t>
      </w:r>
      <w:r w:rsidR="00C55C57">
        <w:t xml:space="preserve"> </w:t>
      </w:r>
      <w:r w:rsidR="002B1B63">
        <w:t xml:space="preserve">- </w:t>
      </w:r>
      <w:r w:rsidR="00C55C57">
        <w:t>were</w:t>
      </w:r>
      <w:r w:rsidR="00701AC3">
        <w:t xml:space="preserve"> approved for use (Figure 1.10) but were toxic </w:t>
      </w:r>
      <w:r w:rsidR="007D0E96">
        <w:t>as well</w:t>
      </w:r>
      <w:r w:rsidR="00701AC3">
        <w:t>.</w:t>
      </w:r>
      <w:r w:rsidR="00C55C57">
        <w:t xml:space="preserve">  </w:t>
      </w:r>
      <w:r w:rsidR="007D0E96">
        <w:t xml:space="preserve">The </w:t>
      </w:r>
      <w:r w:rsidR="00E30D87">
        <w:t>administration of the drugs was altered</w:t>
      </w:r>
      <w:r w:rsidR="00556E03">
        <w:t xml:space="preserve"> to </w:t>
      </w:r>
      <w:r w:rsidR="00866AB6">
        <w:t>reduce</w:t>
      </w:r>
      <w:r w:rsidR="00556E03">
        <w:t xml:space="preserve"> the toxicity </w:t>
      </w:r>
      <w:r w:rsidR="00866AB6">
        <w:t xml:space="preserve">of each drug </w:t>
      </w:r>
      <w:r w:rsidR="00556E03">
        <w:t xml:space="preserve">but the approach </w:t>
      </w:r>
      <w:r w:rsidR="00E30D87">
        <w:t>remained</w:t>
      </w:r>
      <w:r w:rsidR="00556E03">
        <w:t xml:space="preserve"> ineffective </w:t>
      </w:r>
      <w:r w:rsidR="0033438B">
        <w:fldChar w:fldCharType="begin">
          <w:fldData xml:space="preserve">PEVuZE5vdGU+PENpdGU+PEF1dGhvcj5Ta293cm9uPC9BdXRob3I+PFllYXI+MTk5MzwvWWVhcj48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</w:fldData>
        </w:fldChar>
      </w:r>
      <w:r w:rsidR="002A0789">
        <w:instrText xml:space="preserve"> ADDIN EN.CITE </w:instrText>
      </w:r>
      <w:r w:rsidR="0033438B">
        <w:fldChar w:fldCharType="begin">
          <w:fldData xml:space="preserve">PEVuZE5vdGU+PENpdGU+PEF1dGhvcj5Ta293cm9uPC9BdXRob3I+PFllYXI+MTk5MzwvWWVhcj48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</w:fldData>
        </w:fldChar>
      </w:r>
      <w:r w:rsidR="002A0789">
        <w:instrText xml:space="preserve"> ADDIN EN.CITE.DATA </w:instrText>
      </w:r>
      <w:r w:rsidR="0033438B">
        <w:fldChar w:fldCharType="end"/>
      </w:r>
      <w:r w:rsidR="0033438B">
        <w:fldChar w:fldCharType="separate"/>
      </w:r>
      <w:r w:rsidR="00556E03">
        <w:rPr>
          <w:noProof/>
        </w:rPr>
        <w:t>(Skowron et al., 1993)</w:t>
      </w:r>
      <w:r w:rsidR="0033438B">
        <w:fldChar w:fldCharType="end"/>
      </w:r>
      <w:r w:rsidR="00556E03">
        <w:t>.</w:t>
      </w:r>
      <w:r w:rsidR="00F83262">
        <w:t xml:space="preserve"> Then</w:t>
      </w:r>
      <w:r w:rsidR="004C756B">
        <w:t>,</w:t>
      </w:r>
      <w:r w:rsidR="00F83262">
        <w:t xml:space="preserve"> </w:t>
      </w:r>
      <w:r w:rsidR="002B1B63">
        <w:t xml:space="preserve">a </w:t>
      </w:r>
      <w:r w:rsidR="00AF1927">
        <w:t>combination therapy</w:t>
      </w:r>
      <w:r w:rsidR="002B1B63">
        <w:t xml:space="preserve"> two NRTI drugs</w:t>
      </w:r>
      <w:r w:rsidR="00AF1927">
        <w:t xml:space="preserve"> </w:t>
      </w:r>
      <w:r w:rsidR="0033438B">
        <w:fldChar w:fldCharType="begin"/>
      </w:r>
      <w:r w:rsidR="002A0789">
        <w:instrText xml:space="preserve"> ADDIN EN.CITE &lt;EndNote&gt;&lt;Cite&gt;&lt;Author&gt;Saravolatz&lt;/Author&gt;&lt;Year&gt;1996&lt;/Year&gt;&lt;RecNum&gt;1338&lt;/RecNum&gt;&lt;record&gt;&lt;rec-number&gt;1338&lt;/rec-number&gt;&lt;foreign-keys&gt;&lt;key app="EN" db-id="fp25zzvrxrd9vke5zxqp9stbssprwstvdddz"&gt;1338&lt;/key&gt;&lt;/foreign-keys&gt;&lt;ref-type name="Journal Article"&gt;17&lt;/ref-type&gt;&lt;contributors&gt;&lt;authors&gt;&lt;author&gt;Saravolatz, Louis D&lt;/author&gt;&lt;author&gt;Winslow, Dean L&lt;/author&gt;&lt;author&gt;Collins, Gary&lt;/author&gt;&lt;author&gt;Hodges, James S&lt;/author&gt;&lt;author&gt;Pettinelli, Carla&lt;/author&gt;&lt;author&gt;Stein, Daniel S&lt;/author&gt;&lt;author&gt;Markowitz, Norman&lt;/author&gt;&lt;author&gt;Reves, Randall&lt;/author&gt;&lt;author&gt;Loveless, Mark O&lt;/author&gt;&lt;author&gt;Crane, Lawrence&lt;/author&gt;&lt;/authors&gt;&lt;/contributors&gt;&lt;titles&gt;&lt;title&gt;Zidovudine alone or in combination with didanosine or zalcitabine in HIV-infected patients with the acquired immunodeficiency syndrome or fewer than 200 CD4 cells per cubic millimeter&lt;/title&gt;&lt;secondary-title&gt;New England Journal of Medicine&lt;/secondary-title&gt;&lt;/titles&gt;&lt;periodical&gt;&lt;full-title&gt;New England Journal of Medicine&lt;/full-title&gt;&lt;/periodical&gt;&lt;pages&gt;1099-1106&lt;/pages&gt;&lt;volume&gt;335&lt;/volume&gt;&lt;number&gt;15&lt;/number&gt;&lt;dates&gt;&lt;year&gt;1996&lt;/year&gt;&lt;/dates&gt;&lt;isbn&gt;0028-4793&lt;/isbn&gt;&lt;urls&gt;&lt;/urls&gt;&lt;/record&gt;&lt;/Cite&gt;&lt;/EndNote&gt;</w:instrText>
      </w:r>
      <w:r w:rsidR="0033438B">
        <w:fldChar w:fldCharType="separate"/>
      </w:r>
      <w:r w:rsidR="0096376F">
        <w:rPr>
          <w:noProof/>
        </w:rPr>
        <w:t>(Saravolatz et al., 1996)</w:t>
      </w:r>
      <w:r w:rsidR="0033438B">
        <w:fldChar w:fldCharType="end"/>
      </w:r>
      <w:r w:rsidR="00E30D87">
        <w:t>,</w:t>
      </w:r>
      <w:r w:rsidR="004C756B">
        <w:t xml:space="preserve"> </w:t>
      </w:r>
      <w:r w:rsidR="00E30D87">
        <w:t>for example</w:t>
      </w:r>
      <w:r w:rsidR="004C756B">
        <w:t xml:space="preserve"> </w:t>
      </w:r>
      <w:proofErr w:type="spellStart"/>
      <w:r w:rsidR="004C756B">
        <w:t>zidovudine</w:t>
      </w:r>
      <w:proofErr w:type="spellEnd"/>
      <w:r w:rsidR="004C756B">
        <w:t xml:space="preserve"> with </w:t>
      </w:r>
      <w:proofErr w:type="spellStart"/>
      <w:r w:rsidR="004C756B">
        <w:t>didanosine</w:t>
      </w:r>
      <w:proofErr w:type="spellEnd"/>
      <w:r w:rsidR="004C756B">
        <w:t xml:space="preserve"> or </w:t>
      </w:r>
      <w:proofErr w:type="spellStart"/>
      <w:r w:rsidR="004C756B">
        <w:t>zalcitabine</w:t>
      </w:r>
      <w:proofErr w:type="spellEnd"/>
      <w:r w:rsidR="004C756B">
        <w:t xml:space="preserve"> </w:t>
      </w:r>
      <w:r w:rsidR="00AF1927">
        <w:t xml:space="preserve">showed </w:t>
      </w:r>
      <w:r w:rsidR="002B1B63">
        <w:t>some</w:t>
      </w:r>
      <w:r w:rsidR="00AF1927">
        <w:t xml:space="preserve"> improvement, characterized by increased CD+ and better survival but </w:t>
      </w:r>
      <w:r w:rsidR="00E30D87">
        <w:t xml:space="preserve">with </w:t>
      </w:r>
      <w:r w:rsidR="00AF1927">
        <w:t xml:space="preserve">less durability and poor tolerability </w:t>
      </w:r>
      <w:r w:rsidR="0033438B">
        <w:fldChar w:fldCharType="begin">
          <w:fldData xml:space="preserve">PEVuZE5vdGU+PENpdGU+PEF1dGhvcj5IYW1tZXI8L0F1dGhvcj48WWVhcj4xOTk2PC9ZZWFyPjxS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</w:fldData>
        </w:fldChar>
      </w:r>
      <w:r w:rsidR="002A0789">
        <w:instrText xml:space="preserve"> ADDIN EN.CITE </w:instrText>
      </w:r>
      <w:r w:rsidR="0033438B">
        <w:fldChar w:fldCharType="begin">
          <w:fldData xml:space="preserve">PEVuZE5vdGU+PENpdGU+PEF1dGhvcj5IYW1tZXI8L0F1dGhvcj48WWVhcj4xOTk2PC9ZZWFyPjxS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</w:fldData>
        </w:fldChar>
      </w:r>
      <w:r w:rsidR="002A0789">
        <w:instrText xml:space="preserve"> ADDIN EN.CITE.DATA </w:instrText>
      </w:r>
      <w:r w:rsidR="0033438B">
        <w:fldChar w:fldCharType="end"/>
      </w:r>
      <w:r w:rsidR="0033438B">
        <w:fldChar w:fldCharType="separate"/>
      </w:r>
      <w:r w:rsidR="00997A3F">
        <w:rPr>
          <w:noProof/>
        </w:rPr>
        <w:t>(Hammer et al., 1996)</w:t>
      </w:r>
      <w:r w:rsidR="0033438B">
        <w:fldChar w:fldCharType="end"/>
      </w:r>
      <w:r w:rsidR="00AF1927">
        <w:t>.</w:t>
      </w:r>
      <w:r w:rsidR="005938E2">
        <w:t xml:space="preserve"> </w:t>
      </w:r>
      <w:r w:rsidR="004C756B">
        <w:t>Triple NRTI c</w:t>
      </w:r>
      <w:r w:rsidR="005938E2">
        <w:t xml:space="preserve">ombination </w:t>
      </w:r>
      <w:r w:rsidR="004C756B">
        <w:t>therapy containing 3TC, ZDV and</w:t>
      </w:r>
      <w:r w:rsidR="005938E2">
        <w:t xml:space="preserve"> d4T was better tolerated but could not control HIV reproduction </w:t>
      </w:r>
      <w:r w:rsidR="0033438B">
        <w:fldChar w:fldCharType="begin"/>
      </w:r>
      <w:r w:rsidR="002A0789">
        <w:instrText xml:space="preserve"> ADDIN EN.CITE &lt;EndNote&gt;&lt;Cite&gt;&lt;Author&gt;Kuritzkes&lt;/Author&gt;&lt;Year&gt;1999&lt;/Year&gt;&lt;RecNum&gt;1337&lt;/RecNum&gt;&lt;record&gt;&lt;rec-number&gt;1337&lt;/rec-number&gt;&lt;foreign-keys&gt;&lt;key app="EN" db-id="fp25zzvrxrd9vke5zxqp9stbssprwstvdddz"&gt;1337&lt;/key&gt;&lt;/foreign-keys&gt;&lt;ref-type name="Journal Article"&gt;17&lt;/ref-type&gt;&lt;contributors&gt;&lt;authors&gt;&lt;author&gt;Kuritzkes, Daniel R&lt;/author&gt;&lt;author&gt;Marschner, Ian&lt;/author&gt;&lt;author&gt;Johnson, Victoria A&lt;/author&gt;&lt;author&gt;Bassett, Roland&lt;/author&gt;&lt;author&gt;Eron, Joseph J&lt;/author&gt;&lt;author&gt;Fischl, Margaret A&lt;/author&gt;&lt;author&gt;Murphy, Robert L&lt;/author&gt;&lt;author&gt;Fife, Kenneth&lt;/author&gt;&lt;author&gt;Maenza, Janine&lt;/author&gt;&lt;author&gt;Rosandich, Mary E&lt;/author&gt;&lt;/authors&gt;&lt;/contributors&gt;&lt;titles&gt;&lt;title&gt;Lamivudine in combination with zidovudine, stavudine, or didanosine in patients with HIV-1 infection. A randomized, double-blind, placebo-controlled trial&lt;/title&gt;&lt;secondary-title&gt;AIDS&lt;/secondary-title&gt;&lt;/titles&gt;&lt;periodical&gt;&lt;full-title&gt;AIDS&lt;/full-title&gt;&lt;/periodical&gt;&lt;pages&gt;685-694&lt;/pages&gt;&lt;volume&gt;13&lt;/volume&gt;&lt;number&gt;6&lt;/number&gt;&lt;dates&gt;&lt;year&gt;1999&lt;/year&gt;&lt;/dates&gt;&lt;isbn&gt;0269-9370&lt;/isbn&gt;&lt;urls&gt;&lt;/urls&gt;&lt;/record&gt;&lt;/Cite&gt;&lt;/EndNote&gt;</w:instrText>
      </w:r>
      <w:r w:rsidR="0033438B">
        <w:fldChar w:fldCharType="separate"/>
      </w:r>
      <w:r w:rsidR="0096376F">
        <w:rPr>
          <w:noProof/>
        </w:rPr>
        <w:t>(Kuritzkes et al., 1999)</w:t>
      </w:r>
      <w:r w:rsidR="0033438B">
        <w:fldChar w:fldCharType="end"/>
      </w:r>
      <w:r w:rsidR="005938E2">
        <w:t>.</w:t>
      </w:r>
      <w:r w:rsidR="00AE20BC">
        <w:t xml:space="preserve"> A good result obtained from using NRTI drugs was </w:t>
      </w:r>
      <w:r w:rsidR="00E30D87">
        <w:t>the</w:t>
      </w:r>
      <w:r w:rsidR="002B1B63">
        <w:t xml:space="preserve"> </w:t>
      </w:r>
      <w:r w:rsidR="00AE20BC">
        <w:t xml:space="preserve">substantial reduction in HIV transmission from </w:t>
      </w:r>
      <w:r w:rsidR="00AC48B1">
        <w:t xml:space="preserve">mother to child at birth </w:t>
      </w:r>
      <w:r w:rsidR="0033438B">
        <w:fldChar w:fldCharType="begin">
          <w:fldData xml:space="preserve">PEVuZE5vdGU+PENpdGU+PEF1dGhvcj5NY0ludHlyZTwvQXV0aG9yPjxZZWFyPjIwMDk8L1llYXI+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</w:fldData>
        </w:fldChar>
      </w:r>
      <w:r w:rsidR="002A0789">
        <w:instrText xml:space="preserve"> ADDIN EN.CITE </w:instrText>
      </w:r>
      <w:r w:rsidR="0033438B">
        <w:fldChar w:fldCharType="begin">
          <w:fldData xml:space="preserve">PEVuZE5vdGU+PENpdGU+PEF1dGhvcj5NY0ludHlyZTwvQXV0aG9yPjxZZWFyPjIwMDk8L1llYXI+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</w:fldData>
        </w:fldChar>
      </w:r>
      <w:r w:rsidR="002A0789">
        <w:instrText xml:space="preserve"> ADDIN EN.CITE.DATA </w:instrText>
      </w:r>
      <w:r w:rsidR="0033438B">
        <w:fldChar w:fldCharType="end"/>
      </w:r>
      <w:r w:rsidR="0033438B">
        <w:fldChar w:fldCharType="separate"/>
      </w:r>
      <w:r w:rsidR="00AC48B1">
        <w:rPr>
          <w:noProof/>
        </w:rPr>
        <w:t>(Connor et al., 1994; McGowan and Shah, 2000; McIntyre et al., 2009)</w:t>
      </w:r>
      <w:r w:rsidR="0033438B">
        <w:fldChar w:fldCharType="end"/>
      </w:r>
      <w:r w:rsidR="00AC48B1">
        <w:t>.</w:t>
      </w:r>
    </w:p>
    <w:p w:rsidR="00172E1A" w:rsidRDefault="008C2007" w:rsidP="005C662B">
      <w:pPr>
        <w:spacing w:line="480" w:lineRule="auto"/>
        <w:jc w:val="both"/>
      </w:pPr>
      <w:r>
        <w:t>A notable advancement in antiretroviral treatment was observed after the development of NNRTI drugs and PI drugs that interact</w:t>
      </w:r>
      <w:r w:rsidR="00E30D87">
        <w:t>ed</w:t>
      </w:r>
      <w:r>
        <w:t xml:space="preserve"> directly with the viral proteins reverse transcriptase and protease to inhibit their action. </w:t>
      </w:r>
      <w:r w:rsidR="00BF46B5">
        <w:t xml:space="preserve">Clinical trials were conducted with triple combination therapy </w:t>
      </w:r>
      <w:r w:rsidR="00E30D87">
        <w:t>contained</w:t>
      </w:r>
      <w:r w:rsidR="00BF46B5">
        <w:t xml:space="preserve"> 2 </w:t>
      </w:r>
      <w:proofErr w:type="spellStart"/>
      <w:r w:rsidR="00BF46B5">
        <w:t>NRTIs</w:t>
      </w:r>
      <w:proofErr w:type="spellEnd"/>
      <w:r w:rsidR="00BF46B5">
        <w:t xml:space="preserve"> and a NNRTI drug or 2 </w:t>
      </w:r>
      <w:proofErr w:type="spellStart"/>
      <w:r w:rsidR="00BF46B5">
        <w:t>NRTIs</w:t>
      </w:r>
      <w:proofErr w:type="spellEnd"/>
      <w:r w:rsidR="00BF46B5">
        <w:t xml:space="preserve"> and a PI drug </w:t>
      </w:r>
      <w:r w:rsidR="0033438B">
        <w:fldChar w:fldCharType="begin">
          <w:fldData xml:space="preserve">PEVuZE5vdGU+PENpdGU+PEF1dGhvcj5TdGFzemV3c2tpPC9BdXRob3I+PFllYXI+MTk5OTwvWWVh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</w:fldData>
        </w:fldChar>
      </w:r>
      <w:r w:rsidR="002A0789">
        <w:instrText xml:space="preserve"> ADDIN EN.CITE </w:instrText>
      </w:r>
      <w:r w:rsidR="0033438B">
        <w:fldChar w:fldCharType="begin">
          <w:fldData xml:space="preserve">PEVuZE5vdGU+PENpdGU+PEF1dGhvcj5TdGFzemV3c2tpPC9BdXRob3I+PFllYXI+MTk5OTwvWWVh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</w:fldData>
        </w:fldChar>
      </w:r>
      <w:r w:rsidR="002A0789">
        <w:instrText xml:space="preserve"> ADDIN EN.CITE.DATA </w:instrText>
      </w:r>
      <w:r w:rsidR="0033438B">
        <w:fldChar w:fldCharType="end"/>
      </w:r>
      <w:r w:rsidR="0033438B">
        <w:fldChar w:fldCharType="separate"/>
      </w:r>
      <w:r w:rsidR="002D236C">
        <w:rPr>
          <w:noProof/>
        </w:rPr>
        <w:t>(Montaner et al., 1998a; Montaner et al., 1998b; Staszewski et al., 1999b)</w:t>
      </w:r>
      <w:r w:rsidR="0033438B">
        <w:fldChar w:fldCharType="end"/>
      </w:r>
      <w:r w:rsidR="00BF46B5">
        <w:t xml:space="preserve">. </w:t>
      </w:r>
      <w:r w:rsidR="002D236C">
        <w:t xml:space="preserve">Besides antiretroviral activity, combination therapy was also studied for toxicity and tolerability </w:t>
      </w:r>
      <w:r w:rsidR="0033438B">
        <w:fldChar w:fldCharType="begin">
          <w:fldData xml:space="preserve">PEVuZE5vdGU+PENpdGU+PEF1dGhvcj5Nb250YW5lcjwvQXV0aG9yPjxZZWFyPjE5OTg8L1llYXI+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</w:fldData>
        </w:fldChar>
      </w:r>
      <w:r w:rsidR="002A0789">
        <w:instrText xml:space="preserve"> ADDIN EN.CITE </w:instrText>
      </w:r>
      <w:r w:rsidR="0033438B">
        <w:fldChar w:fldCharType="begin">
          <w:fldData xml:space="preserve">PEVuZE5vdGU+PENpdGU+PEF1dGhvcj5Nb250YW5lcjwvQXV0aG9yPjxZZWFyPjE5OTg8L1llYXI+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</w:fldData>
        </w:fldChar>
      </w:r>
      <w:r w:rsidR="002A0789">
        <w:instrText xml:space="preserve"> ADDIN EN.CITE.DATA </w:instrText>
      </w:r>
      <w:r w:rsidR="0033438B">
        <w:fldChar w:fldCharType="end"/>
      </w:r>
      <w:r w:rsidR="0033438B">
        <w:fldChar w:fldCharType="separate"/>
      </w:r>
      <w:r w:rsidR="002D236C">
        <w:rPr>
          <w:noProof/>
        </w:rPr>
        <w:t>(Montaner et al., 1998b; Staszewski et al., 1999a; Staszewski et al., 1999b)</w:t>
      </w:r>
      <w:r w:rsidR="0033438B">
        <w:fldChar w:fldCharType="end"/>
      </w:r>
      <w:r w:rsidR="002D236C">
        <w:t xml:space="preserve">. </w:t>
      </w:r>
      <w:r w:rsidR="00DD2BD7">
        <w:t>The triple co</w:t>
      </w:r>
      <w:r w:rsidR="002D236C">
        <w:t xml:space="preserve">mbination therapy of </w:t>
      </w:r>
      <w:proofErr w:type="spellStart"/>
      <w:r w:rsidR="002D236C">
        <w:t>Nevirapine/efavirenz</w:t>
      </w:r>
      <w:proofErr w:type="spellEnd"/>
      <w:r w:rsidR="002D236C">
        <w:t xml:space="preserve"> (NNRTI drug) </w:t>
      </w:r>
      <w:r w:rsidR="00DD2BD7">
        <w:t xml:space="preserve">with two NRTI drugs showed a good viral suppressing result </w:t>
      </w:r>
      <w:r w:rsidR="0033438B">
        <w:fldChar w:fldCharType="begin">
          <w:fldData xml:space="preserve">PEVuZE5vdGU+PENpdGU+PEF1dGhvcj5TdGFzemV3c2tpPC9BdXRob3I+PFllYXI+MTk5OTwvWWVh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</w:fldData>
        </w:fldChar>
      </w:r>
      <w:r w:rsidR="002A0789">
        <w:instrText xml:space="preserve"> ADDIN EN.CITE </w:instrText>
      </w:r>
      <w:r w:rsidR="0033438B">
        <w:fldChar w:fldCharType="begin">
          <w:fldData xml:space="preserve">PEVuZE5vdGU+PENpdGU+PEF1dGhvcj5TdGFzemV3c2tpPC9BdXRob3I+PFllYXI+MTk5OTwvWWVh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</w:fldData>
        </w:fldChar>
      </w:r>
      <w:r w:rsidR="002A0789">
        <w:instrText xml:space="preserve"> ADDIN EN.CITE.DATA </w:instrText>
      </w:r>
      <w:r w:rsidR="0033438B">
        <w:fldChar w:fldCharType="end"/>
      </w:r>
      <w:r w:rsidR="0033438B">
        <w:fldChar w:fldCharType="separate"/>
      </w:r>
      <w:r w:rsidR="002D236C">
        <w:rPr>
          <w:noProof/>
        </w:rPr>
        <w:t>(Staszewski et al., 1999a; Staszewski et al., 1999b)</w:t>
      </w:r>
      <w:r w:rsidR="0033438B">
        <w:fldChar w:fldCharType="end"/>
      </w:r>
      <w:r w:rsidR="00274D8A">
        <w:t xml:space="preserve"> </w:t>
      </w:r>
      <w:r w:rsidR="00DD2BD7">
        <w:t xml:space="preserve">and was superior to </w:t>
      </w:r>
      <w:proofErr w:type="spellStart"/>
      <w:r w:rsidR="00DD2BD7">
        <w:t>monotherapy</w:t>
      </w:r>
      <w:proofErr w:type="spellEnd"/>
      <w:r w:rsidR="00DD2BD7">
        <w:t xml:space="preserve"> and dual therapy </w:t>
      </w:r>
      <w:r w:rsidR="0033438B">
        <w:fldChar w:fldCharType="begin"/>
      </w:r>
      <w:r w:rsidR="002A0789">
        <w:instrText xml:space="preserve"> ADDIN EN.CITE &lt;EndNote&gt;&lt;Cite&gt;&lt;Author&gt;Robbins&lt;/Author&gt;&lt;Year&gt;2003&lt;/Year&gt;&lt;RecNum&gt;1340&lt;/RecNum&gt;&lt;record&gt;&lt;rec-number&gt;1340&lt;/rec-number&gt;&lt;foreign-keys&gt;&lt;key app="EN" db-id="fp25zzvrxrd9vke5zxqp9stbssprwstvdddz"&gt;1340&lt;/key&gt;&lt;/foreign-keys&gt;&lt;ref-type name="Journal Article"&gt;17&lt;/ref-type&gt;&lt;contributors&gt;&lt;authors&gt;&lt;author&gt;Robbins, Gregory K&lt;/author&gt;&lt;author&gt;De Gruttola, Victor&lt;/author&gt;&lt;author&gt;Shafer, Robert W&lt;/author&gt;&lt;author&gt;Smeaton, Laura M&lt;/author&gt;&lt;author&gt;Snyder, Sally W&lt;/author&gt;&lt;author&gt;Pettinelli, Carla&lt;/author&gt;&lt;author&gt;Dubé, Michael P&lt;/author&gt;&lt;author&gt;Fischl, Margaret A&lt;/author&gt;&lt;author&gt;Pollard, Richard B&lt;/author&gt;&lt;author&gt;Delapenha, Robert&lt;/author&gt;&lt;/authors&gt;&lt;/contributors&gt;&lt;titles&gt;&lt;title&gt;Comparison of sequential three-drug regimens as initial therapy for HIV-1 infection&lt;/title&gt;&lt;secondary-title&gt;New England Journal of Medicine&lt;/secondary-title&gt;&lt;/titles&gt;&lt;periodical&gt;&lt;full-title&gt;New England Journal of Medicine&lt;/full-title&gt;&lt;/periodical&gt;&lt;pages&gt;2293-2303&lt;/pages&gt;&lt;volume&gt;349&lt;/volume&gt;&lt;number&gt;24&lt;/number&gt;&lt;dates&gt;&lt;year&gt;2003&lt;/year&gt;&lt;/dates&gt;&lt;isbn&gt;0028-4793&lt;/isbn&gt;&lt;urls&gt;&lt;/urls&gt;&lt;/record&gt;&lt;/Cite&gt;&lt;/EndNote&gt;</w:instrText>
      </w:r>
      <w:r w:rsidR="0033438B">
        <w:fldChar w:fldCharType="separate"/>
      </w:r>
      <w:r w:rsidR="00955AB9">
        <w:rPr>
          <w:noProof/>
        </w:rPr>
        <w:t>(Robbins et al., 2003)</w:t>
      </w:r>
      <w:r w:rsidR="0033438B">
        <w:fldChar w:fldCharType="end"/>
      </w:r>
      <w:r w:rsidR="00DD2BD7">
        <w:t>.</w:t>
      </w:r>
    </w:p>
    <w:p w:rsidR="00EE5DC6" w:rsidRDefault="00E238E9" w:rsidP="008F6D6A">
      <w:pPr>
        <w:spacing w:line="480" w:lineRule="auto"/>
        <w:jc w:val="both"/>
      </w:pPr>
      <w:r>
        <w:t>A</w:t>
      </w:r>
      <w:r w:rsidR="0049537C">
        <w:t xml:space="preserve"> drug cocktail </w:t>
      </w:r>
      <w:r w:rsidR="00BF46B5">
        <w:t xml:space="preserve">with </w:t>
      </w:r>
      <w:r>
        <w:t xml:space="preserve">2 </w:t>
      </w:r>
      <w:proofErr w:type="spellStart"/>
      <w:r>
        <w:t>NRTIs</w:t>
      </w:r>
      <w:proofErr w:type="spellEnd"/>
      <w:r>
        <w:t xml:space="preserve"> and a protease inhibitor</w:t>
      </w:r>
      <w:r w:rsidR="00172E1A">
        <w:t xml:space="preserve"> showed highly effective result </w:t>
      </w:r>
      <w:r w:rsidR="0033438B">
        <w:fldChar w:fldCharType="begin"/>
      </w:r>
      <w:r w:rsidR="002A0789">
        <w:instrText xml:space="preserve"> ADDIN EN.CITE &lt;EndNote&gt;&lt;Cite&gt;&lt;Author&gt;Cameron&lt;/Author&gt;&lt;Year&gt;1999&lt;/Year&gt;&lt;RecNum&gt;1346&lt;/RecNum&gt;&lt;record&gt;&lt;rec-number&gt;1346&lt;/rec-number&gt;&lt;foreign-keys&gt;&lt;key app="EN" db-id="fp25zzvrxrd9vke5zxqp9stbssprwstvdddz"&gt;1346&lt;/key&gt;&lt;/foreign-keys&gt;&lt;ref-type name="Journal Article"&gt;17&lt;/ref-type&gt;&lt;contributors&gt;&lt;authors&gt;&lt;author&gt;Cameron, William&lt;/author&gt;&lt;author&gt;Japour, Anthony J&lt;/author&gt;&lt;author&gt;Xu, Yi&lt;/author&gt;&lt;author&gt;Hsu, Ann&lt;/author&gt;&lt;author&gt;Mellors, John&lt;/author&gt;&lt;author&gt;Farthing, Charles&lt;/author&gt;&lt;author&gt;Cohen, Calvin&lt;/author&gt;&lt;author&gt;Poretz, Donald&lt;/author&gt;&lt;author&gt;Markowitz, Martin&lt;/author&gt;&lt;author&gt;Follansbee, Steve&lt;/author&gt;&lt;/authors&gt;&lt;/contributors&gt;&lt;titles&gt;&lt;title&gt;Ritonavir and saquinavir combination therapy for the treatment of HIV infection&lt;/title&gt;&lt;secondary-title&gt;AIDS&lt;/secondary-title&gt;&lt;/titles&gt;&lt;periodical&gt;&lt;full-title&gt;AIDS&lt;/full-title&gt;&lt;/periodical&gt;&lt;pages&gt;213-224&lt;/pages&gt;&lt;volume&gt;13&lt;/volume&gt;&lt;number&gt;2&lt;/number&gt;&lt;dates&gt;&lt;year&gt;1999&lt;/year&gt;&lt;/dates&gt;&lt;isbn&gt;0269-9370&lt;/isbn&gt;&lt;urls&gt;&lt;/urls&gt;&lt;/record&gt;&lt;/Cite&gt;&lt;Cite&gt;&lt;Author&gt;Merry&lt;/Author&gt;&lt;Year&gt;1997&lt;/Year&gt;&lt;RecNum&gt;1347&lt;/RecNum&gt;&lt;record&gt;&lt;rec-number&gt;1347&lt;/rec-number&gt;&lt;foreign-keys&gt;&lt;key app="EN" db-id="fp25zzvrxrd9vke5zxqp9stbssprwstvdddz"&gt;1347&lt;/key&gt;&lt;/foreign-keys&gt;&lt;ref-type name="Journal Article"&gt;17&lt;/ref-type&gt;&lt;contributors&gt;&lt;authors&gt;&lt;author&gt;Merry, Concepta&lt;/author&gt;&lt;author&gt;Barry, Michael G&lt;/author&gt;&lt;author&gt;Mulcahy, Fiona&lt;/author&gt;&lt;author&gt;Ryan, Mairin&lt;/author&gt;&lt;author&gt;Heavey, Jane&lt;/author&gt;&lt;author&gt;Tjia, John F&lt;/author&gt;&lt;author&gt;Gibbons, Sara E&lt;/author&gt;&lt;author&gt;Breckenridge, Alasdair M&lt;/author&gt;&lt;author&gt;Back, David J&lt;/author&gt;&lt;/authors&gt;&lt;/contributors&gt;&lt;titles&gt;&lt;title&gt;Saquinavir pharmacokinetics alone and in combination with ritonavir in HIV-infected patients&lt;/title&gt;&lt;secondary-title&gt;AIDS&lt;/secondary-title&gt;&lt;/titles&gt;&lt;periodical&gt;&lt;full-title&gt;AIDS&lt;/full-title&gt;&lt;/periodical&gt;&lt;pages&gt;F29-F33&lt;/pages&gt;&lt;volume&gt;11&lt;/volume&gt;&lt;number&gt;4&lt;/number&gt;&lt;dates&gt;&lt;year&gt;1997&lt;/year&gt;&lt;/dates&gt;&lt;isbn&gt;0269-9370&lt;/isbn&gt;&lt;urls&gt;&lt;/urls&gt;&lt;/record&gt;&lt;/Cite&gt;&lt;/EndNote&gt;</w:instrText>
      </w:r>
      <w:r w:rsidR="0033438B">
        <w:fldChar w:fldCharType="separate"/>
      </w:r>
      <w:r w:rsidR="00347C87">
        <w:rPr>
          <w:noProof/>
        </w:rPr>
        <w:t>(Cameron et al., 1999; Merry et al., 1997)</w:t>
      </w:r>
      <w:r w:rsidR="0033438B">
        <w:fldChar w:fldCharType="end"/>
      </w:r>
      <w:r w:rsidR="00991F08">
        <w:t xml:space="preserve"> with viral suppression time</w:t>
      </w:r>
      <w:r w:rsidR="00555D45">
        <w:t xml:space="preserve"> longer than</w:t>
      </w:r>
      <w:r w:rsidR="002B1B63">
        <w:t xml:space="preserve"> the</w:t>
      </w:r>
      <w:r w:rsidR="00555D45">
        <w:t xml:space="preserve"> study period </w:t>
      </w:r>
      <w:r w:rsidR="0033438B">
        <w:fldChar w:fldCharType="begin">
          <w:fldData xml:space="preserve">PEVuZE5vdGU+PENpdGU+PEF1dGhvcj5IYW1tZXI8L0F1dGhvcj48WWVhcj4xOTk3PC9ZZWFyPjxS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</w:fldData>
        </w:fldChar>
      </w:r>
      <w:r w:rsidR="002A0789">
        <w:instrText xml:space="preserve"> ADDIN EN.CITE </w:instrText>
      </w:r>
      <w:r w:rsidR="0033438B">
        <w:fldChar w:fldCharType="begin">
          <w:fldData xml:space="preserve">PEVuZE5vdGU+PENpdGU+PEF1dGhvcj5IYW1tZXI8L0F1dGhvcj48WWVhcj4xOTk3PC9ZZWFyPjxS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</w:fldData>
        </w:fldChar>
      </w:r>
      <w:r w:rsidR="002A0789">
        <w:instrText xml:space="preserve"> ADDIN EN.CITE.DATA </w:instrText>
      </w:r>
      <w:r w:rsidR="0033438B">
        <w:fldChar w:fldCharType="end"/>
      </w:r>
      <w:r w:rsidR="0033438B">
        <w:fldChar w:fldCharType="separate"/>
      </w:r>
      <w:r w:rsidR="00D774C6">
        <w:rPr>
          <w:noProof/>
        </w:rPr>
        <w:t>(Gulick et al., 2000; Hammer et al., 1997)</w:t>
      </w:r>
      <w:r w:rsidR="0033438B">
        <w:fldChar w:fldCharType="end"/>
      </w:r>
      <w:r w:rsidR="00555D45">
        <w:t>.</w:t>
      </w:r>
      <w:r w:rsidR="00642CEA">
        <w:t xml:space="preserve"> The concept of highly active antiretroviral therapy was conceived after the cocktail of 3 drugs</w:t>
      </w:r>
      <w:r w:rsidR="00991F08">
        <w:t xml:space="preserve"> from different classes</w:t>
      </w:r>
      <w:r w:rsidR="00642CEA">
        <w:t xml:space="preserve"> showed effective results</w:t>
      </w:r>
      <w:r w:rsidR="003809E0">
        <w:t xml:space="preserve"> </w:t>
      </w:r>
      <w:r w:rsidR="0033438B">
        <w:fldChar w:fldCharType="begin">
          <w:fldData xml:space="preserve">PEVuZE5vdGU+PENpdGU+PEF1dGhvcj5IYW1tZXI8L0F1dGhvcj48WWVhcj4xOTk3PC9ZZWFyPjxS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</w:fldData>
        </w:fldChar>
      </w:r>
      <w:r w:rsidR="002A0789">
        <w:instrText xml:space="preserve"> ADDIN EN.CITE </w:instrText>
      </w:r>
      <w:r w:rsidR="0033438B">
        <w:fldChar w:fldCharType="begin">
          <w:fldData xml:space="preserve">PEVuZE5vdGU+PENpdGU+PEF1dGhvcj5IYW1tZXI8L0F1dGhvcj48WWVhcj4xOTk3PC9ZZWFyPjxS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</w:fldData>
        </w:fldChar>
      </w:r>
      <w:r w:rsidR="002A0789">
        <w:instrText xml:space="preserve"> ADDIN EN.CITE.DATA </w:instrText>
      </w:r>
      <w:r w:rsidR="0033438B">
        <w:fldChar w:fldCharType="end"/>
      </w:r>
      <w:r w:rsidR="0033438B">
        <w:fldChar w:fldCharType="separate"/>
      </w:r>
      <w:r w:rsidR="004445FA">
        <w:rPr>
          <w:noProof/>
        </w:rPr>
        <w:t>(Gulick et al., 1998; Gulick et al., 1997; Hammer et al., 1997)</w:t>
      </w:r>
      <w:r w:rsidR="0033438B">
        <w:fldChar w:fldCharType="end"/>
      </w:r>
      <w:r w:rsidR="00642CEA">
        <w:t>.</w:t>
      </w:r>
      <w:r w:rsidR="00555D45">
        <w:t xml:space="preserve"> The success of triple drug therapy was reported in Vancouver AIDS conference in 1996. In </w:t>
      </w:r>
      <w:r w:rsidR="00E30D87">
        <w:t xml:space="preserve">a </w:t>
      </w:r>
      <w:r w:rsidR="00555D45">
        <w:t>short time, recommendations for antiretroviral thera</w:t>
      </w:r>
      <w:r w:rsidR="00794CC3">
        <w:t>py were published to manage HIV infection</w:t>
      </w:r>
      <w:r w:rsidR="004D3C14">
        <w:t>s</w:t>
      </w:r>
      <w:r w:rsidR="00794CC3">
        <w:t xml:space="preserve"> </w:t>
      </w:r>
      <w:r w:rsidR="0033438B">
        <w:fldChar w:fldCharType="begin"/>
      </w:r>
      <w:r w:rsidR="002A0789">
        <w:instrText xml:space="preserve"> ADDIN EN.CITE &lt;EndNote&gt;&lt;Cite&gt;&lt;Author&gt;Carpenter&lt;/Author&gt;&lt;Year&gt;1997&lt;/Year&gt;&lt;RecNum&gt;1353&lt;/RecNum&gt;&lt;record&gt;&lt;rec-number&gt;1353&lt;/rec-number&gt;&lt;foreign-keys&gt;&lt;key app="EN" db-id="fp25zzvrxrd9vke5zxqp9stbssprwstvdddz"&gt;1353&lt;/key&gt;&lt;/foreign-keys&gt;&lt;ref-type name="Journal Article"&gt;17&lt;/ref-type&gt;&lt;contributors&gt;&lt;authors&gt;&lt;author&gt;Carpenter, Charles CJ&lt;/author&gt;&lt;author&gt;Fischl, Margaret A&lt;/author&gt;&lt;author&gt;Hammer, Scott M&lt;/author&gt;&lt;author&gt;Hirsch, Martin S&lt;/author&gt;&lt;author&gt;Jacobsen, Donna M&lt;/author&gt;&lt;author&gt;Katzenstein, David A&lt;/author&gt;&lt;author&gt;Montaner, Julio SG&lt;/author&gt;&lt;author&gt;Richman, Douglas D&lt;/author&gt;&lt;author&gt;Saag, Michael S&lt;/author&gt;&lt;author&gt;Schooley, Robert T&lt;/author&gt;&lt;/authors&gt;&lt;/contributors&gt;&lt;titles&gt;&lt;title&gt;Antiretroviral therapy for HIV infection in 1997: updated recommendations of the International AIDS Society-USA panel&lt;/title&gt;&lt;secondary-title&gt;JAMA, the journal of the American Medical Association&lt;/secondary-title&gt;&lt;/titles&gt;&lt;periodical&gt;&lt;full-title&gt;JAMA, the journal of the American Medical Association&lt;/full-title&gt;&lt;/periodical&gt;&lt;pages&gt;1962-1969&lt;/pages&gt;&lt;volume&gt;277&lt;/volume&gt;&lt;number&gt;24&lt;/number&gt;&lt;dates&gt;&lt;year&gt;1997&lt;/year&gt;&lt;/dates&gt;&lt;isbn&gt;0098-7484&lt;/isbn&gt;&lt;urls&gt;&lt;/urls&gt;&lt;/record&gt;&lt;/Cite&gt;&lt;/EndNote&gt;</w:instrText>
      </w:r>
      <w:r w:rsidR="0033438B">
        <w:fldChar w:fldCharType="separate"/>
      </w:r>
      <w:r w:rsidR="00447542">
        <w:rPr>
          <w:noProof/>
        </w:rPr>
        <w:t>(Carpenter et al., 1997)</w:t>
      </w:r>
      <w:r w:rsidR="0033438B">
        <w:fldChar w:fldCharType="end"/>
      </w:r>
      <w:r w:rsidR="00794CC3">
        <w:t xml:space="preserve">. </w:t>
      </w:r>
      <w:r w:rsidR="00447542">
        <w:t xml:space="preserve">More drugs from NRTI, NNRTI and protease inhibitors were developed with lower toxicity and higher potency than </w:t>
      </w:r>
      <w:r w:rsidR="00E30D87">
        <w:t xml:space="preserve">the </w:t>
      </w:r>
      <w:r w:rsidR="00447542">
        <w:t xml:space="preserve">earlier drugs. </w:t>
      </w:r>
      <w:r w:rsidR="00A55273">
        <w:t xml:space="preserve">After years of </w:t>
      </w:r>
      <w:r w:rsidR="00E30D87">
        <w:t>researching different drug combination</w:t>
      </w:r>
      <w:r w:rsidR="00A55273">
        <w:t xml:space="preserve">, </w:t>
      </w:r>
      <w:r w:rsidR="00E30D87">
        <w:t>the first</w:t>
      </w:r>
      <w:r w:rsidR="00A55273">
        <w:t xml:space="preserve"> drug regimen for ‘standard-of-care’ is available </w:t>
      </w:r>
      <w:r w:rsidR="002B1B63">
        <w:t>consisting</w:t>
      </w:r>
      <w:r w:rsidR="00555FAE">
        <w:t xml:space="preserve"> of two NRTI drugs and a third</w:t>
      </w:r>
      <w:r w:rsidR="00F844F7">
        <w:t xml:space="preserve"> drug from any other drug class </w:t>
      </w:r>
      <w:r w:rsidR="0033438B">
        <w:fldChar w:fldCharType="begin"/>
      </w:r>
      <w:r w:rsidR="002A0789">
        <w:instrText xml:space="preserve"> ADDIN EN.CITE &lt;EndNote&gt;&lt;Cite&gt;&lt;Author&gt;Vella&lt;/Author&gt;&lt;Year&gt;2012&lt;/Year&gt;&lt;RecNum&gt;1355&lt;/RecNum&gt;&lt;record&gt;&lt;rec-number&gt;1355&lt;/rec-number&gt;&lt;foreign-keys&gt;&lt;key app="EN" db-id="fp25zzvrxrd9vke5zxqp9stbssprwstvdddz"&gt;1355&lt;/key&gt;&lt;/foreign-keys&gt;&lt;ref-type name="Journal Article"&gt;17&lt;/ref-type&gt;&lt;contributors&gt;&lt;authors&gt;&lt;author&gt;Vella, S.&lt;/author&gt;&lt;author&gt;Schwartlander, B.&lt;/author&gt;&lt;author&gt;Sow, S. P.&lt;/author&gt;&lt;author&gt;Eholie, S. P.&lt;/author&gt;&lt;author&gt;Murphy, R. L.&lt;/author&gt;&lt;/authors&gt;&lt;/contributors&gt;&lt;auth-address&gt;Department of Pharmacology and Therapeutic Research, Istituto Superiore di Sanita, Rome, Italy. stefano.vella@iss.it&lt;/auth-address&gt;&lt;titles&gt;&lt;title&gt;The history of antiretroviral therapy and of its implementation in resource-limited areas of the world&lt;/title&gt;&lt;secondary-title&gt;AIDS&lt;/secondary-title&gt;&lt;/titles&gt;&lt;periodical&gt;&lt;full-title&gt;AIDS&lt;/full-title&gt;&lt;/periodical&gt;&lt;pages&gt;1231-41&lt;/pages&gt;&lt;volume&gt;26&lt;/volume&gt;&lt;number&gt;10&lt;/number&gt;&lt;edition&gt;2012/06/19&lt;/edition&gt;&lt;keywords&gt;&lt;keyword&gt;Anti-Retroviral Agents/*history&lt;/keyword&gt;&lt;keyword&gt;Antiretroviral Therapy, Highly Active/history&lt;/keyword&gt;&lt;keyword&gt;Developed Countries&lt;/keyword&gt;&lt;keyword&gt;Developing Countries&lt;/keyword&gt;&lt;keyword&gt;Dideoxynucleosides/history&lt;/keyword&gt;&lt;keyword&gt;HIV Infections/*drug therapy&lt;/keyword&gt;&lt;keyword&gt;HIV Protease Inhibitors/history&lt;/keyword&gt;&lt;keyword&gt;History, 20th Century&lt;/keyword&gt;&lt;keyword&gt;History, 21st Century&lt;/keyword&gt;&lt;keyword&gt;Humans&lt;/keyword&gt;&lt;keyword&gt;Reverse Transcriptase Inhibitors/history&lt;/keyword&gt;&lt;/keywords&gt;&lt;dates&gt;&lt;year&gt;2012&lt;/year&gt;&lt;pub-dates&gt;&lt;date&gt;Jun 19&lt;/date&gt;&lt;/pub-dates&gt;&lt;/dates&gt;&lt;isbn&gt;1473-5571 (Electronic)&amp;#xD;0269-9370 (Linking)&lt;/isbn&gt;&lt;accession-num&gt;22706009&lt;/accession-num&gt;&lt;urls&gt;&lt;related-urls&gt;&lt;url&gt;http://www.ncbi.nlm.nih.gov/entrez/query.fcgi?cmd=Retrieve&amp;amp;db=PubMed&amp;amp;dopt=Citation&amp;amp;list_uids=22706009&lt;/url&gt;&lt;/related-urls&gt;&lt;/urls&gt;&lt;electronic-resource-num&gt;10.1097/QAD.0b013e32835521a3&amp;#xD;00002030-201206190-00012 [pii]&lt;/electronic-resource-num&gt;&lt;language&gt;eng&lt;/language&gt;&lt;/record&gt;&lt;/Cite&gt;&lt;/EndNote&gt;</w:instrText>
      </w:r>
      <w:r w:rsidR="0033438B">
        <w:fldChar w:fldCharType="separate"/>
      </w:r>
      <w:r w:rsidR="00F844F7">
        <w:rPr>
          <w:noProof/>
        </w:rPr>
        <w:t>(Vella et al., 2012)</w:t>
      </w:r>
      <w:r w:rsidR="0033438B">
        <w:fldChar w:fldCharType="end"/>
      </w:r>
      <w:r w:rsidR="001A7BE2">
        <w:t>.</w:t>
      </w:r>
    </w:p>
    <w:p w:rsidR="00F22E8F" w:rsidRDefault="00F22E8F" w:rsidP="00F22E8F">
      <w:pPr>
        <w:pStyle w:val="Heading3"/>
        <w:spacing w:line="480" w:lineRule="auto"/>
      </w:pPr>
      <w:r>
        <w:t xml:space="preserve">1.8.2 </w:t>
      </w:r>
      <w:r w:rsidR="00680CEE">
        <w:t>Treatment guideline</w:t>
      </w:r>
    </w:p>
    <w:p w:rsidR="00C941D8" w:rsidRDefault="00097B69" w:rsidP="008557C6">
      <w:pPr>
        <w:spacing w:line="480" w:lineRule="auto"/>
        <w:jc w:val="both"/>
      </w:pPr>
      <w:r>
        <w:t xml:space="preserve">The World Health Organization (WHO) has produced </w:t>
      </w:r>
      <w:r w:rsidR="00E30D87">
        <w:t>the</w:t>
      </w:r>
      <w:r>
        <w:t xml:space="preserve"> </w:t>
      </w:r>
      <w:r w:rsidR="005544D7">
        <w:t xml:space="preserve">clinical </w:t>
      </w:r>
      <w:r>
        <w:t xml:space="preserve">guideline </w:t>
      </w:r>
      <w:r w:rsidR="006B3298">
        <w:t>(</w:t>
      </w:r>
      <w:hyperlink r:id="rId22" w:history="1">
        <w:r w:rsidR="006B3298" w:rsidRPr="008961FC">
          <w:rPr>
            <w:rStyle w:val="Hyperlink"/>
          </w:rPr>
          <w:t>http://www.who.int/hiv/pub/guidelines/arv2013/art/en/index.html</w:t>
        </w:r>
      </w:hyperlink>
      <w:r w:rsidR="006B3298">
        <w:t xml:space="preserve">) </w:t>
      </w:r>
      <w:r>
        <w:t xml:space="preserve">for HIV treatment. </w:t>
      </w:r>
      <w:r w:rsidR="001D733F">
        <w:t xml:space="preserve">From the treatment point of view, the guideline has </w:t>
      </w:r>
      <w:r w:rsidR="00BA41FA">
        <w:t xml:space="preserve">grouped HIV infected </w:t>
      </w:r>
      <w:r w:rsidR="00E30D87">
        <w:t xml:space="preserve">individuals as </w:t>
      </w:r>
      <w:r w:rsidR="00BA41FA">
        <w:t>a</w:t>
      </w:r>
      <w:r w:rsidR="001D733F">
        <w:t>dult,</w:t>
      </w:r>
      <w:r w:rsidR="00C95C4F">
        <w:t xml:space="preserve"> pregnant and breast feeding wo</w:t>
      </w:r>
      <w:r w:rsidR="001D733F">
        <w:t>men, children less than 3 years old, children 3 or more</w:t>
      </w:r>
      <w:r w:rsidR="00C941D8">
        <w:t xml:space="preserve"> years old and HIV people co-infected with other diseases. Regardless of the grouping, the guideline </w:t>
      </w:r>
      <w:r w:rsidR="001D733F">
        <w:t>recommends treatment initiation to all confirmed HIV infected people with CD</w:t>
      </w:r>
      <w:r w:rsidR="00E30D87">
        <w:t>4</w:t>
      </w:r>
      <w:r w:rsidR="001D733F">
        <w:t xml:space="preserve">+ cell count less </w:t>
      </w:r>
      <w:r w:rsidR="004D4525">
        <w:t xml:space="preserve">than </w:t>
      </w:r>
      <w:r w:rsidR="001D733F">
        <w:t xml:space="preserve">or equal to 350 </w:t>
      </w:r>
      <w:r w:rsidR="00E30D87">
        <w:t>cells/</w:t>
      </w:r>
      <w:r w:rsidR="001D733F">
        <w:t>mm</w:t>
      </w:r>
      <w:r w:rsidR="001D733F" w:rsidRPr="001D733F">
        <w:rPr>
          <w:vertAlign w:val="superscript"/>
        </w:rPr>
        <w:t>3</w:t>
      </w:r>
      <w:r w:rsidR="00034C27">
        <w:t xml:space="preserve"> in resource poor countries and less or equal to 500 </w:t>
      </w:r>
      <w:r w:rsidR="00E30D87">
        <w:t>cells/</w:t>
      </w:r>
      <w:r w:rsidR="00034C27">
        <w:t>mm</w:t>
      </w:r>
      <w:r w:rsidR="00034C27" w:rsidRPr="00034C27">
        <w:rPr>
          <w:vertAlign w:val="superscript"/>
        </w:rPr>
        <w:t>3</w:t>
      </w:r>
      <w:r w:rsidR="00034C27">
        <w:t xml:space="preserve"> in resource rich countries. However</w:t>
      </w:r>
      <w:r w:rsidR="00FA0971">
        <w:t>, where laboratory tests for CD</w:t>
      </w:r>
      <w:r w:rsidR="00E30D87">
        <w:t>4</w:t>
      </w:r>
      <w:r w:rsidR="00FA0971">
        <w:t xml:space="preserve">+ count may not be feasible, </w:t>
      </w:r>
      <w:r w:rsidR="00E30D87">
        <w:t xml:space="preserve">the </w:t>
      </w:r>
      <w:r w:rsidR="00FA0971">
        <w:t xml:space="preserve">WHO clinical stages should be used as a guide for treatment initiation </w:t>
      </w:r>
      <w:r w:rsidR="0033438B">
        <w:fldChar w:fldCharType="begin"/>
      </w:r>
      <w:r w:rsidR="002A0789">
        <w:instrText xml:space="preserve"> ADDIN EN.CITE &lt;EndNote&gt;&lt;Cite&gt;&lt;Author&gt;Weinberg&lt;/Author&gt;&lt;RecNum&gt;1161&lt;/RecNum&gt;&lt;record&gt;&lt;rec-number&gt;1161&lt;/rec-number&gt;&lt;foreign-keys&gt;&lt;key app="EN" db-id="fp25zzvrxrd9vke5zxqp9stbssprwstvdddz"&gt;1161&lt;/key&gt;&lt;/foreign-keys&gt;&lt;ref-type name="Journal Article"&gt;17&lt;/ref-type&gt;&lt;contributors&gt;&lt;authors&gt;&lt;author&gt;Weinberg, J. L.&lt;/author&gt;&lt;author&gt;Kovarik, C. L.&lt;/author&gt;&lt;/authors&gt;&lt;/contributors&gt;&lt;auth-address&gt;MD/master of bioethics dual-degree candidate at the University of Pennsylvania in Philadelphia and will complete both degrees by May 2010. She has traveled to Botswana, Thailand, the Czech Republic, Slovakia, Turkey, and Croatia to participate in international health outreach efforts and community service projects.&lt;/auth-address&gt;&lt;titles&gt;&lt;title&gt;The WHO Clinical Staging System for HIV/AIDS&lt;/title&gt;&lt;secondary-title&gt;Virtual Mentor&lt;/secondary-title&gt;&lt;/titles&gt;&lt;periodical&gt;&lt;full-title&gt;Virtual Mentor&lt;/full-title&gt;&lt;/periodical&gt;&lt;pages&gt;202-6&lt;/pages&gt;&lt;volume&gt;12&lt;/volume&gt;&lt;number&gt;3&lt;/number&gt;&lt;edition&gt;2010/01/01&lt;/edition&gt;&lt;dates&gt;&lt;year&gt;2010&lt;/year&gt;&lt;/dates&gt;&lt;isbn&gt;1937-7010 (Electronic)&amp;#xD;1937-7010 (Linking)&lt;/isbn&gt;&lt;accession-num&gt;23140869&lt;/accession-num&gt;&lt;urls&gt;&lt;related-urls&gt;&lt;url&gt;http://www.ncbi.nlm.nih.gov/entrez/query.fcgi?cmd=Retrieve&amp;amp;db=PubMed&amp;amp;dopt=Citation&amp;amp;list_uids=23140869&lt;/url&gt;&lt;/related-urls&gt;&lt;/urls&gt;&lt;electronic-resource-num&gt;virtualmentor.2010.12.3.cprl1-1003 [pii]&amp;#xD;10.1001/virtualmentor.2010.12.3.cprl1-1003&lt;/electronic-resource-num&gt;&lt;language&gt;eng&lt;/language&gt;&lt;/record&gt;&lt;/Cite&gt;&lt;/EndNote&gt;</w:instrText>
      </w:r>
      <w:r w:rsidR="0033438B">
        <w:fldChar w:fldCharType="separate"/>
      </w:r>
      <w:r w:rsidR="00274D8A">
        <w:rPr>
          <w:noProof/>
        </w:rPr>
        <w:t>(Weinberg and Kovarik, 2010)</w:t>
      </w:r>
      <w:r w:rsidR="0033438B">
        <w:fldChar w:fldCharType="end"/>
      </w:r>
      <w:r w:rsidR="00FA0971">
        <w:t>.</w:t>
      </w:r>
    </w:p>
    <w:p w:rsidR="00450C93" w:rsidRDefault="00BA41FA" w:rsidP="008557C6">
      <w:pPr>
        <w:spacing w:line="480" w:lineRule="auto"/>
        <w:jc w:val="both"/>
      </w:pPr>
      <w:r>
        <w:t xml:space="preserve">The </w:t>
      </w:r>
      <w:r w:rsidR="00C95C4F">
        <w:t xml:space="preserve">WHO antiretroviral guideline </w:t>
      </w:r>
      <w:r w:rsidR="0026057F">
        <w:t xml:space="preserve">recommends </w:t>
      </w:r>
      <w:r w:rsidR="005060A7">
        <w:t xml:space="preserve">a combination of </w:t>
      </w:r>
      <w:r w:rsidR="0026057F">
        <w:t xml:space="preserve">2 </w:t>
      </w:r>
      <w:proofErr w:type="spellStart"/>
      <w:r w:rsidR="0026057F">
        <w:t>NRTIs</w:t>
      </w:r>
      <w:proofErr w:type="spellEnd"/>
      <w:r w:rsidR="0026057F">
        <w:t xml:space="preserve"> and 1 NNRTI</w:t>
      </w:r>
      <w:r w:rsidR="005060A7">
        <w:t xml:space="preserve"> </w:t>
      </w:r>
      <w:r w:rsidR="000E3DD3">
        <w:t>as first line therapy</w:t>
      </w:r>
      <w:r w:rsidR="00C95C4F">
        <w:t>.</w:t>
      </w:r>
      <w:r w:rsidR="005669F2">
        <w:t xml:space="preserve"> </w:t>
      </w:r>
      <w:r w:rsidR="003603C8">
        <w:t>The a</w:t>
      </w:r>
      <w:r w:rsidR="00FD05AC">
        <w:t>ddition of</w:t>
      </w:r>
      <w:r w:rsidR="005669F2">
        <w:t xml:space="preserve"> </w:t>
      </w:r>
      <w:r>
        <w:t xml:space="preserve">a </w:t>
      </w:r>
      <w:r w:rsidR="00880733">
        <w:t>protease inhibitor</w:t>
      </w:r>
      <w:r w:rsidR="005669F2">
        <w:t xml:space="preserve"> is recommended for children below 3 years old.</w:t>
      </w:r>
      <w:r w:rsidR="00880733">
        <w:t xml:space="preserve"> On virologic failure to first line</w:t>
      </w:r>
      <w:r>
        <w:t xml:space="preserve"> </w:t>
      </w:r>
      <w:r w:rsidR="003603C8">
        <w:t>treatment</w:t>
      </w:r>
      <w:r w:rsidR="00880733">
        <w:t xml:space="preserve">, </w:t>
      </w:r>
      <w:r>
        <w:t xml:space="preserve">a </w:t>
      </w:r>
      <w:r w:rsidR="00880733">
        <w:t xml:space="preserve">second line drug regimen containing 2 </w:t>
      </w:r>
      <w:proofErr w:type="spellStart"/>
      <w:r w:rsidR="00880733">
        <w:t>NRTIs</w:t>
      </w:r>
      <w:proofErr w:type="spellEnd"/>
      <w:r w:rsidR="00880733">
        <w:t xml:space="preserve"> and a </w:t>
      </w:r>
      <w:proofErr w:type="spellStart"/>
      <w:r w:rsidR="00880733">
        <w:t>ritonavir</w:t>
      </w:r>
      <w:proofErr w:type="spellEnd"/>
      <w:r w:rsidR="00880733">
        <w:t xml:space="preserve"> boosted protease inhibitor is recommended. Following failure to second line therapy, a new drug class –</w:t>
      </w:r>
      <w:r>
        <w:t xml:space="preserve"> the</w:t>
      </w:r>
      <w:r w:rsidR="00450C93">
        <w:t xml:space="preserve"> integrase inh</w:t>
      </w:r>
      <w:r w:rsidR="00880733">
        <w:t>ibitor is introduced in third line therapy along with a reverse transcriptase and a protease inhibitor.</w:t>
      </w:r>
    </w:p>
    <w:p w:rsidR="003E50F3" w:rsidRPr="009602C4" w:rsidRDefault="00450C93" w:rsidP="008557C6">
      <w:pPr>
        <w:spacing w:line="480" w:lineRule="auto"/>
        <w:jc w:val="both"/>
      </w:pPr>
      <w:r>
        <w:t>Patients under</w:t>
      </w:r>
      <w:r w:rsidR="003603C8">
        <w:t>going</w:t>
      </w:r>
      <w:r>
        <w:t xml:space="preserve"> ART therapy are monitored for effectiveness of the treatment at a defined interval. Laboratory test</w:t>
      </w:r>
      <w:r w:rsidR="00BA41FA">
        <w:t>s</w:t>
      </w:r>
      <w:r>
        <w:t xml:space="preserve"> for viral load should be done for monitoring the treatment response. </w:t>
      </w:r>
      <w:r w:rsidR="00BA41FA">
        <w:t>A</w:t>
      </w:r>
      <w:r>
        <w:t xml:space="preserve"> viral load of greater than 1000 viral RNA copies/ml </w:t>
      </w:r>
      <w:r w:rsidR="00B31691">
        <w:t xml:space="preserve">blood sample </w:t>
      </w:r>
      <w:r>
        <w:t>indicates virologic failure to the treatment and the patient is recommended to</w:t>
      </w:r>
      <w:r w:rsidR="00054F3B">
        <w:t xml:space="preserve"> switch to new drug regimen</w:t>
      </w:r>
      <w:r w:rsidR="003603C8">
        <w:t xml:space="preserve"> (Figure 1.11</w:t>
      </w:r>
      <w:r w:rsidR="0092232B">
        <w:t>)</w:t>
      </w:r>
      <w:r w:rsidR="00054F3B">
        <w:t xml:space="preserve">. If </w:t>
      </w:r>
      <w:r w:rsidR="00BA41FA">
        <w:t xml:space="preserve">a </w:t>
      </w:r>
      <w:r>
        <w:t>viral load test is not feasible</w:t>
      </w:r>
      <w:r w:rsidR="00054F3B">
        <w:t xml:space="preserve"> routinely</w:t>
      </w:r>
      <w:r>
        <w:t>, CD</w:t>
      </w:r>
      <w:r w:rsidR="00054F3B">
        <w:t>4+ count and clinical monitoring need to be used</w:t>
      </w:r>
      <w:r w:rsidR="003603C8">
        <w:t xml:space="preserve"> </w:t>
      </w:r>
      <w:r w:rsidR="0033438B">
        <w:fldChar w:fldCharType="begin"/>
      </w:r>
      <w:r w:rsidR="002A0789">
        <w:instrText xml:space="preserve"> ADDIN EN.CITE &lt;EndNote&gt;&lt;Cite&gt;&lt;Author&gt;Weinberg&lt;/Author&gt;&lt;Year&gt;2010&lt;/Year&gt;&lt;RecNum&gt;1161&lt;/RecNum&gt;&lt;record&gt;&lt;rec-number&gt;1161&lt;/rec-number&gt;&lt;foreign-keys&gt;&lt;key app="EN" db-id="fp25zzvrxrd9vke5zxqp9stbssprwstvdddz"&gt;1161&lt;/key&gt;&lt;/foreign-keys&gt;&lt;ref-type name="Journal Article"&gt;17&lt;/ref-type&gt;&lt;contributors&gt;&lt;authors&gt;&lt;author&gt;Weinberg, J. L.&lt;/author&gt;&lt;author&gt;Kovarik, C. L.&lt;/author&gt;&lt;/authors&gt;&lt;/contributors&gt;&lt;auth-address&gt;MD/master of bioethics dual-degree candidate at the University of Pennsylvania in Philadelphia and will complete both degrees by May 2010. She has traveled to Botswana, Thailand, the Czech Republic, Slovakia, Turkey, and Croatia to participate in international health outreach efforts and community service projects.&lt;/auth-address&gt;&lt;titles&gt;&lt;title&gt;The WHO Clinical Staging System for HIV/AIDS&lt;/title&gt;&lt;secondary-title&gt;Virtual Mentor&lt;/secondary-title&gt;&lt;/titles&gt;&lt;periodical&gt;&lt;full-title&gt;Virtual Mentor&lt;/full-title&gt;&lt;/periodical&gt;&lt;pages&gt;202-6&lt;/pages&gt;&lt;volume&gt;12&lt;/volume&gt;&lt;number&gt;3&lt;/number&gt;&lt;edition&gt;2010/01/01&lt;/edition&gt;&lt;dates&gt;&lt;year&gt;2010&lt;/year&gt;&lt;/dates&gt;&lt;isbn&gt;1937-7010 (Electronic)&amp;#xD;1937-7010 (Linking)&lt;/isbn&gt;&lt;accession-num&gt;23140869&lt;/accession-num&gt;&lt;urls&gt;&lt;related-urls&gt;&lt;url&gt;http://www.ncbi.nlm.nih.gov/entrez/query.fcgi?cmd=Retrieve&amp;amp;db=PubMed&amp;amp;dopt=Citation&amp;amp;list_uids=23140869&lt;/url&gt;&lt;/related-urls&gt;&lt;/urls&gt;&lt;electronic-resource-num&gt;virtualmentor.2010.12.3.cprl1-1003 [pii]&amp;#xD;10.1001/virtualmentor.2010.12.3.cprl1-1003&lt;/electronic-resource-num&gt;&lt;language&gt;eng&lt;/language&gt;&lt;/record&gt;&lt;/Cite&gt;&lt;/EndNote&gt;</w:instrText>
      </w:r>
      <w:r w:rsidR="0033438B">
        <w:fldChar w:fldCharType="separate"/>
      </w:r>
      <w:r w:rsidR="00510134">
        <w:rPr>
          <w:noProof/>
        </w:rPr>
        <w:t>(Weinberg and Kovarik, 2010)</w:t>
      </w:r>
      <w:r w:rsidR="0033438B">
        <w:fldChar w:fldCharType="end"/>
      </w:r>
      <w:r w:rsidR="00054F3B">
        <w:t>.</w:t>
      </w:r>
    </w:p>
    <w:p w:rsidR="0044097D" w:rsidRDefault="007A6069" w:rsidP="0044097D">
      <w:pPr>
        <w:pStyle w:val="Heading3"/>
      </w:pPr>
      <w:r>
        <w:t>1.9</w:t>
      </w:r>
      <w:r w:rsidR="00E103AE">
        <w:t xml:space="preserve"> </w:t>
      </w:r>
      <w:r w:rsidR="00F42C48">
        <w:t>HIV Drug Resistance</w:t>
      </w:r>
    </w:p>
    <w:p w:rsidR="0044097D" w:rsidRPr="0044097D" w:rsidRDefault="0044097D" w:rsidP="0044097D"/>
    <w:p w:rsidR="00D027E6" w:rsidRPr="00F26AED" w:rsidRDefault="00E823C3" w:rsidP="00AC0538">
      <w:pPr>
        <w:spacing w:line="480" w:lineRule="auto"/>
        <w:jc w:val="both"/>
        <w:sectPr w:rsidR="00D027E6" w:rsidRPr="00F26AED">
          <w:pgSz w:w="11899" w:h="16838"/>
          <w:pgMar w:top="1440" w:right="1800" w:bottom="1440" w:left="1800" w:header="708" w:footer="708" w:gutter="0"/>
          <w:cols w:space="708"/>
        </w:sectPr>
      </w:pPr>
      <w:r>
        <w:t xml:space="preserve">Currently there are 20 approved antiretroviral drugs that include </w:t>
      </w:r>
      <w:r w:rsidR="003054F8">
        <w:t xml:space="preserve">8 PIs, 7 </w:t>
      </w:r>
      <w:proofErr w:type="spellStart"/>
      <w:r w:rsidR="003054F8">
        <w:t>NRTIs</w:t>
      </w:r>
      <w:proofErr w:type="spellEnd"/>
      <w:r w:rsidR="003054F8">
        <w:t xml:space="preserve">, 4 </w:t>
      </w:r>
      <w:proofErr w:type="spellStart"/>
      <w:r w:rsidR="003054F8">
        <w:t>NNR</w:t>
      </w:r>
      <w:r w:rsidR="00B15AD4">
        <w:t>TIs</w:t>
      </w:r>
      <w:proofErr w:type="spellEnd"/>
      <w:r w:rsidR="00B15AD4">
        <w:t xml:space="preserve"> and </w:t>
      </w:r>
      <w:r w:rsidR="00BA41FA">
        <w:t>1</w:t>
      </w:r>
      <w:r w:rsidR="00B15AD4">
        <w:t xml:space="preserve"> integrase inhibitor. For more details on antiretroviral drugs, see section 1.7</w:t>
      </w:r>
      <w:r w:rsidR="003054F8">
        <w:t xml:space="preserve">. </w:t>
      </w:r>
      <w:r w:rsidR="00510134">
        <w:t>Antiretroviral treatment using a drug</w:t>
      </w:r>
      <w:r w:rsidR="00BA41FA">
        <w:t xml:space="preserve"> or a</w:t>
      </w:r>
      <w:r w:rsidR="00AC346D">
        <w:t xml:space="preserve"> combination of different </w:t>
      </w:r>
      <w:r w:rsidR="00510134">
        <w:t xml:space="preserve">class </w:t>
      </w:r>
      <w:r w:rsidR="00AC346D">
        <w:t>drugs</w:t>
      </w:r>
      <w:r w:rsidR="00BA41FA">
        <w:t xml:space="preserve">, </w:t>
      </w:r>
      <w:r w:rsidR="00F115EC">
        <w:t>results</w:t>
      </w:r>
      <w:r w:rsidR="00BA41FA">
        <w:t xml:space="preserve"> in</w:t>
      </w:r>
      <w:r w:rsidR="00F115EC">
        <w:t xml:space="preserve"> drug failure at certain time point. </w:t>
      </w:r>
      <w:r w:rsidR="00734CB4">
        <w:t xml:space="preserve">For more details see section 1.8.1. </w:t>
      </w:r>
      <w:r w:rsidR="00BA41FA">
        <w:t>Drug</w:t>
      </w:r>
      <w:r w:rsidR="00F115EC">
        <w:t xml:space="preserve"> failure correlates with emergence of drug resistant HIV variants</w:t>
      </w:r>
      <w:r w:rsidR="00AC0538">
        <w:t xml:space="preserve"> </w:t>
      </w:r>
      <w:r w:rsidR="00146BC3">
        <w:t>(Figure 1.1</w:t>
      </w:r>
      <w:r w:rsidR="00DC48D9">
        <w:t>)</w:t>
      </w:r>
      <w:r w:rsidR="00F115EC">
        <w:t>.</w:t>
      </w:r>
      <w:r w:rsidR="00A77FC4">
        <w:t xml:space="preserve"> The error prone </w:t>
      </w:r>
      <w:r w:rsidR="00BA41FA">
        <w:t xml:space="preserve">nature of the </w:t>
      </w:r>
      <w:r w:rsidR="00A77FC4">
        <w:t xml:space="preserve">reverse transcriptase </w:t>
      </w:r>
      <w:r w:rsidR="0033438B">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2A0789">
        <w:instrText xml:space="preserve"> ADDIN EN.CITE </w:instrText>
      </w:r>
      <w:r w:rsidR="0033438B">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2A0789">
        <w:instrText xml:space="preserve"> ADDIN EN.CITE.DATA </w:instrText>
      </w:r>
      <w:r w:rsidR="0033438B">
        <w:fldChar w:fldCharType="end"/>
      </w:r>
      <w:r w:rsidR="0033438B">
        <w:fldChar w:fldCharType="separate"/>
      </w:r>
      <w:r w:rsidR="00A77FC4">
        <w:rPr>
          <w:noProof/>
        </w:rPr>
        <w:t>(di Marzo Veronese et al., 1993; Dumonceaux et al., 1998)</w:t>
      </w:r>
      <w:r w:rsidR="0033438B">
        <w:fldChar w:fldCharType="end"/>
      </w:r>
      <w:r w:rsidR="00A77FC4" w:rsidRPr="00F9358E">
        <w:t xml:space="preserve"> </w:t>
      </w:r>
      <w:r w:rsidR="00A77FC4">
        <w:t xml:space="preserve">and high turnover </w:t>
      </w:r>
      <w:r w:rsidR="0033438B">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ZXJpb2RpY2FsPjxmdWxsLXRpdGxlPkpvdXJuYWwgb2YgVmlyb2xvZ3k8L2Z1bGwtdGl0bGU+PC9w
ZXJpb2RpY2FsPjxwYWdlcz41MDg3LTUwOTQ8L3BhZ2VzPjx2b2x1bWU+Njk8L3ZvbHVtZT48bnVt
YmVyPjg8L251bWJlcj48ZGF0ZXM+PHllYXI+MTk5NTwveWVhcj48cHViLWRhdGVzPjxkYXRlPkF1
Z3VzdDwvZGF0ZT48L3B1Yi1kYXRlcz48L2RhdGVzPjxpc2JuPjAwMjItNTM4WCwgMTA5OC01NTE0
PC9pc2JuPjxsYWJlbD5tYW5za3lfbG93ZXJfMTk5NTwvbGFiZWw+PHVybHM+PC91cmxzPjwvcmVj
b3JkPjwvQ2l0ZT48L0VuZE5vdGU+AG==
</w:fldData>
        </w:fldChar>
      </w:r>
      <w:r w:rsidR="002A0789">
        <w:instrText xml:space="preserve"> ADDIN EN.CITE </w:instrText>
      </w:r>
      <w:r w:rsidR="0033438B">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ZXJpb2RpY2FsPjxmdWxsLXRpdGxlPkpvdXJuYWwgb2YgVmlyb2xvZ3k8L2Z1bGwtdGl0bGU+PC9w
ZXJpb2RpY2FsPjxwYWdlcz41MDg3LTUwOTQ8L3BhZ2VzPjx2b2x1bWU+Njk8L3ZvbHVtZT48bnVt
YmVyPjg8L251bWJlcj48ZGF0ZXM+PHllYXI+MTk5NTwveWVhcj48cHViLWRhdGVzPjxkYXRlPkF1
Z3VzdDwvZGF0ZT48L3B1Yi1kYXRlcz48L2RhdGVzPjxpc2JuPjAwMjItNTM4WCwgMTA5OC01NTE0
PC9pc2JuPjxsYWJlbD5tYW5za3lfbG93ZXJfMTk5NTwvbGFiZWw+PHVybHM+PC91cmxzPjwvcmVj
b3JkPjwvQ2l0ZT48L0VuZE5vdGU+AG==
</w:fldData>
        </w:fldChar>
      </w:r>
      <w:r w:rsidR="002A0789">
        <w:instrText xml:space="preserve"> ADDIN EN.CITE.DATA </w:instrText>
      </w:r>
      <w:r w:rsidR="0033438B">
        <w:fldChar w:fldCharType="end"/>
      </w:r>
      <w:r w:rsidR="0033438B">
        <w:fldChar w:fldCharType="separate"/>
      </w:r>
      <w:r w:rsidR="00A77FC4">
        <w:rPr>
          <w:noProof/>
        </w:rPr>
        <w:t>(Mansky, 1996; Mansky and Temin, 1995)</w:t>
      </w:r>
      <w:r w:rsidR="0033438B">
        <w:fldChar w:fldCharType="end"/>
      </w:r>
      <w:r w:rsidR="00A77FC4">
        <w:t xml:space="preserve"> are two major driving forces that </w:t>
      </w:r>
      <w:r w:rsidR="002D211E">
        <w:t xml:space="preserve">result in </w:t>
      </w:r>
      <w:r w:rsidR="00A77FC4">
        <w:t xml:space="preserve">multiple mutations conferring resistance to the drug </w:t>
      </w:r>
      <w:r w:rsidR="0033438B">
        <w:fldChar w:fldCharType="begin">
          <w:fldData xml:space="preserve">PEVuZE5vdGU+PENpdGU+PEF1dGhvcj5MYXJkZXI8L0F1dGhvcj48WWVhcj4xOTg5PC9ZZWFyPjxS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</w:fldData>
        </w:fldChar>
      </w:r>
      <w:r w:rsidR="002A0789">
        <w:instrText xml:space="preserve"> ADDIN EN.CITE </w:instrText>
      </w:r>
      <w:r w:rsidR="0033438B">
        <w:fldChar w:fldCharType="begin">
          <w:fldData xml:space="preserve">PEVuZE5vdGU+PENpdGU+PEF1dGhvcj5MYXJkZXI8L0F1dGhvcj48WWVhcj4xOTg5PC9ZZWFyPjxS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</w:fldData>
        </w:fldChar>
      </w:r>
      <w:r w:rsidR="002A0789">
        <w:instrText xml:space="preserve"> ADDIN EN.CITE.DATA </w:instrText>
      </w:r>
      <w:r w:rsidR="0033438B">
        <w:fldChar w:fldCharType="end"/>
      </w:r>
      <w:r w:rsidR="0033438B">
        <w:fldChar w:fldCharType="separate"/>
      </w:r>
      <w:r w:rsidR="00A77FC4">
        <w:rPr>
          <w:noProof/>
        </w:rPr>
        <w:t>(Kellam et al., 1994; Larder et al., 1991; Larder and Kemp, 1989; Tisdale et al., 1993)</w:t>
      </w:r>
      <w:r w:rsidR="0033438B">
        <w:fldChar w:fldCharType="end"/>
      </w:r>
      <w:r w:rsidR="00A77FC4">
        <w:t xml:space="preserve">. </w:t>
      </w:r>
      <w:r w:rsidR="00BA41FA">
        <w:t>D</w:t>
      </w:r>
      <w:r w:rsidR="00CB5FD6">
        <w:t xml:space="preserve">rug resistance was </w:t>
      </w:r>
      <w:r w:rsidR="00BA41FA">
        <w:t xml:space="preserve">first </w:t>
      </w:r>
      <w:r w:rsidR="00CB5FD6">
        <w:t xml:space="preserve">observed </w:t>
      </w:r>
      <w:r w:rsidR="00A77FC4">
        <w:t>for</w:t>
      </w:r>
      <w:r w:rsidR="00CB5FD6">
        <w:t xml:space="preserve"> </w:t>
      </w:r>
      <w:r w:rsidR="002D211E">
        <w:t xml:space="preserve">patient receiving </w:t>
      </w:r>
      <w:proofErr w:type="spellStart"/>
      <w:r w:rsidR="00C7319F">
        <w:t>zidovudine</w:t>
      </w:r>
      <w:proofErr w:type="spellEnd"/>
      <w:r w:rsidR="00B9395C">
        <w:t xml:space="preserve"> </w:t>
      </w:r>
      <w:proofErr w:type="spellStart"/>
      <w:r w:rsidR="00B9395C">
        <w:t>mono</w:t>
      </w:r>
      <w:r w:rsidR="00942A29">
        <w:t>therapy</w:t>
      </w:r>
      <w:proofErr w:type="spellEnd"/>
      <w:r w:rsidR="00E30635">
        <w:t xml:space="preserve"> </w:t>
      </w:r>
      <w:r w:rsidR="0033438B">
        <w:fldChar w:fldCharType="begin">
          <w:fldData xml:space="preserve">PEVuZE5vdGU+PENpdGU+PEF1dGhvcj5Sb29rZTwvQXV0aG9yPjxZZWFyPjE5ODk8L1llYXI+PFJl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</w:fldData>
        </w:fldChar>
      </w:r>
      <w:r w:rsidR="002A0789">
        <w:instrText xml:space="preserve"> ADDIN EN.CITE </w:instrText>
      </w:r>
      <w:r w:rsidR="0033438B">
        <w:fldChar w:fldCharType="begin">
          <w:fldData xml:space="preserve">PEVuZE5vdGU+PENpdGU+PEF1dGhvcj5Sb29rZTwvQXV0aG9yPjxZZWFyPjE5ODk8L1llYXI+PFJl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</w:fldData>
        </w:fldChar>
      </w:r>
      <w:r w:rsidR="002A0789">
        <w:instrText xml:space="preserve"> ADDIN EN.CITE.DATA </w:instrText>
      </w:r>
      <w:r w:rsidR="0033438B">
        <w:fldChar w:fldCharType="end"/>
      </w:r>
      <w:r w:rsidR="0033438B">
        <w:fldChar w:fldCharType="separate"/>
      </w:r>
      <w:r w:rsidR="009670C6">
        <w:rPr>
          <w:noProof/>
        </w:rPr>
        <w:t>(Larder et al., 1989b; Rooke et al., 1989)</w:t>
      </w:r>
      <w:r w:rsidR="0033438B">
        <w:fldChar w:fldCharType="end"/>
      </w:r>
      <w:r w:rsidR="00E30635">
        <w:t>.</w:t>
      </w:r>
      <w:r w:rsidR="00D774C6">
        <w:t xml:space="preserve"> </w:t>
      </w:r>
    </w:p>
    <w:p w:rsidR="00AA091C" w:rsidRDefault="00AA091C" w:rsidP="00AA091C">
      <w:pPr>
        <w:spacing w:line="480" w:lineRule="auto"/>
        <w:jc w:val="center"/>
      </w:pPr>
      <w:r w:rsidRPr="00AA091C">
        <w:rPr>
          <w:noProof/>
          <w:lang w:eastAsia="en-US"/>
        </w:rPr>
        <w:drawing>
          <wp:inline distT="0" distB="0" distL="0" distR="0">
            <wp:extent cx="6629400" cy="3429000"/>
            <wp:effectExtent l="25400" t="0" r="0" b="0"/>
            <wp:docPr id="3" name="P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6628602" cy="3428587"/>
                    </a:xfrm>
                    <a:prstGeom prst="rect">
                      <a:avLst/>
                    </a:prstGeom>
                    <a:noFill/>
                    <a:ln w="9525">
                      <a:noFill/>
                      <a:miter lim="800000"/>
                      <a:headEnd/>
                      <a:tailEnd/>
                    </a:ln>
                  </pic:spPr>
                </pic:pic>
              </a:graphicData>
            </a:graphic>
          </wp:inline>
        </w:drawing>
      </w:r>
    </w:p>
    <w:p w:rsidR="00AA091C" w:rsidRDefault="00146BC3" w:rsidP="00B00722">
      <w:pPr>
        <w:spacing w:line="480" w:lineRule="auto"/>
        <w:sectPr w:rsidR="00AA091C">
          <w:pgSz w:w="16838" w:h="11899" w:orient="landscape"/>
          <w:pgMar w:top="1800" w:right="1440" w:bottom="1800" w:left="1440" w:header="708" w:footer="708" w:gutter="0"/>
          <w:cols w:space="708"/>
        </w:sectPr>
      </w:pPr>
      <w:r>
        <w:t>Figure 1.11</w:t>
      </w:r>
      <w:r w:rsidR="00B00722">
        <w:t xml:space="preserve">: </w:t>
      </w:r>
      <w:r w:rsidR="00952478">
        <w:t xml:space="preserve">Dynamics of HIV viral load within an infected patient. The viral load peaks at acute infection followed by a significant drop due to a lower CD4+ count. The introduction of highly active cocktail of anti retroviral drugs arrest the viral replication cycle and decreases the viral load to safe level. Spontaneous mutations give rise to resistant viruses that replicate with high turnover increasing the viral load and the therapy fails. The interruption of drugs contributes to a higher viral load.  The introduction of second line anti retroviral drugs suppresses the viral load back to safe levels again and the cycle of viral load repeats itself. Source: Roger </w:t>
      </w:r>
      <w:proofErr w:type="spellStart"/>
      <w:r w:rsidR="00952478">
        <w:t>Paredes</w:t>
      </w:r>
      <w:proofErr w:type="spellEnd"/>
      <w:r w:rsidR="00952478">
        <w:t xml:space="preserve"> personal communication</w:t>
      </w:r>
    </w:p>
    <w:p w:rsidR="00D027E6" w:rsidRDefault="00D027E6" w:rsidP="00800A9A">
      <w:pPr>
        <w:spacing w:line="480" w:lineRule="auto"/>
        <w:jc w:val="both"/>
      </w:pPr>
    </w:p>
    <w:p w:rsidR="00502D64" w:rsidRDefault="00502D64" w:rsidP="004C1541">
      <w:pPr>
        <w:spacing w:line="480" w:lineRule="auto"/>
        <w:jc w:val="both"/>
      </w:pPr>
      <w:r w:rsidRPr="00502D64">
        <w:rPr>
          <w:noProof/>
          <w:lang w:eastAsia="en-US"/>
        </w:rPr>
        <w:drawing>
          <wp:inline distT="0" distB="0" distL="0" distR="0">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rsidR="00502D64" w:rsidRDefault="00146BC3" w:rsidP="004C1541">
      <w:pPr>
        <w:spacing w:line="480" w:lineRule="auto"/>
        <w:jc w:val="both"/>
      </w:pPr>
      <w:r>
        <w:t>Figure 1.12</w:t>
      </w:r>
      <w:r w:rsidR="00502D64">
        <w:t>:</w:t>
      </w:r>
      <w:r w:rsidR="00864785">
        <w:t xml:space="preserve"> Development of HIV drug resistance</w:t>
      </w:r>
      <w:r w:rsidR="00E93503">
        <w:t xml:space="preserve"> again</w:t>
      </w:r>
      <w:r w:rsidR="00B47CB9">
        <w:t>st</w:t>
      </w:r>
      <w:r w:rsidR="00E93503">
        <w:t xml:space="preserve"> NNRTI</w:t>
      </w:r>
      <w:r w:rsidR="00864785">
        <w:t xml:space="preserve">. </w:t>
      </w:r>
      <w:r w:rsidR="00BA41FA">
        <w:t>The accumulation of d</w:t>
      </w:r>
      <w:r w:rsidR="000B1B4A">
        <w:t>rug resistant mutations changes</w:t>
      </w:r>
      <w:r w:rsidR="00864785">
        <w:t xml:space="preserve"> </w:t>
      </w:r>
      <w:r w:rsidR="00AD3D38">
        <w:t>three-dimensional</w:t>
      </w:r>
      <w:r w:rsidR="000B1B4A">
        <w:t xml:space="preserve"> confirmation of </w:t>
      </w:r>
      <w:r w:rsidR="00AF3416">
        <w:t xml:space="preserve">a </w:t>
      </w:r>
      <w:r w:rsidR="000B1B4A">
        <w:t>viral protein, disabling</w:t>
      </w:r>
      <w:r w:rsidR="00864785">
        <w:t xml:space="preserve"> drug binding and carrying out its normal function.</w:t>
      </w:r>
      <w:r w:rsidR="00474683">
        <w:t xml:space="preserve"> Source: </w:t>
      </w:r>
      <w:r w:rsidR="0033438B">
        <w:fldChar w:fldCharType="begin"/>
      </w:r>
      <w:r w:rsidR="002A078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Medicine&lt;/secondary-title&gt;&lt;/titles&gt;&lt;periodical&gt;&lt;full-title&gt;New England Journal of Medicine&lt;/full-title&gt;&lt;/periodical&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33438B">
        <w:fldChar w:fldCharType="separate"/>
      </w:r>
      <w:r w:rsidR="00BD0C62">
        <w:rPr>
          <w:noProof/>
        </w:rPr>
        <w:t>(Clavel and Hance, 2004)</w:t>
      </w:r>
      <w:r w:rsidR="0033438B">
        <w:fldChar w:fldCharType="end"/>
      </w:r>
    </w:p>
    <w:p w:rsidR="00D94A90" w:rsidRDefault="00D94A90" w:rsidP="00D94A90">
      <w:pPr>
        <w:spacing w:line="480" w:lineRule="auto"/>
        <w:jc w:val="both"/>
      </w:pPr>
    </w:p>
    <w:p w:rsidR="00AC0538" w:rsidRDefault="002D211E" w:rsidP="00AC0538">
      <w:pPr>
        <w:spacing w:line="480" w:lineRule="auto"/>
        <w:jc w:val="both"/>
      </w:pPr>
      <w:r>
        <w:t xml:space="preserve">This drug resistance led to the development of AIDS defining symptoms and numerous deaths in HIV infected people in the </w:t>
      </w:r>
      <w:proofErr w:type="spellStart"/>
      <w:r>
        <w:t>monotherapy</w:t>
      </w:r>
      <w:proofErr w:type="spellEnd"/>
      <w:r>
        <w:t xml:space="preserve"> </w:t>
      </w:r>
      <w:r w:rsidR="0033438B">
        <w:fldChar w:fldCharType="begin">
          <w:fldData xml:space="preserve">PEVuZE5vdGU+PENpdGU+PEF1dGhvcj5LYWhuPC9BdXRob3I+PFllYXI+MTk5MjwvWWVhcj48UmVj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</w:fldData>
        </w:fldChar>
      </w:r>
      <w:r w:rsidR="002A0789">
        <w:instrText xml:space="preserve"> ADDIN EN.CITE </w:instrText>
      </w:r>
      <w:r w:rsidR="0033438B">
        <w:fldChar w:fldCharType="begin">
          <w:fldData xml:space="preserve">PEVuZE5vdGU+PENpdGU+PEF1dGhvcj5LYWhuPC9BdXRob3I+PFllYXI+MTk5MjwvWWVhcj48UmVj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</w:fldData>
        </w:fldChar>
      </w:r>
      <w:r w:rsidR="002A0789">
        <w:instrText xml:space="preserve"> ADDIN EN.CITE.DATA </w:instrText>
      </w:r>
      <w:r w:rsidR="0033438B">
        <w:fldChar w:fldCharType="end"/>
      </w:r>
      <w:r w:rsidR="0033438B">
        <w:fldChar w:fldCharType="separate"/>
      </w:r>
      <w:r>
        <w:rPr>
          <w:noProof/>
        </w:rPr>
        <w:t>(D'Aquila et al., 1995; Japour et al., 1995; Kahn et al., 1992)</w:t>
      </w:r>
      <w:r w:rsidR="0033438B">
        <w:fldChar w:fldCharType="end"/>
      </w:r>
      <w:r>
        <w:t xml:space="preserve">. </w:t>
      </w:r>
      <w:proofErr w:type="spellStart"/>
      <w:r w:rsidR="00DC48D9">
        <w:t>Zidovudine</w:t>
      </w:r>
      <w:proofErr w:type="spellEnd"/>
      <w:r w:rsidR="00DC48D9">
        <w:t xml:space="preserve"> experience</w:t>
      </w:r>
      <w:r w:rsidR="00BA41FA">
        <w:t>d</w:t>
      </w:r>
      <w:r w:rsidR="00DC48D9">
        <w:t xml:space="preserve"> </w:t>
      </w:r>
      <w:r>
        <w:t>individuals</w:t>
      </w:r>
      <w:r w:rsidR="00DC48D9">
        <w:t xml:space="preserve"> were </w:t>
      </w:r>
      <w:r w:rsidR="00AC0538">
        <w:t xml:space="preserve">observed to show poor virologic response when changed to </w:t>
      </w:r>
      <w:proofErr w:type="spellStart"/>
      <w:r w:rsidR="00AC0538">
        <w:t>didanosine</w:t>
      </w:r>
      <w:proofErr w:type="spellEnd"/>
      <w:r w:rsidR="00AC0538">
        <w:t xml:space="preserve"> </w:t>
      </w:r>
      <w:proofErr w:type="spellStart"/>
      <w:r w:rsidR="00AC0538">
        <w:t>monotherapy</w:t>
      </w:r>
      <w:proofErr w:type="spellEnd"/>
      <w:r w:rsidR="00AC0538">
        <w:t xml:space="preserve"> or </w:t>
      </w:r>
      <w:r w:rsidR="003E7451">
        <w:t xml:space="preserve">a combination of </w:t>
      </w:r>
      <w:proofErr w:type="spellStart"/>
      <w:r w:rsidR="003E7451">
        <w:t>didanosine</w:t>
      </w:r>
      <w:proofErr w:type="spellEnd"/>
      <w:r w:rsidR="003E7451">
        <w:t xml:space="preserve"> and </w:t>
      </w:r>
      <w:proofErr w:type="spellStart"/>
      <w:r w:rsidR="00AC0538">
        <w:t>lamivudine</w:t>
      </w:r>
      <w:proofErr w:type="spellEnd"/>
      <w:r w:rsidR="00734CB4">
        <w:t xml:space="preserve"> </w:t>
      </w:r>
      <w:r w:rsidR="0033438B">
        <w:fldChar w:fldCharType="begin">
          <w:fldData xml:space="preserve">PEVuZE5vdGU+PENpdGU+PEF1dGhvcj5NaWxsZXI8L0F1dGhvcj48WWVhcj4xOTk4PC9ZZWFyPjxS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</w:fldData>
        </w:fldChar>
      </w:r>
      <w:r w:rsidR="002A0789">
        <w:instrText xml:space="preserve"> ADDIN EN.CITE </w:instrText>
      </w:r>
      <w:r w:rsidR="0033438B">
        <w:fldChar w:fldCharType="begin">
          <w:fldData xml:space="preserve">PEVuZE5vdGU+PENpdGU+PEF1dGhvcj5NaWxsZXI8L0F1dGhvcj48WWVhcj4xOTk4PC9ZZWFyPjxS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</w:fldData>
        </w:fldChar>
      </w:r>
      <w:r w:rsidR="002A0789">
        <w:instrText xml:space="preserve"> ADDIN EN.CITE.DATA </w:instrText>
      </w:r>
      <w:r w:rsidR="0033438B">
        <w:fldChar w:fldCharType="end"/>
      </w:r>
      <w:r w:rsidR="0033438B">
        <w:fldChar w:fldCharType="separate"/>
      </w:r>
      <w:r w:rsidR="00AC0538">
        <w:rPr>
          <w:noProof/>
        </w:rPr>
        <w:t>(Miller et al., 1998)</w:t>
      </w:r>
      <w:r w:rsidR="0033438B">
        <w:fldChar w:fldCharType="end"/>
      </w:r>
      <w:r w:rsidR="00AC0538">
        <w:t xml:space="preserve"> or </w:t>
      </w:r>
      <w:proofErr w:type="spellStart"/>
      <w:r w:rsidR="00AC0538">
        <w:t>stavudine</w:t>
      </w:r>
      <w:proofErr w:type="spellEnd"/>
      <w:r w:rsidR="00AC0538">
        <w:t xml:space="preserve"> and </w:t>
      </w:r>
      <w:proofErr w:type="spellStart"/>
      <w:r w:rsidR="00AC0538">
        <w:t>lamivudine</w:t>
      </w:r>
      <w:proofErr w:type="spellEnd"/>
      <w:r w:rsidR="00AC0538">
        <w:t xml:space="preserve"> </w:t>
      </w:r>
      <w:r w:rsidR="0033438B">
        <w:fldChar w:fldCharType="begin">
          <w:fldData xml:space="preserve">PEVuZE5vdGU+PENpdGU+PEF1dGhvcj5Nb250YW5lcjwvQXV0aG9yPjxZZWFyPjIwMDA8L1llYXI+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</w:fldData>
        </w:fldChar>
      </w:r>
      <w:r w:rsidR="002A0789">
        <w:instrText xml:space="preserve"> ADDIN EN.CITE </w:instrText>
      </w:r>
      <w:r w:rsidR="0033438B">
        <w:fldChar w:fldCharType="begin">
          <w:fldData xml:space="preserve">PEVuZE5vdGU+PENpdGU+PEF1dGhvcj5Nb250YW5lcjwvQXV0aG9yPjxZZWFyPjIwMDA8L1llYXI+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</w:fldData>
        </w:fldChar>
      </w:r>
      <w:r w:rsidR="002A0789">
        <w:instrText xml:space="preserve"> ADDIN EN.CITE.DATA </w:instrText>
      </w:r>
      <w:r w:rsidR="0033438B">
        <w:fldChar w:fldCharType="end"/>
      </w:r>
      <w:r w:rsidR="0033438B">
        <w:fldChar w:fldCharType="separate"/>
      </w:r>
      <w:r w:rsidR="00AC0538">
        <w:rPr>
          <w:noProof/>
        </w:rPr>
        <w:t>(Montaner et al., 2000)</w:t>
      </w:r>
      <w:r w:rsidR="0033438B">
        <w:fldChar w:fldCharType="end"/>
      </w:r>
      <w:r w:rsidR="00AC0538">
        <w:t xml:space="preserve">. </w:t>
      </w:r>
      <w:r w:rsidR="003E7451">
        <w:t>The combination of two drugs was the method of strategy to tackle drug resistance. Where a</w:t>
      </w:r>
      <w:r w:rsidR="00BA41FA">
        <w:t xml:space="preserve"> c</w:t>
      </w:r>
      <w:r w:rsidR="00AC0538">
        <w:t xml:space="preserve">ombination of drugs showed improved treatment outcome </w:t>
      </w:r>
      <w:r w:rsidR="0033438B">
        <w:fldChar w:fldCharType="begin">
          <w:fldData xml:space="preserve">PEVuZE5vdGU+PENpdGU+PEF1dGhvcj5Db2xsaWVyPC9BdXRob3I+PFllYXI+MTk5MzwvWWVhcj48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</w:fldData>
        </w:fldChar>
      </w:r>
      <w:r w:rsidR="002A0789">
        <w:instrText xml:space="preserve"> ADDIN EN.CITE </w:instrText>
      </w:r>
      <w:r w:rsidR="0033438B">
        <w:fldChar w:fldCharType="begin">
          <w:fldData xml:space="preserve">PEVuZE5vdGU+PENpdGU+PEF1dGhvcj5Db2xsaWVyPC9BdXRob3I+PFllYXI+MTk5MzwvWWVhcj48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</w:fldData>
        </w:fldChar>
      </w:r>
      <w:r w:rsidR="002A0789">
        <w:instrText xml:space="preserve"> ADDIN EN.CITE.DATA </w:instrText>
      </w:r>
      <w:r w:rsidR="0033438B">
        <w:fldChar w:fldCharType="end"/>
      </w:r>
      <w:r w:rsidR="0033438B">
        <w:fldChar w:fldCharType="separate"/>
      </w:r>
      <w:r w:rsidR="00AC0538">
        <w:rPr>
          <w:noProof/>
        </w:rPr>
        <w:t>(Collier et al., 1993; Eron et al., 1995; Shafer et al., 1995; Shafer and Merigan, 1995)</w:t>
      </w:r>
      <w:r w:rsidR="0033438B">
        <w:fldChar w:fldCharType="end"/>
      </w:r>
      <w:r w:rsidR="003E7451">
        <w:t>, it resulted in</w:t>
      </w:r>
      <w:r w:rsidR="00AC0538">
        <w:t xml:space="preserve"> </w:t>
      </w:r>
      <w:r w:rsidR="003E7451">
        <w:t xml:space="preserve">a </w:t>
      </w:r>
      <w:r w:rsidR="00AC0538">
        <w:t xml:space="preserve">virologic resistance response </w:t>
      </w:r>
      <w:r w:rsidR="003E7451">
        <w:t>after</w:t>
      </w:r>
      <w:r w:rsidR="00AC0538">
        <w:t xml:space="preserve"> 2 years </w:t>
      </w:r>
      <w:r w:rsidR="0033438B">
        <w:fldChar w:fldCharType="begin">
          <w:fldData xml:space="preserve">PEVuZE5vdGU+PENpdGU+PEF1dGhvcj5TaGFmZXI8L0F1dGhvcj48WWVhcj4xOTk1PC9ZZWFyPjxS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</w:fldData>
        </w:fldChar>
      </w:r>
      <w:r w:rsidR="002A0789">
        <w:instrText xml:space="preserve"> ADDIN EN.CITE </w:instrText>
      </w:r>
      <w:r w:rsidR="0033438B">
        <w:fldChar w:fldCharType="begin">
          <w:fldData xml:space="preserve">PEVuZE5vdGU+PENpdGU+PEF1dGhvcj5TaGFmZXI8L0F1dGhvcj48WWVhcj4xOTk1PC9ZZWFyPjxS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</w:fldData>
        </w:fldChar>
      </w:r>
      <w:r w:rsidR="002A0789">
        <w:instrText xml:space="preserve"> ADDIN EN.CITE.DATA </w:instrText>
      </w:r>
      <w:r w:rsidR="0033438B">
        <w:fldChar w:fldCharType="end"/>
      </w:r>
      <w:r w:rsidR="0033438B">
        <w:fldChar w:fldCharType="separate"/>
      </w:r>
      <w:r w:rsidR="00AC0538">
        <w:rPr>
          <w:noProof/>
        </w:rPr>
        <w:t>(Shafer et al., 1995)</w:t>
      </w:r>
      <w:r w:rsidR="0033438B">
        <w:fldChar w:fldCharType="end"/>
      </w:r>
      <w:r w:rsidR="00AC0538">
        <w:t xml:space="preserve">. </w:t>
      </w:r>
      <w:r w:rsidR="003E7451">
        <w:t>This was due to t</w:t>
      </w:r>
      <w:r w:rsidR="00AC0538">
        <w:t>he baseline HIV-1 drug resistance mutations</w:t>
      </w:r>
      <w:r w:rsidR="003E7451">
        <w:t>, which</w:t>
      </w:r>
      <w:r w:rsidR="00AC0538">
        <w:t xml:space="preserve"> caused therapeutic drug failure </w:t>
      </w:r>
      <w:r w:rsidR="0033438B">
        <w:fldChar w:fldCharType="begin">
          <w:fldData xml:space="preserve">PEVuZE5vdGU+PENpdGU+PEF1dGhvcj5WYW4gVmFlcmVuYmVyZ2g8L0F1dGhvcj48WWVhcj4yMDAw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==
</w:fldData>
        </w:fldChar>
      </w:r>
      <w:r w:rsidR="002A0789">
        <w:instrText xml:space="preserve"> ADDIN EN.CITE </w:instrText>
      </w:r>
      <w:r w:rsidR="0033438B">
        <w:fldChar w:fldCharType="begin">
          <w:fldData xml:space="preserve">PEVuZE5vdGU+PENpdGU+PEF1dGhvcj5WYW4gVmFlcmVuYmVyZ2g8L0F1dGhvcj48WWVhcj4yMDAw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==
</w:fldData>
        </w:fldChar>
      </w:r>
      <w:r w:rsidR="002A0789">
        <w:instrText xml:space="preserve"> ADDIN EN.CITE.DATA </w:instrText>
      </w:r>
      <w:r w:rsidR="0033438B">
        <w:fldChar w:fldCharType="end"/>
      </w:r>
      <w:r w:rsidR="0033438B">
        <w:fldChar w:fldCharType="separate"/>
      </w:r>
      <w:r w:rsidR="00AC0538">
        <w:rPr>
          <w:noProof/>
        </w:rPr>
        <w:t>(Van Vaerenbergh et al., 2000)</w:t>
      </w:r>
      <w:r w:rsidR="0033438B">
        <w:fldChar w:fldCharType="end"/>
      </w:r>
      <w:r w:rsidR="00BA41FA">
        <w:t xml:space="preserve">. </w:t>
      </w:r>
      <w:r w:rsidR="00AC0538">
        <w:t xml:space="preserve">The multidrug resistance mutations, selected by the dual combination therapy, are resistant to both drugs used in the treatment </w:t>
      </w:r>
      <w:r w:rsidR="0033438B">
        <w:fldChar w:fldCharType="begin">
          <w:fldData xml:space="preserve">PEVuZE5vdGU+PENpdGU+PEF1dGhvcj5TaGlyYXNha2E8L0F1dGhvcj48WWVhcj4xOTk1PC9ZZWFy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</w:fldData>
        </w:fldChar>
      </w:r>
      <w:r w:rsidR="002A0789">
        <w:instrText xml:space="preserve"> ADDIN EN.CITE </w:instrText>
      </w:r>
      <w:r w:rsidR="0033438B">
        <w:fldChar w:fldCharType="begin">
          <w:fldData xml:space="preserve">PEVuZE5vdGU+PENpdGU+PEF1dGhvcj5TaGlyYXNha2E8L0F1dGhvcj48WWVhcj4xOTk1PC9ZZWFy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</w:fldData>
        </w:fldChar>
      </w:r>
      <w:r w:rsidR="002A0789">
        <w:instrText xml:space="preserve"> ADDIN EN.CITE.DATA </w:instrText>
      </w:r>
      <w:r w:rsidR="0033438B">
        <w:fldChar w:fldCharType="end"/>
      </w:r>
      <w:r w:rsidR="0033438B">
        <w:fldChar w:fldCharType="separate"/>
      </w:r>
      <w:r w:rsidR="00AC0538">
        <w:rPr>
          <w:noProof/>
        </w:rPr>
        <w:t>(Shirasaka et al., 1995)</w:t>
      </w:r>
      <w:r w:rsidR="0033438B">
        <w:fldChar w:fldCharType="end"/>
      </w:r>
      <w:r w:rsidR="00AC0538">
        <w:t>.</w:t>
      </w:r>
    </w:p>
    <w:p w:rsidR="00952478" w:rsidRDefault="00321380" w:rsidP="00952478">
      <w:pPr>
        <w:spacing w:line="480" w:lineRule="auto"/>
        <w:jc w:val="both"/>
      </w:pPr>
      <w:r>
        <w:t xml:space="preserve"> </w:t>
      </w:r>
      <w:r w:rsidR="00952478">
        <w:t xml:space="preserve">HIV replication was suppressed for longer time than earlier therapies after the introduction of NNRTI drugs or protease drugs, or both inclusive triple combination therapies </w:t>
      </w:r>
      <w:r w:rsidR="0033438B">
        <w:fldChar w:fldCharType="begin">
          <w:fldData xml:space="preserve">PEVuZE5vdGU+PENpdGU+PEF1dGhvcj5Nb250YW5lcjwvQXV0aG9yPjxZZWFyPjE5OTg8L1llYXI+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=
</w:fldData>
        </w:fldChar>
      </w:r>
      <w:r w:rsidR="002A0789">
        <w:instrText xml:space="preserve"> ADDIN EN.CITE </w:instrText>
      </w:r>
      <w:r w:rsidR="0033438B">
        <w:fldChar w:fldCharType="begin">
          <w:fldData xml:space="preserve">PEVuZE5vdGU+PENpdGU+PEF1dGhvcj5Nb250YW5lcjwvQXV0aG9yPjxZZWFyPjE5OTg8L1llYXI+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=
</w:fldData>
        </w:fldChar>
      </w:r>
      <w:r w:rsidR="002A0789">
        <w:instrText xml:space="preserve"> ADDIN EN.CITE.DATA </w:instrText>
      </w:r>
      <w:r w:rsidR="0033438B">
        <w:fldChar w:fldCharType="end"/>
      </w:r>
      <w:r w:rsidR="0033438B">
        <w:fldChar w:fldCharType="separate"/>
      </w:r>
      <w:r w:rsidR="00952478">
        <w:rPr>
          <w:noProof/>
        </w:rPr>
        <w:t>(Collier et al., 1996; Montaner et al., 1998b; Staszewski et al., 1999b)</w:t>
      </w:r>
      <w:r w:rsidR="0033438B">
        <w:fldChar w:fldCharType="end"/>
      </w:r>
      <w:r w:rsidR="00952478">
        <w:t xml:space="preserve">. NRTI, </w:t>
      </w:r>
      <w:proofErr w:type="spellStart"/>
      <w:r w:rsidR="00952478">
        <w:t>NNRTIs</w:t>
      </w:r>
      <w:proofErr w:type="spellEnd"/>
      <w:r w:rsidR="00952478">
        <w:t xml:space="preserve">, particularly </w:t>
      </w:r>
      <w:proofErr w:type="spellStart"/>
      <w:r w:rsidR="00952478">
        <w:t>nevirapine</w:t>
      </w:r>
      <w:proofErr w:type="spellEnd"/>
      <w:r w:rsidR="00952478">
        <w:t xml:space="preserve"> or </w:t>
      </w:r>
      <w:proofErr w:type="spellStart"/>
      <w:r w:rsidR="00952478">
        <w:t>efavirenz</w:t>
      </w:r>
      <w:proofErr w:type="spellEnd"/>
      <w:r w:rsidR="00952478">
        <w:t xml:space="preserve"> and a protease inhibitor included triple combined therapy could suppress the viral replication and reduce HIV to an undetected level </w:t>
      </w:r>
      <w:r w:rsidR="0033438B">
        <w:fldChar w:fldCharType="begin">
          <w:fldData xml:space="preserve">PEVuZE5vdGU+PENpdGU+PEF1dGhvcj5IYXZsaXI8L0F1dGhvcj48WWVhcj4xOTk4PC9ZZWFyPjxS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</w:fldData>
        </w:fldChar>
      </w:r>
      <w:r w:rsidR="002A0789">
        <w:instrText xml:space="preserve"> ADDIN EN.CITE </w:instrText>
      </w:r>
      <w:r w:rsidR="0033438B">
        <w:fldChar w:fldCharType="begin">
          <w:fldData xml:space="preserve">PEVuZE5vdGU+PENpdGU+PEF1dGhvcj5IYXZsaXI8L0F1dGhvcj48WWVhcj4xOTk4PC9ZZWFyPjxS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</w:fldData>
        </w:fldChar>
      </w:r>
      <w:r w:rsidR="002A0789">
        <w:instrText xml:space="preserve"> ADDIN EN.CITE.DATA </w:instrText>
      </w:r>
      <w:r w:rsidR="0033438B">
        <w:fldChar w:fldCharType="end"/>
      </w:r>
      <w:r w:rsidR="0033438B">
        <w:fldChar w:fldCharType="separate"/>
      </w:r>
      <w:r w:rsidR="00952478">
        <w:rPr>
          <w:noProof/>
        </w:rPr>
        <w:t>(Havlir et al., 1998)</w:t>
      </w:r>
      <w:r w:rsidR="0033438B">
        <w:fldChar w:fldCharType="end"/>
      </w:r>
      <w:r w:rsidR="00952478">
        <w:t xml:space="preserve"> but resulted in failure after development of multiple resistant mutations against the drugs </w:t>
      </w:r>
      <w:r w:rsidR="0033438B">
        <w:fldChar w:fldCharType="begin">
          <w:fldData xml:space="preserve">PEVuZE5vdGU+PENpdGU+PEF1dGhvcj5IYW5uYTwvQXV0aG9yPjxZZWFyPjIwMDA8L1llYXI+PFJl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</w:fldData>
        </w:fldChar>
      </w:r>
      <w:r w:rsidR="002A0789">
        <w:instrText xml:space="preserve"> ADDIN EN.CITE </w:instrText>
      </w:r>
      <w:r w:rsidR="0033438B">
        <w:fldChar w:fldCharType="begin">
          <w:fldData xml:space="preserve">PEVuZE5vdGU+PENpdGU+PEF1dGhvcj5IYW5uYTwvQXV0aG9yPjxZZWFyPjIwMDA8L1llYXI+PFJl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</w:fldData>
        </w:fldChar>
      </w:r>
      <w:r w:rsidR="002A0789">
        <w:instrText xml:space="preserve"> ADDIN EN.CITE.DATA </w:instrText>
      </w:r>
      <w:r w:rsidR="0033438B">
        <w:fldChar w:fldCharType="end"/>
      </w:r>
      <w:r w:rsidR="0033438B">
        <w:fldChar w:fldCharType="separate"/>
      </w:r>
      <w:r w:rsidR="00952478">
        <w:rPr>
          <w:noProof/>
        </w:rPr>
        <w:t>(Casado et al., 2000; Hanna et al., 2000)</w:t>
      </w:r>
      <w:r w:rsidR="0033438B">
        <w:fldChar w:fldCharType="end"/>
      </w:r>
      <w:r w:rsidR="00952478">
        <w:t xml:space="preserve">. The NNRTI resistant mutations change the reverse transcriptase structure that disables the drug binding to the enzyme (Figure 1.12). Suboptimal therapy, often due to low adherence, leads to drug failure </w:t>
      </w:r>
      <w:r w:rsidR="0033438B">
        <w:fldChar w:fldCharType="begin"/>
      </w:r>
      <w:r w:rsidR="002A0789">
        <w:instrText xml:space="preserve"> ADDIN EN.CITE &lt;EndNote&gt;&lt;Cite&gt;&lt;Author&gt;Bangsberg&lt;/Author&gt;&lt;Year&gt;2007&lt;/Year&gt;&lt;RecNum&gt;1412&lt;/RecNum&gt;&lt;record&gt;&lt;rec-number&gt;1412&lt;/rec-number&gt;&lt;foreign-keys&gt;&lt;key app="EN" db-id="fp25zzvrxrd9vke5zxqp9stbssprwstvdddz"&gt;1412&lt;/key&gt;&lt;/foreign-keys&gt;&lt;ref-type name="Journal Article"&gt;17&lt;/ref-type&gt;&lt;contributors&gt;&lt;authors&gt;&lt;author&gt;Bangsberg, D. R.&lt;/author&gt;&lt;author&gt;Kroetz, D. L.&lt;/author&gt;&lt;author&gt;Deeks, S. G.&lt;/author&gt;&lt;/authors&gt;&lt;/contributors&gt;&lt;auth-address&gt;San Francisco General Hospital, UCSF, 1001 Potrero Avenue, Building 100, Room 301, San Francisco, CA 94110, USA. db@epi-center.ucsf.edu&lt;/auth-address&gt;&lt;titles&gt;&lt;title&gt;Adherence-resistance relationships to combination HIV antiretroviral therapy&lt;/title&gt;&lt;secondary-title&gt;Curr HIV/AIDS Rep&lt;/secondary-title&gt;&lt;/titles&gt;&lt;periodical&gt;&lt;full-title&gt;Curr HIV/AIDS Rep&lt;/full-title&gt;&lt;/periodical&gt;&lt;pages&gt;65-72&lt;/pages&gt;&lt;volume&gt;4&lt;/volume&gt;&lt;number&gt;2&lt;/number&gt;&lt;edition&gt;2007/06/06&lt;/edition&gt;&lt;keywords&gt;&lt;keyword&gt;Anti-Retroviral Agents/*pharmacology/therapeutic use&lt;/keyword&gt;&lt;keyword&gt;Drug Administration Schedule&lt;/keyword&gt;&lt;keyword&gt;*Drug Resistance, Viral&lt;/keyword&gt;&lt;keyword&gt;Drug Therapy, Combination&lt;/keyword&gt;&lt;keyword&gt;HIV Infections/*drug therapy/genetics/virology&lt;/keyword&gt;&lt;keyword&gt;Humans&lt;/keyword&gt;&lt;keyword&gt;*Patient Compliance&lt;/keyword&gt;&lt;keyword&gt;Pharmacogenetics&lt;/keyword&gt;&lt;keyword&gt;Protease Inhibitors/pharmacology/therapeutic use&lt;/keyword&gt;&lt;/keywords&gt;&lt;dates&gt;&lt;year&gt;2007&lt;/year&gt;&lt;pub-dates&gt;&lt;date&gt;May&lt;/date&gt;&lt;/pub-dates&gt;&lt;/dates&gt;&lt;isbn&gt;1548-3568 (Print)&amp;#xD;1548-3568 (Linking)&lt;/isbn&gt;&lt;accession-num&gt;17547827&lt;/accession-num&gt;&lt;urls&gt;&lt;related-urls&gt;&lt;url&gt;http://www.ncbi.nlm.nih.gov/entrez/query.fcgi?cmd=Retrieve&amp;amp;db=PubMed&amp;amp;dopt=Citation&amp;amp;list_uids=17547827&lt;/url&gt;&lt;/related-urls&gt;&lt;/urls&gt;&lt;language&gt;eng&lt;/language&gt;&lt;/record&gt;&lt;/Cite&gt;&lt;/EndNote&gt;</w:instrText>
      </w:r>
      <w:r w:rsidR="0033438B">
        <w:fldChar w:fldCharType="separate"/>
      </w:r>
      <w:r w:rsidR="00952478">
        <w:rPr>
          <w:noProof/>
        </w:rPr>
        <w:t>(Bangsberg et al., 2007)</w:t>
      </w:r>
      <w:r w:rsidR="0033438B">
        <w:fldChar w:fldCharType="end"/>
      </w:r>
      <w:r w:rsidR="00952478">
        <w:t xml:space="preserve">. This limits the therapy options and drug failure with new combinations in short time </w:t>
      </w:r>
      <w:r w:rsidR="0033438B">
        <w:fldChar w:fldCharType="begin">
          <w:fldData xml:space="preserve">PEVuZE5vdGU+PENpdGU+PEF1dGhvcj5IYW1tZXI8L0F1dGhvcj48WWVhcj4yMDA4PC9ZZWFyPjxS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</w:fldData>
        </w:fldChar>
      </w:r>
      <w:r w:rsidR="002A0789">
        <w:instrText xml:space="preserve"> ADDIN EN.CITE </w:instrText>
      </w:r>
      <w:r w:rsidR="0033438B">
        <w:fldChar w:fldCharType="begin">
          <w:fldData xml:space="preserve">PEVuZE5vdGU+PENpdGU+PEF1dGhvcj5IYW1tZXI8L0F1dGhvcj48WWVhcj4yMDA4PC9ZZWFyPjxS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</w:fldData>
        </w:fldChar>
      </w:r>
      <w:r w:rsidR="002A0789">
        <w:instrText xml:space="preserve"> ADDIN EN.CITE.DATA </w:instrText>
      </w:r>
      <w:r w:rsidR="0033438B">
        <w:fldChar w:fldCharType="end"/>
      </w:r>
      <w:r w:rsidR="0033438B">
        <w:fldChar w:fldCharType="separate"/>
      </w:r>
      <w:r w:rsidR="00952478">
        <w:rPr>
          <w:noProof/>
        </w:rPr>
        <w:t>(Hammer et al., 2008)</w:t>
      </w:r>
      <w:r w:rsidR="0033438B">
        <w:fldChar w:fldCharType="end"/>
      </w:r>
      <w:r w:rsidR="00952478">
        <w:t xml:space="preserve">. Even the combination therapy of five drugs including 2 </w:t>
      </w:r>
      <w:proofErr w:type="spellStart"/>
      <w:r w:rsidR="00952478">
        <w:t>NRTIs</w:t>
      </w:r>
      <w:proofErr w:type="spellEnd"/>
      <w:r w:rsidR="00952478">
        <w:t xml:space="preserve">, one NNRTI and 2 PIs resulted in poor virologic response in just 24 weeks </w:t>
      </w:r>
      <w:r w:rsidR="0033438B">
        <w:fldChar w:fldCharType="begin">
          <w:fldData xml:space="preserve">PEVuZE5vdGU+PENpdGU+PEF1dGhvcj5QaWtldHR5PC9BdXRob3I+PFllYXI+MTk5OTwvWWVhcj48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==
</w:fldData>
        </w:fldChar>
      </w:r>
      <w:r w:rsidR="002A0789">
        <w:instrText xml:space="preserve"> ADDIN EN.CITE </w:instrText>
      </w:r>
      <w:r w:rsidR="0033438B">
        <w:fldChar w:fldCharType="begin">
          <w:fldData xml:space="preserve">PEVuZE5vdGU+PENpdGU+PEF1dGhvcj5QaWtldHR5PC9BdXRob3I+PFllYXI+MTk5OTwvWWVhcj48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==
</w:fldData>
        </w:fldChar>
      </w:r>
      <w:r w:rsidR="002A0789">
        <w:instrText xml:space="preserve"> ADDIN EN.CITE.DATA </w:instrText>
      </w:r>
      <w:r w:rsidR="0033438B">
        <w:fldChar w:fldCharType="end"/>
      </w:r>
      <w:r w:rsidR="0033438B">
        <w:fldChar w:fldCharType="separate"/>
      </w:r>
      <w:r w:rsidR="00952478">
        <w:rPr>
          <w:noProof/>
        </w:rPr>
        <w:t>(Piketty et al., 1999)</w:t>
      </w:r>
      <w:r w:rsidR="0033438B">
        <w:fldChar w:fldCharType="end"/>
      </w:r>
      <w:r w:rsidR="00952478">
        <w:t>.</w:t>
      </w:r>
    </w:p>
    <w:p w:rsidR="00952478" w:rsidRDefault="00952478" w:rsidP="00952478">
      <w:pPr>
        <w:spacing w:line="480" w:lineRule="auto"/>
        <w:jc w:val="both"/>
      </w:pPr>
      <w:r>
        <w:t xml:space="preserve">These studies also show that the percentage drug resistance can be heterogeneous and that suggests the necessity of drug resistance testing before initiating antiretroviral therapy </w:t>
      </w:r>
      <w:r w:rsidR="0033438B">
        <w:fldChar w:fldCharType="begin"/>
      </w:r>
      <w:r w:rsidR="002A0789">
        <w:instrText xml:space="preserve"> ADDIN EN.CITE &lt;EndNote&gt;&lt;Cite&gt;&lt;Author&gt;Hanna&lt;/Author&gt;&lt;Year&gt;2001&lt;/Year&gt;&lt;RecNum&gt;1390&lt;/RecNum&gt;&lt;record&gt;&lt;rec-number&gt;1390&lt;/rec-number&gt;&lt;foreign-keys&gt;&lt;key app="EN" db-id="fp25zzvrxrd9vke5zxqp9stbssprwstvdddz"&gt;1390&lt;/key&gt;&lt;/foreign-keys&gt;&lt;ref-type name="Journal Article"&gt;17&lt;/ref-type&gt;&lt;contributors&gt;&lt;authors&gt;&lt;author&gt;Hanna, G. J.&lt;/author&gt;&lt;author&gt;D&amp;apos;Aquila, R. T.&lt;/author&gt;&lt;/authors&gt;&lt;/contributors&gt;&lt;auth-address&gt;Massachusetts General Hospital and Harvard Medical School, Boston, MA, USA.&lt;/auth-address&gt;&lt;titles&gt;&lt;title&gt;Clinical use of genotypic and phenotypic drug resistance testing to monitor antiretroviral chemotherapy&lt;/title&gt;&lt;secondary-title&gt;Clin Infect Dis&lt;/secondary-title&gt;&lt;/titles&gt;&lt;periodical&gt;&lt;full-title&gt;Clin Infect Dis&lt;/full-title&gt;&lt;/periodical&gt;&lt;pages&gt;774-82&lt;/pages&gt;&lt;volume&gt;32&lt;/volume&gt;&lt;number&gt;5&lt;/number&gt;&lt;edition&gt;2001/03/07&lt;/edition&gt;&lt;keywords&gt;&lt;keyword&gt;Anti-HIV Agents/*pharmacology/*therapeutic use&lt;/keyword&gt;&lt;keyword&gt;Drug Resistance, Microbial/genetics/physiology&lt;/keyword&gt;&lt;keyword&gt;Genotype&lt;/keyword&gt;&lt;keyword&gt;HIV Infections/*drug therapy/virology&lt;/keyword&gt;&lt;keyword&gt;HIV-1/*drug effects/genetics/physiology&lt;/keyword&gt;&lt;keyword&gt;Humans&lt;/keyword&gt;&lt;keyword&gt;Microbial Sensitivity Tests/methods&lt;/keyword&gt;&lt;keyword&gt;Phenotype&lt;/keyword&gt;&lt;keyword&gt;Reverse Transcriptase Inhibitors/*pharmacology/*therapeutic use&lt;/keyword&gt;&lt;/keywords&gt;&lt;dates&gt;&lt;year&gt;2001&lt;/year&gt;&lt;pub-dates&gt;&lt;date&gt;Mar 1&lt;/date&gt;&lt;/pub-dates&gt;&lt;/dates&gt;&lt;isbn&gt;1058-4838 (Print)&amp;#xD;1058-4838 (Linking)&lt;/isbn&gt;&lt;accession-num&gt;11229846&lt;/accession-num&gt;&lt;urls&gt;&lt;related-urls&gt;&lt;url&gt;http://www.ncbi.nlm.nih.gov/entrez/query.fcgi?cmd=Retrieve&amp;amp;db=PubMed&amp;amp;dopt=Citation&amp;amp;list_uids=11229846&lt;/url&gt;&lt;/related-urls&gt;&lt;/urls&gt;&lt;electronic-resource-num&gt;CID001259 [pii]&amp;#xD;10.1086/319231&lt;/electronic-resource-num&gt;&lt;language&gt;eng&lt;/language&gt;&lt;/record&gt;&lt;/Cite&gt;&lt;/EndNote&gt;</w:instrText>
      </w:r>
      <w:r w:rsidR="0033438B">
        <w:fldChar w:fldCharType="separate"/>
      </w:r>
      <w:r>
        <w:rPr>
          <w:noProof/>
        </w:rPr>
        <w:t>(Hanna and D'Aquila, 2001)</w:t>
      </w:r>
      <w:r w:rsidR="0033438B">
        <w:fldChar w:fldCharType="end"/>
      </w:r>
      <w:r>
        <w:t>.</w:t>
      </w:r>
    </w:p>
    <w:p w:rsidR="00AC0538" w:rsidRDefault="00AC0538" w:rsidP="00AC0538">
      <w:pPr>
        <w:spacing w:line="480" w:lineRule="auto"/>
        <w:jc w:val="both"/>
      </w:pPr>
      <w:r>
        <w:t>Phenotypic and genotypic assays are available for drug resistance test</w:t>
      </w:r>
      <w:r w:rsidR="001C4DB8">
        <w:t>ing</w:t>
      </w:r>
      <w:r>
        <w:t xml:space="preserve">. </w:t>
      </w:r>
      <w:r w:rsidR="001C4DB8">
        <w:t>A p</w:t>
      </w:r>
      <w:r>
        <w:t>henotypic assay includes viral stock generation from peripheral blood mononuclear cells (</w:t>
      </w:r>
      <w:proofErr w:type="spellStart"/>
      <w:r>
        <w:t>PBMCs</w:t>
      </w:r>
      <w:proofErr w:type="spellEnd"/>
      <w:r>
        <w:t xml:space="preserve">), titration of stock to get viral infectivity, infection of cell culture with known concentrations of antiretroviral drugs and calculation of inhibitory concentration (IC) 50 and 90, based on a measure of infection. The limitations </w:t>
      </w:r>
      <w:r w:rsidR="00952478">
        <w:t>of the method include: its</w:t>
      </w:r>
      <w:r>
        <w:t xml:space="preserve"> labor intensive, minimum of six weeks time requirement, in vitro </w:t>
      </w:r>
      <w:r w:rsidR="00C22D51">
        <w:t xml:space="preserve">viral </w:t>
      </w:r>
      <w:r>
        <w:t>selection pr</w:t>
      </w:r>
      <w:r w:rsidR="00952478">
        <w:t xml:space="preserve">essure during the assay period and use of </w:t>
      </w:r>
      <w:proofErr w:type="spellStart"/>
      <w:r w:rsidR="00952478">
        <w:t>PBMCs</w:t>
      </w:r>
      <w:proofErr w:type="spellEnd"/>
      <w:r w:rsidR="00952478">
        <w:t xml:space="preserve"> only (not virus in </w:t>
      </w:r>
      <w:proofErr w:type="spellStart"/>
      <w:r w:rsidR="00952478">
        <w:t>plasm</w:t>
      </w:r>
      <w:proofErr w:type="spellEnd"/>
      <w:r w:rsidR="00952478">
        <w:t>) for</w:t>
      </w:r>
      <w:r>
        <w:t xml:space="preserve"> drug susceptibility test </w:t>
      </w:r>
      <w:r w:rsidR="0033438B">
        <w:fldChar w:fldCharType="begin"/>
      </w:r>
      <w:r w:rsidR="002A0789">
        <w:instrText xml:space="preserve"> ADDIN EN.CITE &lt;EndNote&gt;&lt;Cite&gt;&lt;Author&gt;Hanna&lt;/Author&gt;&lt;Year&gt;2001&lt;/Year&gt;&lt;RecNum&gt;1390&lt;/RecNum&gt;&lt;record&gt;&lt;rec-number&gt;1390&lt;/rec-number&gt;&lt;foreign-keys&gt;&lt;key app="EN" db-id="fp25zzvrxrd9vke5zxqp9stbssprwstvdddz"&gt;1390&lt;/key&gt;&lt;/foreign-keys&gt;&lt;ref-type name="Journal Article"&gt;17&lt;/ref-type&gt;&lt;contributors&gt;&lt;authors&gt;&lt;author&gt;Hanna, G. J.&lt;/author&gt;&lt;author&gt;D&amp;apos;Aquila, R. T.&lt;/author&gt;&lt;/authors&gt;&lt;/contributors&gt;&lt;auth-address&gt;Massachusetts General Hospital and Harvard Medical School, Boston, MA, USA.&lt;/auth-address&gt;&lt;titles&gt;&lt;title&gt;Clinical use of genotypic and phenotypic drug resistance testing to monitor antiretroviral chemotherapy&lt;/title&gt;&lt;secondary-title&gt;Clin Infect Dis&lt;/secondary-title&gt;&lt;/titles&gt;&lt;periodical&gt;&lt;full-title&gt;Clin Infect Dis&lt;/full-title&gt;&lt;/periodical&gt;&lt;pages&gt;774-82&lt;/pages&gt;&lt;volume&gt;32&lt;/volume&gt;&lt;number&gt;5&lt;/number&gt;&lt;edition&gt;2001/03/07&lt;/edition&gt;&lt;keywords&gt;&lt;keyword&gt;Anti-HIV Agents/*pharmacology/*therapeutic use&lt;/keyword&gt;&lt;keyword&gt;Drug Resistance, Microbial/genetics/physiology&lt;/keyword&gt;&lt;keyword&gt;Genotype&lt;/keyword&gt;&lt;keyword&gt;HIV Infections/*drug therapy/virology&lt;/keyword&gt;&lt;keyword&gt;HIV-1/*drug effects/genetics/physiology&lt;/keyword&gt;&lt;keyword&gt;Humans&lt;/keyword&gt;&lt;keyword&gt;Microbial Sensitivity Tests/methods&lt;/keyword&gt;&lt;keyword&gt;Phenotype&lt;/keyword&gt;&lt;keyword&gt;Reverse Transcriptase Inhibitors/*pharmacology/*therapeutic use&lt;/keyword&gt;&lt;/keywords&gt;&lt;dates&gt;&lt;year&gt;2001&lt;/year&gt;&lt;pub-dates&gt;&lt;date&gt;Mar 1&lt;/date&gt;&lt;/pub-dates&gt;&lt;/dates&gt;&lt;isbn&gt;1058-4838 (Print)&amp;#xD;1058-4838 (Linking)&lt;/isbn&gt;&lt;accession-num&gt;11229846&lt;/accession-num&gt;&lt;urls&gt;&lt;related-urls&gt;&lt;url&gt;http://www.ncbi.nlm.nih.gov/entrez/query.fcgi?cmd=Retrieve&amp;amp;db=PubMed&amp;amp;dopt=Citation&amp;amp;list_uids=11229846&lt;/url&gt;&lt;/related-urls&gt;&lt;/urls&gt;&lt;electronic-resource-num&gt;CID001259 [pii]&amp;#xD;10.1086/319231&lt;/electronic-resource-num&gt;&lt;language&gt;eng&lt;/language&gt;&lt;/record&gt;&lt;/Cite&gt;&lt;/EndNote&gt;</w:instrText>
      </w:r>
      <w:r w:rsidR="0033438B">
        <w:fldChar w:fldCharType="separate"/>
      </w:r>
      <w:r>
        <w:rPr>
          <w:noProof/>
        </w:rPr>
        <w:t>(Hanna and D'Aquila, 2001)</w:t>
      </w:r>
      <w:r w:rsidR="0033438B">
        <w:fldChar w:fldCharType="end"/>
      </w:r>
      <w:r>
        <w:t>.</w:t>
      </w:r>
    </w:p>
    <w:p w:rsidR="00AC0538" w:rsidRDefault="00C22D51" w:rsidP="00AC0538">
      <w:pPr>
        <w:spacing w:line="480" w:lineRule="auto"/>
        <w:jc w:val="both"/>
      </w:pPr>
      <w:r>
        <w:t xml:space="preserve">The limitations led to development of HIV resistance assays based on recombination of the virus from plasma samples </w:t>
      </w:r>
      <w:r w:rsidR="0033438B">
        <w:fldChar w:fldCharType="begin">
          <w:fldData xml:space="preserve">PEVuZE5vdGU+PENpdGU+PEF1dGhvcj5IZXJ0b2dzPC9BdXRob3I+PFllYXI+MTk5ODwvWWVhcj48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</w:fldData>
        </w:fldChar>
      </w:r>
      <w:r w:rsidR="002A0789">
        <w:instrText xml:space="preserve"> ADDIN EN.CITE </w:instrText>
      </w:r>
      <w:r w:rsidR="0033438B">
        <w:fldChar w:fldCharType="begin">
          <w:fldData xml:space="preserve">PEVuZE5vdGU+PENpdGU+PEF1dGhvcj5IZXJ0b2dzPC9BdXRob3I+PFllYXI+MTk5ODwvWWVhcj48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</w:fldData>
        </w:fldChar>
      </w:r>
      <w:r w:rsidR="002A0789">
        <w:instrText xml:space="preserve"> ADDIN EN.CITE.DATA </w:instrText>
      </w:r>
      <w:r w:rsidR="0033438B">
        <w:fldChar w:fldCharType="end"/>
      </w:r>
      <w:r w:rsidR="0033438B">
        <w:fldChar w:fldCharType="separate"/>
      </w:r>
      <w:r>
        <w:rPr>
          <w:noProof/>
        </w:rPr>
        <w:t>(Hertogs et al., 1998; Kellam and Larder, 1994; Martinez-Picado et al., 1999; Petropoulos et al., 2000; Shi and Mellors, 1997)</w:t>
      </w:r>
      <w:r w:rsidR="0033438B">
        <w:fldChar w:fldCharType="end"/>
      </w:r>
      <w:r>
        <w:t xml:space="preserve">. The recombinant assays are based on extraction of the plasma viral genome, amplification of PR and RT regions, insertion of the sequence into a HIV vector to produce recombinant virus that are used for infection of cell culture on which drug susceptibility test is done at IC50 and IC90. </w:t>
      </w:r>
      <w:proofErr w:type="spellStart"/>
      <w:r>
        <w:t>Antivirogram</w:t>
      </w:r>
      <w:proofErr w:type="spellEnd"/>
      <w:r>
        <w:t xml:space="preserve"> assay (Virco, </w:t>
      </w:r>
      <w:proofErr w:type="spellStart"/>
      <w:r>
        <w:rPr>
          <w:rStyle w:val="paragraph24805854"/>
        </w:rPr>
        <w:t>Mechelen</w:t>
      </w:r>
      <w:proofErr w:type="spellEnd"/>
      <w:r>
        <w:rPr>
          <w:rStyle w:val="paragraph24805854"/>
        </w:rPr>
        <w:t>, Belgium</w:t>
      </w:r>
      <w:r>
        <w:t xml:space="preserve">) </w:t>
      </w:r>
      <w:r w:rsidR="0033438B">
        <w:fldChar w:fldCharType="begin">
          <w:fldData xml:space="preserve">PEVuZE5vdGU+PENpdGU+PEF1dGhvcj5IZXJ0b2dzPC9BdXRob3I+PFllYXI+MTk5ODwvWWVhcj48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</w:fldData>
        </w:fldChar>
      </w:r>
      <w:r w:rsidR="002A0789">
        <w:instrText xml:space="preserve"> ADDIN EN.CITE </w:instrText>
      </w:r>
      <w:r w:rsidR="0033438B">
        <w:fldChar w:fldCharType="begin">
          <w:fldData xml:space="preserve">PEVuZE5vdGU+PENpdGU+PEF1dGhvcj5IZXJ0b2dzPC9BdXRob3I+PFllYXI+MTk5ODwvWWVhcj48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</w:fldData>
        </w:fldChar>
      </w:r>
      <w:r w:rsidR="002A0789">
        <w:instrText xml:space="preserve"> ADDIN EN.CITE.DATA </w:instrText>
      </w:r>
      <w:r w:rsidR="0033438B">
        <w:fldChar w:fldCharType="end"/>
      </w:r>
      <w:r w:rsidR="0033438B">
        <w:fldChar w:fldCharType="separate"/>
      </w:r>
      <w:r>
        <w:rPr>
          <w:noProof/>
        </w:rPr>
        <w:t>(Hertogs et al., 1998)</w:t>
      </w:r>
      <w:r w:rsidR="0033438B">
        <w:fldChar w:fldCharType="end"/>
      </w:r>
      <w:r>
        <w:t xml:space="preserve"> and </w:t>
      </w:r>
      <w:proofErr w:type="spellStart"/>
      <w:r>
        <w:t>PhenoSense</w:t>
      </w:r>
      <w:proofErr w:type="spellEnd"/>
      <w:r>
        <w:t xml:space="preserve"> assay (ViroLogic, South San Francisco, California) </w:t>
      </w:r>
      <w:r w:rsidR="0033438B">
        <w:fldChar w:fldCharType="begin"/>
      </w:r>
      <w:r w:rsidR="002A0789">
        <w:instrText xml:space="preserve"> ADDIN EN.CITE &lt;EndNote&gt;&lt;Cite&gt;&lt;Author&gt;Petropoulos&lt;/Author&gt;&lt;Year&gt;2000&lt;/Year&gt;&lt;RecNum&gt;1394&lt;/RecNum&gt;&lt;record&gt;&lt;rec-number&gt;1394&lt;/rec-number&gt;&lt;foreign-keys&gt;&lt;key app="EN" db-id="fp25zzvrxrd9vke5zxqp9stbssprwstvdddz"&gt;1394&lt;/key&gt;&lt;/foreign-keys&gt;&lt;ref-type name="Journal Article"&gt;17&lt;/ref-type&gt;&lt;contributors&gt;&lt;authors&gt;&lt;author&gt;Petropoulos, C. J.&lt;/author&gt;&lt;author&gt;Parkin, N. T.&lt;/author&gt;&lt;author&gt;Limoli, K. L.&lt;/author&gt;&lt;author&gt;Lie, Y. S.&lt;/author&gt;&lt;author&gt;Wrin, T.&lt;/author&gt;&lt;author&gt;Huang, W.&lt;/author&gt;&lt;author&gt;Tian, H.&lt;/author&gt;&lt;author&gt;Smith, D.&lt;/author&gt;&lt;author&gt;Winslow, G. A.&lt;/author&gt;&lt;author&gt;Capon, D. J.&lt;/author&gt;&lt;author&gt;Whitcomb, J. M.&lt;/author&gt;&lt;/authors&gt;&lt;/contributors&gt;&lt;auth-address&gt;ViroLogic, Inc., South San Francisco, California 94080, USA. cpetropoulos@virologic.com&lt;/auth-address&gt;&lt;titles&gt;&lt;title&gt;A novel phenotypic drug susceptibility assay for human immunodeficiency virus type 1&lt;/title&gt;&lt;secondary-title&gt;Antimicrob Agents Chemother&lt;/secondary-title&gt;&lt;/titles&gt;&lt;periodical&gt;&lt;full-title&gt;Antimicrob Agents Chemother&lt;/full-title&gt;&lt;/periodical&gt;&lt;pages&gt;920-8&lt;/pages&gt;&lt;volume&gt;44&lt;/volume&gt;&lt;number&gt;4&lt;/number&gt;&lt;edition&gt;2000/03/18&lt;/edition&gt;&lt;keywords&gt;&lt;keyword&gt;Antiviral Agents/*pharmacology&lt;/keyword&gt;&lt;keyword&gt;DNA, Viral/genetics&lt;/keyword&gt;&lt;keyword&gt;Drug Resistance, Microbial&lt;/keyword&gt;&lt;keyword&gt;Genetic Vectors&lt;/keyword&gt;&lt;keyword&gt;HIV-1/*drug effects/genetics&lt;/keyword&gt;&lt;keyword&gt;Humans&lt;/keyword&gt;&lt;keyword&gt;Microbial Sensitivity Tests&lt;/keyword&gt;&lt;keyword&gt;Phenotype&lt;/keyword&gt;&lt;keyword&gt;Reproducibility of Results&lt;/keyword&gt;&lt;keyword&gt;Reverse Transcriptase Polymerase Chain Reaction&lt;/keyword&gt;&lt;/keywords&gt;&lt;dates&gt;&lt;year&gt;2000&lt;/year&gt;&lt;pub-dates&gt;&lt;date&gt;Apr&lt;/date&gt;&lt;/pub-dates&gt;&lt;/dates&gt;&lt;isbn&gt;0066-4804 (Print)&amp;#xD;0066-4804 (Linking)&lt;/isbn&gt;&lt;accession-num&gt;10722492&lt;/accession-num&gt;&lt;urls&gt;&lt;related-urls&gt;&lt;url&gt;http://www.ncbi.nlm.nih.gov/entrez/query.fcgi?cmd=Retrieve&amp;amp;db=PubMed&amp;amp;dopt=Citation&amp;amp;list_uids=10722492&lt;/url&gt;&lt;/related-urls&gt;&lt;/urls&gt;&lt;custom2&gt;89793&lt;/custom2&gt;&lt;language&gt;eng&lt;/language&gt;&lt;/record&gt;&lt;/Cite&gt;&lt;/EndNote&gt;</w:instrText>
      </w:r>
      <w:r w:rsidR="0033438B">
        <w:fldChar w:fldCharType="separate"/>
      </w:r>
      <w:r>
        <w:rPr>
          <w:noProof/>
        </w:rPr>
        <w:t>(Petropoulos et al., 2000)</w:t>
      </w:r>
      <w:r w:rsidR="0033438B">
        <w:fldChar w:fldCharType="end"/>
      </w:r>
      <w:r>
        <w:t xml:space="preserve"> are two automated recombinant assays; both require up to 10 days to complete the resistance test. These assays sample the predominant variant in the viral population while minor variants may go undetected that could lead to drug failure </w:t>
      </w:r>
      <w:r w:rsidR="0033438B">
        <w:fldChar w:fldCharType="begin">
          <w:fldData xml:space="preserve">PEVuZE5vdGU+PENpdGU+PEF1dGhvcj5TaW1lbjwvQXV0aG9yPjxZZWFyPjIwMDk8L1llYXI+PFJl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</w:fldData>
        </w:fldChar>
      </w:r>
      <w:r w:rsidR="002A0789">
        <w:instrText xml:space="preserve"> ADDIN EN.CITE </w:instrText>
      </w:r>
      <w:r w:rsidR="0033438B">
        <w:fldChar w:fldCharType="begin">
          <w:fldData xml:space="preserve">PEVuZE5vdGU+PENpdGU+PEF1dGhvcj5TaW1lbjwvQXV0aG9yPjxZZWFyPjIwMDk8L1llYXI+PFJl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</w:fldData>
        </w:fldChar>
      </w:r>
      <w:r w:rsidR="002A0789">
        <w:instrText xml:space="preserve"> ADDIN EN.CITE.DATA </w:instrText>
      </w:r>
      <w:r w:rsidR="0033438B">
        <w:fldChar w:fldCharType="end"/>
      </w:r>
      <w:r w:rsidR="0033438B">
        <w:fldChar w:fldCharType="separate"/>
      </w:r>
      <w:r w:rsidR="002A0789">
        <w:rPr>
          <w:noProof/>
        </w:rPr>
        <w:t>(Simen et al., 2009)</w:t>
      </w:r>
      <w:r w:rsidR="0033438B">
        <w:fldChar w:fldCharType="end"/>
      </w:r>
      <w:r>
        <w:t xml:space="preserve">. The assays involve complexities and are expensive (reviewed in </w:t>
      </w:r>
      <w:r w:rsidR="0033438B">
        <w:fldChar w:fldCharType="begin"/>
      </w:r>
      <w:r w:rsidR="002A0789">
        <w:instrText xml:space="preserve"> ADDIN EN.CITE &lt;EndNote&gt;&lt;Cite&gt;&lt;Author&gt;Hirsch MS&lt;/Author&gt;&lt;Year&gt;2000&lt;/Year&gt;&lt;RecNum&gt;451&lt;/RecNum&gt;&lt;record&gt;&lt;rec-number&gt;451&lt;/rec-number&gt;&lt;foreign-keys&gt;&lt;key app="EN" db-id="fp25zzvrxrd9vke5zxqp9stbssprwstvdddz"&gt;451&lt;/key&gt;&lt;/foreign-keys&gt;&lt;ref-type name="Journal Article"&gt;17&lt;/ref-type&gt;&lt;contributors&gt;&lt;authors&gt;&lt;author&gt;Hirsch MS, Brun-Vézinet F&lt;/author&gt;&lt;/authors&gt;&lt;/contributors&gt;&lt;auth-address&gt;http://dx.doi.org/10.1001/jama.283.18.2417&lt;/auth-address&gt;&lt;titles&gt;&lt;title&gt;Antiretroviral drug resistance testing in adult hiv-1 infection: Recommendations of an international aids society–usa panel&lt;/title&gt;&lt;secondary-title&gt;JAMA&lt;/secondary-title&gt;&lt;/titles&gt;&lt;periodical&gt;&lt;full-title&gt;JAMA&lt;/full-title&gt;&lt;/periodical&gt;&lt;pages&gt;2417-2426&lt;/pages&gt;&lt;volume&gt;283&lt;/volume&gt;&lt;number&gt;18&lt;/number&gt;&lt;dates&gt;&lt;year&gt;2000&lt;/year&gt;&lt;pub-dates&gt;&lt;date&gt;May&lt;/date&gt;&lt;/pub-dates&gt;&lt;/dates&gt;&lt;isbn&gt;0098-7484&lt;/isbn&gt;&lt;label&gt;hirsch_ms_antiretroviral_2000&lt;/label&gt;&lt;urls&gt;&lt;related-urls&gt;&lt;url&gt;10.1001/jama.283.18.2417&lt;/url&gt;&lt;/related-urls&gt;&lt;/urls&gt;&lt;/record&gt;&lt;/Cite&gt;&lt;/EndNote&gt;</w:instrText>
      </w:r>
      <w:r w:rsidR="0033438B">
        <w:fldChar w:fldCharType="separate"/>
      </w:r>
      <w:r>
        <w:rPr>
          <w:noProof/>
        </w:rPr>
        <w:t>(Hirsch MS, 2000)</w:t>
      </w:r>
      <w:r w:rsidR="0033438B">
        <w:fldChar w:fldCharType="end"/>
      </w:r>
      <w:r>
        <w:t>).</w:t>
      </w:r>
    </w:p>
    <w:p w:rsidR="00742FB7" w:rsidRDefault="00AC0538" w:rsidP="00AC0538">
      <w:pPr>
        <w:spacing w:line="480" w:lineRule="auto"/>
        <w:jc w:val="both"/>
      </w:pPr>
      <w:r>
        <w:t>Genotypic assays are based on mutations inferred from gene sequence</w:t>
      </w:r>
      <w:r w:rsidR="00102819">
        <w:t>s</w:t>
      </w:r>
      <w:r>
        <w:t>. Specific mutations in HIV-1 provide resistance to related antiretroviral drugs</w:t>
      </w:r>
      <w:r w:rsidR="00742FB7">
        <w:t xml:space="preserve"> (Figure 1.13 and Figure 1.14)</w:t>
      </w:r>
      <w:r>
        <w:t>.</w:t>
      </w:r>
      <w:r w:rsidR="007D3650">
        <w:t xml:space="preserve"> </w:t>
      </w:r>
      <w:r w:rsidR="007C5E2A">
        <w:t xml:space="preserve">The HIV </w:t>
      </w:r>
      <w:r w:rsidR="00742FB7">
        <w:t xml:space="preserve">test </w:t>
      </w:r>
      <w:r w:rsidR="007C5E2A">
        <w:t>sequence can be compared with</w:t>
      </w:r>
      <w:r w:rsidR="00102819">
        <w:t xml:space="preserve"> a</w:t>
      </w:r>
      <w:r w:rsidR="007C5E2A">
        <w:t xml:space="preserve"> database of known drug resistant viral specimens e.g. </w:t>
      </w:r>
      <w:r w:rsidR="00102819">
        <w:t xml:space="preserve">the </w:t>
      </w:r>
      <w:r w:rsidR="007C5E2A">
        <w:t>Stanford HIV database</w:t>
      </w:r>
      <w:r w:rsidR="00102819">
        <w:t xml:space="preserve"> </w:t>
      </w:r>
      <w:r w:rsidR="0033438B">
        <w:fldChar w:fldCharType="begin">
          <w:fldData xml:space="preserve">PEVuZE5vdGU+PENpdGU+PEF1dGhvcj5SaGVlPC9BdXRob3I+PFllYXI+MjAwMzwvWWVhcj48UmVj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</w:fldData>
        </w:fldChar>
      </w:r>
      <w:r w:rsidR="002A0789">
        <w:instrText xml:space="preserve"> ADDIN EN.CITE </w:instrText>
      </w:r>
      <w:r w:rsidR="0033438B">
        <w:fldChar w:fldCharType="begin">
          <w:fldData xml:space="preserve">PEVuZE5vdGU+PENpdGU+PEF1dGhvcj5SaGVlPC9BdXRob3I+PFllYXI+MjAwMzwvWWVhcj48UmVj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</w:fldData>
        </w:fldChar>
      </w:r>
      <w:r w:rsidR="002A0789">
        <w:instrText xml:space="preserve"> ADDIN EN.CITE.DATA </w:instrText>
      </w:r>
      <w:r w:rsidR="0033438B">
        <w:fldChar w:fldCharType="end"/>
      </w:r>
      <w:r w:rsidR="0033438B">
        <w:fldChar w:fldCharType="separate"/>
      </w:r>
      <w:r w:rsidR="00102819">
        <w:rPr>
          <w:noProof/>
        </w:rPr>
        <w:t>(Rhee et al., 2003)</w:t>
      </w:r>
      <w:r w:rsidR="0033438B">
        <w:fldChar w:fldCharType="end"/>
      </w:r>
      <w:r w:rsidR="007C5E2A">
        <w:t>.</w:t>
      </w:r>
      <w:r w:rsidR="00C22D51">
        <w:t xml:space="preserve"> The information that the mutations in HIV-1 test sequence similar to </w:t>
      </w:r>
      <w:r w:rsidR="00742FB7">
        <w:t xml:space="preserve">known </w:t>
      </w:r>
      <w:r w:rsidR="00C22D51">
        <w:t>resistant viral sequence</w:t>
      </w:r>
      <w:r w:rsidR="001A3919">
        <w:t>s</w:t>
      </w:r>
      <w:r w:rsidR="00C22D51">
        <w:t xml:space="preserve"> can be used to infer the drug susceptibility</w:t>
      </w:r>
      <w:r w:rsidR="00742FB7">
        <w:t xml:space="preserve"> classed as susceptible, resistant and intermediate resistant </w:t>
      </w:r>
      <w:r w:rsidR="0033438B">
        <w:fldChar w:fldCharType="begin"/>
      </w:r>
      <w:r w:rsidR="002A0789">
        <w:instrText xml:space="preserve"> ADDIN EN.CITE &lt;EndNote&gt;&lt;Cite&gt;&lt;Author&gt;Mayer&lt;/Author&gt;&lt;Year&gt;2001&lt;/Year&gt;&lt;RecNum&gt;1419&lt;/RecNum&gt;&lt;record&gt;&lt;rec-number&gt;1419&lt;/rec-number&gt;&lt;foreign-keys&gt;&lt;key app="EN" db-id="fp25zzvrxrd9vke5zxqp9stbssprwstvdddz"&gt;1419&lt;/key&gt;&lt;/foreign-keys&gt;&lt;ref-type name="Journal Article"&gt;17&lt;/ref-type&gt;&lt;contributors&gt;&lt;authors&gt;&lt;author&gt;Mayer, Kenneth H&lt;/author&gt;&lt;author&gt;Hanna, George J&lt;/author&gt;&lt;author&gt;Richard, TD&lt;/author&gt;&lt;/authors&gt;&lt;/contributors&gt;&lt;titles&gt;&lt;title&gt;Clinical use of genotypic and phenotypic drug resistance testing to monitor antiretroviral chemotherapy&lt;/title&gt;&lt;secondary-title&gt;Clinical Infectious Diseases&lt;/secondary-title&gt;&lt;/titles&gt;&lt;periodical&gt;&lt;full-title&gt;Clinical Infectious Diseases&lt;/full-title&gt;&lt;/periodical&gt;&lt;pages&gt;774-782&lt;/pages&gt;&lt;volume&gt;32&lt;/volume&gt;&lt;number&gt;5&lt;/number&gt;&lt;dates&gt;&lt;year&gt;2001&lt;/year&gt;&lt;/dates&gt;&lt;isbn&gt;1058-4838&lt;/isbn&gt;&lt;urls&gt;&lt;/urls&gt;&lt;/record&gt;&lt;/Cite&gt;&lt;Cite&gt;&lt;Author&gt;Larder&lt;/Author&gt;&lt;Year&gt;1999&lt;/Year&gt;&lt;RecNum&gt;1420&lt;/RecNum&gt;&lt;record&gt;&lt;rec-number&gt;1420&lt;/rec-number&gt;&lt;foreign-keys&gt;&lt;key app="EN" db-id="fp25zzvrxrd9vke5zxqp9stbssprwstvdddz"&gt;1420&lt;/key&gt;&lt;/foreign-keys&gt;&lt;ref-type name="Journal Article"&gt;17&lt;/ref-type&gt;&lt;contributors&gt;&lt;authors&gt;&lt;author&gt;Larder, B.&lt;/author&gt;&lt;author&gt;De Vroey, V.&lt;/author&gt;&lt;author&gt;Dehertogh, P.&lt;/author&gt;&lt;/authors&gt;&lt;/contributors&gt;&lt;titles&gt;&lt;title&gt;Abstracts of the 3d International Workshop on HIV Drug Resistance and Treatment Strategies (San Diego). London: International Medical Press; 1999. Predicting HIV-1 phenotypic resistance from genotype using a large phenotype-genotype relational database [abstract 59]&lt;/title&gt;&lt;/titles&gt;&lt;pages&gt;41-2&lt;/pages&gt;&lt;dates&gt;&lt;year&gt;1999&lt;/year&gt;&lt;/dates&gt;&lt;urls&gt;&lt;/urls&gt;&lt;/record&gt;&lt;/Cite&gt;&lt;/EndNote&gt;</w:instrText>
      </w:r>
      <w:r w:rsidR="0033438B">
        <w:fldChar w:fldCharType="separate"/>
      </w:r>
      <w:r w:rsidR="002A0789">
        <w:rPr>
          <w:noProof/>
        </w:rPr>
        <w:t>(Larder et al., 1999; Mayer et al., 2001)</w:t>
      </w:r>
      <w:r w:rsidR="0033438B">
        <w:fldChar w:fldCharType="end"/>
      </w:r>
      <w:r w:rsidR="00C22D51">
        <w:t xml:space="preserve">. </w:t>
      </w:r>
    </w:p>
    <w:p w:rsidR="00AC0538" w:rsidRDefault="00AC0538" w:rsidP="00AC0538">
      <w:pPr>
        <w:spacing w:line="480" w:lineRule="auto"/>
        <w:jc w:val="both"/>
      </w:pPr>
      <w:r>
        <w:t xml:space="preserve">Sanger based technology has been the standard for sequencing HIV-1 genes for drug resistance </w:t>
      </w:r>
      <w:r w:rsidR="007D3650">
        <w:t>genotyping</w:t>
      </w:r>
      <w:r>
        <w:t>. For more details on Sanger technology based HIV-1 resistance test will be discussed in section 1.</w:t>
      </w:r>
      <w:r w:rsidR="00A46637">
        <w:t>10</w:t>
      </w:r>
      <w:r>
        <w:t xml:space="preserve">. </w:t>
      </w:r>
      <w:proofErr w:type="spellStart"/>
      <w:r>
        <w:t>Oligonucleotide</w:t>
      </w:r>
      <w:proofErr w:type="spellEnd"/>
      <w:r>
        <w:t xml:space="preserve"> hybridization based genotypic assays, as in </w:t>
      </w:r>
      <w:proofErr w:type="spellStart"/>
      <w:r>
        <w:t>GeneChip</w:t>
      </w:r>
      <w:proofErr w:type="spellEnd"/>
      <w:r>
        <w:t xml:space="preserve"> (</w:t>
      </w:r>
      <w:proofErr w:type="spellStart"/>
      <w:r>
        <w:t>Affymetrix</w:t>
      </w:r>
      <w:proofErr w:type="spellEnd"/>
      <w:r>
        <w:t xml:space="preserve">) </w:t>
      </w:r>
      <w:r w:rsidR="0033438B">
        <w:fldChar w:fldCharType="begin"/>
      </w:r>
      <w:r w:rsidR="002A0789">
        <w:instrText xml:space="preserve"> ADDIN EN.CITE &lt;EndNote&gt;&lt;Cite&gt;&lt;Author&gt;Kozal&lt;/Author&gt;&lt;Year&gt;1996&lt;/Year&gt;&lt;RecNum&gt;1398&lt;/RecNum&gt;&lt;record&gt;&lt;rec-number&gt;1398&lt;/rec-number&gt;&lt;foreign-keys&gt;&lt;key app="EN" db-id="fp25zzvrxrd9vke5zxqp9stbssprwstvdddz"&gt;1398&lt;/key&gt;&lt;/foreign-keys&gt;&lt;ref-type name="Journal Article"&gt;17&lt;/ref-type&gt;&lt;contributors&gt;&lt;authors&gt;&lt;author&gt;Kozal, M. J.&lt;/author&gt;&lt;author&gt;Shah, N.&lt;/author&gt;&lt;author&gt;Shen, N.&lt;/author&gt;&lt;author&gt;Yang, R.&lt;/author&gt;&lt;author&gt;Fucini, R.&lt;/author&gt;&lt;author&gt;Merigan, T. C.&lt;/author&gt;&lt;author&gt;Richman, D. D.&lt;/author&gt;&lt;author&gt;Morris, D.&lt;/author&gt;&lt;author&gt;Hubbell, E.&lt;/author&gt;&lt;author&gt;Chee, M.&lt;/author&gt;&lt;author&gt;Gingeras, T. R.&lt;/author&gt;&lt;/authors&gt;&lt;/contributors&gt;&lt;auth-address&gt;Department of Molecular Biology, Affymetrix, Santa Clara, California 95051, USA.&lt;/auth-address&gt;&lt;titles&gt;&lt;title&gt;Extensive polymorphisms observed in HIV-1 clade B protease gene using high-density oligonucleotide arrays&lt;/title&gt;&lt;secondary-title&gt;Nat Med&lt;/secondary-title&gt;&lt;/titles&gt;&lt;periodical&gt;&lt;full-title&gt;Nat Med&lt;/full-title&gt;&lt;/periodical&gt;&lt;pages&gt;753-9&lt;/pages&gt;&lt;volume&gt;2&lt;/volume&gt;&lt;number&gt;7&lt;/number&gt;&lt;edition&gt;1996/07/01&lt;/edition&gt;&lt;keywords&gt;&lt;keyword&gt;Amino Acid Sequence&lt;/keyword&gt;&lt;keyword&gt;Base Sequence&lt;/keyword&gt;&lt;keyword&gt;Drug Resistance, Microbial/genetics&lt;/keyword&gt;&lt;keyword&gt;HIV Infections/drug therapy&lt;/keyword&gt;&lt;keyword&gt;HIV Protease/*genetics&lt;/keyword&gt;&lt;keyword&gt;HIV Protease Inhibitors/therapeutic use&lt;/keyword&gt;&lt;keyword&gt;HIV-1/*enzymology&lt;/keyword&gt;&lt;keyword&gt;Humans&lt;/keyword&gt;&lt;keyword&gt;Molecular Sequence Data&lt;/keyword&gt;&lt;keyword&gt;Oligonucleotides/*genetics&lt;/keyword&gt;&lt;keyword&gt;*Polymorphism, Genetic&lt;/keyword&gt;&lt;/keywords&gt;&lt;dates&gt;&lt;year&gt;1996&lt;/year&gt;&lt;pub-dates&gt;&lt;date&gt;Jul&lt;/date&gt;&lt;/pub-dates&gt;&lt;/dates&gt;&lt;isbn&gt;1078-8956 (Print)&amp;#xD;1078-8956 (Linking)&lt;/isbn&gt;&lt;accession-num&gt;8673920&lt;/accession-num&gt;&lt;urls&gt;&lt;related-urls&gt;&lt;url&gt;http://www.ncbi.nlm.nih.gov/entrez/query.fcgi?cmd=Retrieve&amp;amp;db=PubMed&amp;amp;dopt=Citation&amp;amp;list_uids=8673920&lt;/url&gt;&lt;/related-urls&gt;&lt;/urls&gt;&lt;language&gt;eng&lt;/language&gt;&lt;/record&gt;&lt;/Cite&gt;&lt;/EndNote&gt;</w:instrText>
      </w:r>
      <w:r w:rsidR="0033438B">
        <w:fldChar w:fldCharType="separate"/>
      </w:r>
      <w:r>
        <w:rPr>
          <w:noProof/>
        </w:rPr>
        <w:t>(Kozal et al., 1996)</w:t>
      </w:r>
      <w:r w:rsidR="0033438B">
        <w:fldChar w:fldCharType="end"/>
      </w:r>
      <w:r>
        <w:t xml:space="preserve"> and </w:t>
      </w:r>
      <w:proofErr w:type="spellStart"/>
      <w:r>
        <w:t>LiPA</w:t>
      </w:r>
      <w:proofErr w:type="spellEnd"/>
      <w:r>
        <w:t xml:space="preserve"> (</w:t>
      </w:r>
      <w:proofErr w:type="spellStart"/>
      <w:r>
        <w:t>InnoGenetics</w:t>
      </w:r>
      <w:proofErr w:type="spellEnd"/>
      <w:r>
        <w:t xml:space="preserve">) </w:t>
      </w:r>
      <w:r w:rsidR="0033438B">
        <w:fldChar w:fldCharType="begin"/>
      </w:r>
      <w:r w:rsidR="002A0789">
        <w:instrText xml:space="preserve"> ADDIN EN.CITE &lt;EndNote&gt;&lt;Cite&gt;&lt;Author&gt;Stuyver&lt;/Author&gt;&lt;Year&gt;1997&lt;/Year&gt;&lt;RecNum&gt;1399&lt;/RecNum&gt;&lt;record&gt;&lt;rec-number&gt;1399&lt;/rec-number&gt;&lt;foreign-keys&gt;&lt;key app="EN" db-id="fp25zzvrxrd9vke5zxqp9stbssprwstvdddz"&gt;1399&lt;/key&gt;&lt;/foreign-keys&gt;&lt;ref-type name="Journal Article"&gt;17&lt;/ref-type&gt;&lt;contributors&gt;&lt;authors&gt;&lt;author&gt;Stuyver, L.&lt;/author&gt;&lt;author&gt;Wyseur, A.&lt;/author&gt;&lt;author&gt;Rombout, A.&lt;/author&gt;&lt;author&gt;Louwagie, J.&lt;/author&gt;&lt;author&gt;Scarcez, T.&lt;/author&gt;&lt;author&gt;Verhofstede, C.&lt;/author&gt;&lt;author&gt;Rimland, D.&lt;/author&gt;&lt;author&gt;Schinazi, R. F.&lt;/author&gt;&lt;author&gt;Rossau, R.&lt;/author&gt;&lt;/authors&gt;&lt;/contributors&gt;&lt;auth-address&gt;Innogenetics N.V., Ghent, Belgium. lievestu@innogenetics.be&lt;/auth-address&gt;&lt;titles&gt;&lt;title&gt;Line probe assay for rapid detection of drug-selected mutations in the human immunodeficiency virus type 1 reverse transcriptase gene&lt;/title&gt;&lt;secondary-title&gt;Antimicrob Agents Chemother&lt;/secondary-title&gt;&lt;/titles&gt;&lt;periodical&gt;&lt;full-title&gt;Antimicrob Agents Chemother&lt;/full-title&gt;&lt;/periodical&gt;&lt;pages&gt;284-91&lt;/pages&gt;&lt;volume&gt;41&lt;/volume&gt;&lt;number&gt;2&lt;/number&gt;&lt;edition&gt;1997/02/01&lt;/edition&gt;&lt;keywords&gt;&lt;keyword&gt;Acquired Immunodeficiency Syndrome/drug therapy/virology&lt;/keyword&gt;&lt;keyword&gt;Anti-HIV Agents/therapeutic use&lt;/keyword&gt;&lt;keyword&gt;Drug Resistance, Microbial&lt;/keyword&gt;&lt;keyword&gt;Drug Resistance, Multiple&lt;/keyword&gt;&lt;keyword&gt;Genes, Viral/genetics&lt;/keyword&gt;&lt;keyword&gt;HIV Reverse Transcriptase/*genetics&lt;/keyword&gt;&lt;keyword&gt;HIV-1/*genetics&lt;/keyword&gt;&lt;keyword&gt;Humans&lt;/keyword&gt;&lt;keyword&gt;Molecular Sequence Data&lt;/keyword&gt;&lt;keyword&gt;*Mutation&lt;/keyword&gt;&lt;keyword&gt;Oligonucleotide Probes&lt;/keyword&gt;&lt;keyword&gt;Polymerase Chain Reaction&lt;/keyword&gt;&lt;/keywords&gt;&lt;dates&gt;&lt;year&gt;1997&lt;/year&gt;&lt;pub-dates&gt;&lt;date&gt;Feb&lt;/date&gt;&lt;/pub-dates&gt;&lt;/dates&gt;&lt;isbn&gt;0066-4804 (Print)&amp;#xD;0066-4804 (Linking)&lt;/isbn&gt;&lt;accession-num&gt;9021181&lt;/accession-num&gt;&lt;urls&gt;&lt;related-urls&gt;&lt;url&gt;http://www.ncbi.nlm.nih.gov/entrez/query.fcgi?cmd=Retrieve&amp;amp;db=PubMed&amp;amp;dopt=Citation&amp;amp;list_uids=9021181&lt;/url&gt;&lt;/related-urls&gt;&lt;/urls&gt;&lt;custom2&gt;163703&lt;/custom2&gt;&lt;language&gt;eng&lt;/language&gt;&lt;/record&gt;&lt;/Cite&gt;&lt;/EndNote&gt;</w:instrText>
      </w:r>
      <w:r w:rsidR="0033438B">
        <w:fldChar w:fldCharType="separate"/>
      </w:r>
      <w:r>
        <w:rPr>
          <w:noProof/>
        </w:rPr>
        <w:t>(Stuyver et al., 1997)</w:t>
      </w:r>
      <w:r w:rsidR="0033438B">
        <w:fldChar w:fldCharType="end"/>
      </w:r>
      <w:r>
        <w:t xml:space="preserve">, </w:t>
      </w:r>
      <w:r w:rsidR="008D08AA">
        <w:t>were</w:t>
      </w:r>
      <w:r>
        <w:t xml:space="preserve"> in used but limited to preselected </w:t>
      </w:r>
      <w:r w:rsidR="008D08AA">
        <w:t>drug resistant mutation codons.</w:t>
      </w:r>
    </w:p>
    <w:p w:rsidR="00AC0538" w:rsidRDefault="007A6069" w:rsidP="00AC0538">
      <w:pPr>
        <w:pStyle w:val="Heading3"/>
      </w:pPr>
      <w:r>
        <w:t>1.10</w:t>
      </w:r>
      <w:r w:rsidR="00AC0538">
        <w:t xml:space="preserve"> HIV genotyping for Resistance Test</w:t>
      </w:r>
    </w:p>
    <w:p w:rsidR="00AC0538" w:rsidRDefault="00AC0538" w:rsidP="00AC0538">
      <w:pPr>
        <w:pStyle w:val="Heading3"/>
        <w:spacing w:line="480" w:lineRule="auto"/>
      </w:pPr>
      <w:r>
        <w:t>Conventional Population Based HIV Drug Resistance Genotyping</w:t>
      </w:r>
    </w:p>
    <w:p w:rsidR="00DA37FC" w:rsidRDefault="008D08AA" w:rsidP="008D08AA">
      <w:pPr>
        <w:spacing w:line="480" w:lineRule="auto"/>
        <w:jc w:val="both"/>
      </w:pPr>
      <w:r>
        <w:t xml:space="preserve">The pattern of drug resistant mutations </w:t>
      </w:r>
      <w:r w:rsidR="00FE636C">
        <w:t xml:space="preserve">(Figure 1.13 and Figure 1.14) </w:t>
      </w:r>
      <w:r>
        <w:t xml:space="preserve">in HIV has strong relation with virologic failure </w:t>
      </w:r>
      <w:r w:rsidR="0033438B">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2A0789">
        <w:instrText xml:space="preserve"> ADDIN EN.CITE </w:instrText>
      </w:r>
      <w:r w:rsidR="0033438B">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2A0789">
        <w:instrText xml:space="preserve"> ADDIN EN.CITE.DATA </w:instrText>
      </w:r>
      <w:r w:rsidR="0033438B">
        <w:fldChar w:fldCharType="end"/>
      </w:r>
      <w:r w:rsidR="0033438B">
        <w:fldChar w:fldCharType="separate"/>
      </w:r>
      <w:r>
        <w:rPr>
          <w:noProof/>
        </w:rPr>
        <w:t>(Condra et al., 1995; Larder et al., 1989a; Larder and Kemp, 1989; Lorenzi et al., 1999; Molla et al., 1996; van Leeuwen et al., 1995; Zolopa et al., 1999)</w:t>
      </w:r>
      <w:r w:rsidR="0033438B">
        <w:fldChar w:fldCharType="end"/>
      </w:r>
      <w:r>
        <w:t xml:space="preserve"> and can be used for antiretroviral therapy optimization for virologic benefits in clinical settings </w:t>
      </w:r>
      <w:r w:rsidR="0033438B">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2A0789">
        <w:instrText xml:space="preserve"> ADDIN EN.CITE </w:instrText>
      </w:r>
      <w:r w:rsidR="0033438B">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2A0789">
        <w:instrText xml:space="preserve"> ADDIN EN.CITE.DATA </w:instrText>
      </w:r>
      <w:r w:rsidR="0033438B">
        <w:fldChar w:fldCharType="end"/>
      </w:r>
      <w:r w:rsidR="0033438B">
        <w:fldChar w:fldCharType="separate"/>
      </w:r>
      <w:r>
        <w:rPr>
          <w:noProof/>
        </w:rPr>
        <w:t>(Baxter et al., 2000; Durant et al., 1999; Van Vaerenbergh, 2001)</w:t>
      </w:r>
      <w:r w:rsidR="0033438B">
        <w:fldChar w:fldCharType="end"/>
      </w:r>
      <w:r>
        <w:t xml:space="preserve">. Conventional HIV genotyping includes Sanger </w:t>
      </w:r>
      <w:proofErr w:type="spellStart"/>
      <w:r>
        <w:t>dideoxy</w:t>
      </w:r>
      <w:proofErr w:type="spellEnd"/>
      <w:r>
        <w:t xml:space="preserve"> termination based population sequencing </w:t>
      </w:r>
      <w:r w:rsidR="0033438B">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2A0789">
        <w:instrText xml:space="preserve"> ADDIN EN.CITE </w:instrText>
      </w:r>
      <w:r w:rsidR="0033438B">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2A0789">
        <w:instrText xml:space="preserve"> ADDIN EN.CITE.DATA </w:instrText>
      </w:r>
      <w:r w:rsidR="0033438B">
        <w:fldChar w:fldCharType="end"/>
      </w:r>
      <w:r w:rsidR="0033438B">
        <w:fldChar w:fldCharType="separate"/>
      </w:r>
      <w:r>
        <w:rPr>
          <w:noProof/>
        </w:rPr>
        <w:t>(Ewing et al., 1998; Metzker, 2005; Sanger et al., 1977)</w:t>
      </w:r>
      <w:r w:rsidR="0033438B">
        <w:fldChar w:fldCharType="end"/>
      </w:r>
      <w:r>
        <w:t>.</w:t>
      </w:r>
    </w:p>
    <w:p w:rsidR="005424CC" w:rsidRDefault="005424CC" w:rsidP="008D08AA">
      <w:pPr>
        <w:spacing w:line="480" w:lineRule="auto"/>
        <w:jc w:val="both"/>
      </w:pPr>
      <w:r>
        <w:rPr>
          <w:noProof/>
          <w:lang w:eastAsia="en-US"/>
        </w:rPr>
        <w:drawing>
          <wp:inline distT="0" distB="0" distL="0" distR="0">
            <wp:extent cx="5269865" cy="6677103"/>
            <wp:effectExtent l="2540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25"/>
                        <a:srcRect/>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26"/>
                        <a:srcRect/>
                        <a:stretch>
                          <a:fillRect/>
                        </a:stretch>
                      </pic:blipFill>
                    </ve:Fallback>
                  </ve:AlternateContent>
                  <pic:spPr bwMode="auto">
                    <a:xfrm>
                      <a:off x="0" y="0"/>
                      <a:ext cx="5269865" cy="6677103"/>
                    </a:xfrm>
                    <a:prstGeom prst="rect">
                      <a:avLst/>
                    </a:prstGeom>
                    <a:noFill/>
                    <a:ln w="9525">
                      <a:noFill/>
                      <a:miter lim="800000"/>
                      <a:headEnd/>
                      <a:tailEnd/>
                    </a:ln>
                  </pic:spPr>
                </pic:pic>
              </a:graphicData>
            </a:graphic>
          </wp:inline>
        </w:drawing>
      </w:r>
    </w:p>
    <w:p w:rsidR="009E05B9" w:rsidRDefault="00FE636C" w:rsidP="008D08AA">
      <w:pPr>
        <w:spacing w:line="480" w:lineRule="auto"/>
        <w:jc w:val="both"/>
      </w:pPr>
      <w:r>
        <w:t>Figure 1.</w:t>
      </w:r>
      <w:r w:rsidR="005424CC">
        <w:t xml:space="preserve">13 </w:t>
      </w:r>
      <w:r w:rsidR="00D7647C">
        <w:t>Mutations</w:t>
      </w:r>
      <w:r w:rsidR="005424CC">
        <w:t xml:space="preserve"> in HIV-1 reverse transcriptase gene by codon posi</w:t>
      </w:r>
      <w:r w:rsidR="009E05B9">
        <w:t>tions that is associated with</w:t>
      </w:r>
      <w:r w:rsidR="005424CC">
        <w:t xml:space="preserve"> </w:t>
      </w:r>
      <w:r w:rsidR="009E05B9">
        <w:t xml:space="preserve">resistance to reverse transcriptase inhibitors. </w:t>
      </w:r>
      <w:r>
        <w:t xml:space="preserve">Source: Adapted from </w:t>
      </w:r>
      <w:r w:rsidR="00DA37FC">
        <w:t xml:space="preserve">Johnson et al 2013 </w:t>
      </w:r>
      <w:r w:rsidR="0033438B">
        <w:fldChar w:fldCharType="begin"/>
      </w:r>
      <w:r w:rsidR="002A0789">
        <w:instrText xml:space="preserve"> ADDIN EN.CITE &lt;EndNote&gt;&lt;Cite&gt;&lt;Author&gt;Johnson&lt;/Author&gt;&lt;Year&gt;2013&lt;/Year&gt;&lt;RecNum&gt;1415&lt;/RecNum&gt;&lt;record&gt;&lt;rec-number&gt;1415&lt;/rec-number&gt;&lt;foreign-keys&gt;&lt;key app="EN" db-id="fp25zzvrxrd9vke5zxqp9stbssprwstvdddz"&gt;1415&lt;/key&gt;&lt;/foreign-keys&gt;&lt;ref-type name="Journal Article"&gt;17&lt;/ref-type&gt;&lt;contributors&gt;&lt;authors&gt;&lt;author&gt;Johnson, V. A.&lt;/author&gt;&lt;author&gt;Calvez, V.&lt;/author&gt;&lt;author&gt;Gunthard, H. F.&lt;/author&gt;&lt;author&gt;Paredes, R.&lt;/author&gt;&lt;author&gt;Pillay, D.&lt;/author&gt;&lt;author&gt;Shafer, R. W.&lt;/author&gt;&lt;author&gt;Wensing, A. M.&lt;/author&gt;&lt;author&gt;Richman, D. D.&lt;/author&gt;&lt;/authors&gt;&lt;/contributors&gt;&lt;auth-address&gt;Birmingham Veterans Affairs Medical Center and the University of Alabama at Birmingham School of Medicine, Birmingham, AL, USA.&lt;/auth-address&gt;&lt;titles&gt;&lt;title&gt;Update of the drug resistance mutations in HIV-1: March 2013&lt;/title&gt;&lt;secondary-title&gt;Top Antivir Med&lt;/secondary-title&gt;&lt;/titles&gt;&lt;periodical&gt;&lt;full-title&gt;Top Antivir Med&lt;/full-title&gt;&lt;/periodical&gt;&lt;pages&gt;6-14&lt;/pages&gt;&lt;volume&gt;21&lt;/volume&gt;&lt;number&gt;1&lt;/number&gt;&lt;edition&gt;2013/04/19&lt;/edition&gt;&lt;dates&gt;&lt;year&gt;2013&lt;/year&gt;&lt;pub-dates&gt;&lt;date&gt;Feb-Mar&lt;/date&gt;&lt;/pub-dates&gt;&lt;/dates&gt;&lt;isbn&gt;2161-5853 (Electronic)&amp;#xD;2161-5853 (Linking)&lt;/isbn&gt;&lt;accession-num&gt;23596273&lt;/accession-num&gt;&lt;urls&gt;&lt;related-urls&gt;&lt;url&gt;http://www.ncbi.nlm.nih.gov/entrez/query.fcgi?cmd=Retrieve&amp;amp;db=PubMed&amp;amp;dopt=Citation&amp;amp;list_uids=23596273&lt;/url&gt;&lt;/related-urls&gt;&lt;/urls&gt;&lt;language&gt;eng&lt;/language&gt;&lt;/record&gt;&lt;/Cite&gt;&lt;/EndNote&gt;</w:instrText>
      </w:r>
      <w:r w:rsidR="0033438B">
        <w:fldChar w:fldCharType="separate"/>
      </w:r>
      <w:r>
        <w:rPr>
          <w:noProof/>
        </w:rPr>
        <w:t>(Johnson et al., 2013)</w:t>
      </w:r>
      <w:r w:rsidR="0033438B">
        <w:fldChar w:fldCharType="end"/>
      </w:r>
      <w:r>
        <w:t xml:space="preserve"> </w:t>
      </w:r>
    </w:p>
    <w:p w:rsidR="00FE636C" w:rsidRDefault="00FE636C">
      <w:r>
        <w:br w:type="page"/>
      </w:r>
    </w:p>
    <w:p w:rsidR="00FE636C" w:rsidRDefault="00FE636C" w:rsidP="008D08AA">
      <w:pPr>
        <w:spacing w:line="480" w:lineRule="auto"/>
        <w:jc w:val="both"/>
      </w:pPr>
      <w:r w:rsidRPr="00FE636C">
        <w:rPr>
          <w:noProof/>
          <w:lang w:eastAsia="en-US"/>
        </w:rPr>
        <w:drawing>
          <wp:inline distT="0" distB="0" distL="0" distR="0">
            <wp:extent cx="5497459" cy="5537200"/>
            <wp:effectExtent l="2540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ve:AlternateContent xmlns:ma="http://schemas.microsoft.com/office/mac/drawingml/2008/main">
                    <ve:Choice Requires="ma">
                      <pic:blipFill>
                        <a:blip r:embed="rId27"/>
                        <a:srcRect/>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28"/>
                        <a:srcRect/>
                        <a:stretch>
                          <a:fillRect/>
                        </a:stretch>
                      </pic:blipFill>
                    </ve:Fallback>
                  </ve:AlternateContent>
                  <pic:spPr bwMode="auto">
                    <a:xfrm>
                      <a:off x="0" y="0"/>
                      <a:ext cx="5496797" cy="5536533"/>
                    </a:xfrm>
                    <a:prstGeom prst="rect">
                      <a:avLst/>
                    </a:prstGeom>
                    <a:noFill/>
                    <a:ln w="9525">
                      <a:noFill/>
                      <a:miter lim="800000"/>
                      <a:headEnd/>
                      <a:tailEnd/>
                    </a:ln>
                  </pic:spPr>
                </pic:pic>
              </a:graphicData>
            </a:graphic>
          </wp:inline>
        </w:drawing>
      </w:r>
    </w:p>
    <w:p w:rsidR="00FE636C" w:rsidRDefault="00DA37FC" w:rsidP="008D08AA">
      <w:pPr>
        <w:spacing w:line="480" w:lineRule="auto"/>
        <w:jc w:val="both"/>
      </w:pPr>
      <w:r>
        <w:t xml:space="preserve">Figure 1.14: </w:t>
      </w:r>
      <w:r w:rsidR="00D7647C">
        <w:t>Mutations</w:t>
      </w:r>
      <w:r w:rsidR="00FE636C">
        <w:t xml:space="preserve"> in HIV-1 protease gene by codon position</w:t>
      </w:r>
      <w:r w:rsidR="006C4274">
        <w:t>s</w:t>
      </w:r>
      <w:r w:rsidR="00FE636C">
        <w:t xml:space="preserve"> that is associated with resistance to protease inhibitors. Source: Adapted from </w:t>
      </w:r>
      <w:r>
        <w:t xml:space="preserve">Johnson et al 2013 </w:t>
      </w:r>
      <w:r w:rsidR="0033438B">
        <w:fldChar w:fldCharType="begin"/>
      </w:r>
      <w:r w:rsidR="002A0789">
        <w:instrText xml:space="preserve"> ADDIN EN.CITE &lt;EndNote&gt;&lt;Cite&gt;&lt;Author&gt;Johnson&lt;/Author&gt;&lt;Year&gt;2013&lt;/Year&gt;&lt;RecNum&gt;1415&lt;/RecNum&gt;&lt;record&gt;&lt;rec-number&gt;1415&lt;/rec-number&gt;&lt;foreign-keys&gt;&lt;key app="EN" db-id="fp25zzvrxrd9vke5zxqp9stbssprwstvdddz"&gt;1415&lt;/key&gt;&lt;/foreign-keys&gt;&lt;ref-type name="Journal Article"&gt;17&lt;/ref-type&gt;&lt;contributors&gt;&lt;authors&gt;&lt;author&gt;Johnson, V. A.&lt;/author&gt;&lt;author&gt;Calvez, V.&lt;/author&gt;&lt;author&gt;Gunthard, H. F.&lt;/author&gt;&lt;author&gt;Paredes, R.&lt;/author&gt;&lt;author&gt;Pillay, D.&lt;/author&gt;&lt;author&gt;Shafer, R. W.&lt;/author&gt;&lt;author&gt;Wensing, A. M.&lt;/author&gt;&lt;author&gt;Richman, D. D.&lt;/author&gt;&lt;/authors&gt;&lt;/contributors&gt;&lt;auth-address&gt;Birmingham Veterans Affairs Medical Center and the University of Alabama at Birmingham School of Medicine, Birmingham, AL, USA.&lt;/auth-address&gt;&lt;titles&gt;&lt;title&gt;Update of the drug resistance mutations in HIV-1: March 2013&lt;/title&gt;&lt;secondary-title&gt;Top Antivir Med&lt;/secondary-title&gt;&lt;/titles&gt;&lt;periodical&gt;&lt;full-title&gt;Top Antivir Med&lt;/full-title&gt;&lt;/periodical&gt;&lt;pages&gt;6-14&lt;/pages&gt;&lt;volume&gt;21&lt;/volume&gt;&lt;number&gt;1&lt;/number&gt;&lt;edition&gt;2013/04/19&lt;/edition&gt;&lt;dates&gt;&lt;year&gt;2013&lt;/year&gt;&lt;pub-dates&gt;&lt;date&gt;Feb-Mar&lt;/date&gt;&lt;/pub-dates&gt;&lt;/dates&gt;&lt;isbn&gt;2161-5853 (Electronic)&amp;#xD;2161-5853 (Linking)&lt;/isbn&gt;&lt;accession-num&gt;23596273&lt;/accession-num&gt;&lt;urls&gt;&lt;related-urls&gt;&lt;url&gt;http://www.ncbi.nlm.nih.gov/entrez/query.fcgi?cmd=Retrieve&amp;amp;db=PubMed&amp;amp;dopt=Citation&amp;amp;list_uids=23596273&lt;/url&gt;&lt;/related-urls&gt;&lt;/urls&gt;&lt;language&gt;eng&lt;/language&gt;&lt;/record&gt;&lt;/Cite&gt;&lt;/EndNote&gt;</w:instrText>
      </w:r>
      <w:r w:rsidR="0033438B">
        <w:fldChar w:fldCharType="separate"/>
      </w:r>
      <w:r w:rsidR="00FE636C">
        <w:rPr>
          <w:noProof/>
        </w:rPr>
        <w:t>(Johnson et al., 2013)</w:t>
      </w:r>
      <w:r w:rsidR="0033438B">
        <w:fldChar w:fldCharType="end"/>
      </w:r>
    </w:p>
    <w:p w:rsidR="00FE636C" w:rsidRDefault="00FE636C">
      <w:r>
        <w:br w:type="page"/>
      </w:r>
    </w:p>
    <w:p w:rsidR="008D08AA" w:rsidRDefault="00742FB7" w:rsidP="008D08AA">
      <w:pPr>
        <w:spacing w:line="480" w:lineRule="auto"/>
        <w:jc w:val="both"/>
      </w:pPr>
      <w:r>
        <w:t xml:space="preserve">The technology outputs a chromatogram that shows a peak for all the bases at a particular position of a gene sequence for viral population </w:t>
      </w:r>
      <w:r w:rsidR="0033438B">
        <w:fldChar w:fldCharType="begin"/>
      </w:r>
      <w:r w:rsidR="002A0789">
        <w:instrText xml:space="preserve"> ADDIN EN.CITE &lt;EndNote&gt;&lt;Cite&gt;&lt;Author&gt;Struck&lt;/Author&gt;&lt;RecNum&gt;1119&lt;/RecNum&gt;&lt;record&gt;&lt;rec-number&gt;1119&lt;/rec-number&gt;&lt;foreign-keys&gt;&lt;key app="EN" db-id="fp25zzvrxrd9vke5zxqp9stbssprwstvdddz"&gt;1119&lt;/key&gt;&lt;/foreign-keys&gt;&lt;ref-type name="Journal Article"&gt;17&lt;/ref-type&gt;&lt;contributors&gt;&lt;authors&gt;&lt;author&gt;Struck, D.&lt;/author&gt;&lt;author&gt;Wallis, C. L.&lt;/author&gt;&lt;author&gt;Denisov, G.&lt;/author&gt;&lt;author&gt;Lambert, C.&lt;/author&gt;&lt;author&gt;Servais, J. Y.&lt;/author&gt;&lt;author&gt;Viana, R. V.&lt;/author&gt;&lt;author&gt;Letsoalo, E.&lt;/author&gt;&lt;author&gt;Bronze, M.&lt;/author&gt;&lt;author&gt;Aitken, S. C.&lt;/author&gt;&lt;author&gt;Schuurman, R.&lt;/author&gt;&lt;author&gt;Stevens, W.&lt;/author&gt;&lt;author&gt;Schmit, J. C.&lt;/author&gt;&lt;author&gt;Rinke de Wit, T.&lt;/author&gt;&lt;author&gt;Perez Bercoff, D.&lt;/author&gt;&lt;/authors&gt;&lt;/contributors&gt;&lt;auth-address&gt;Laboratory of Retrovirology, CRP-Sante, Luxembourg.&lt;/auth-address&gt;&lt;titles&gt;&lt;title&gt;Automated sequence analysis and editing software for HIV drug resistance testing&lt;/title&gt;&lt;secondary-title&gt;J Clin Virol&lt;/secondary-title&gt;&lt;/titles&gt;&lt;periodical&gt;&lt;full-title&gt;J Clin Virol&lt;/full-title&gt;&lt;/periodical&gt;&lt;pages&gt;30-5&lt;/pages&gt;&lt;volume&gt;54&lt;/volume&gt;&lt;number&gt;1&lt;/number&gt;&lt;edition&gt;2012/03/20&lt;/edition&gt;&lt;keywords&gt;&lt;keyword&gt;Automation/methods&lt;/keyword&gt;&lt;keyword&gt;Drug Resistance, Viral&lt;/keyword&gt;&lt;keyword&gt;HIV/*drug effects/*genetics/isolation &amp;amp; purification&lt;/keyword&gt;&lt;keyword&gt;HIV Infections/*virology&lt;/keyword&gt;&lt;keyword&gt;High-Throughput Nucleotide Sequencing/*methods&lt;/keyword&gt;&lt;keyword&gt;Humans&lt;/keyword&gt;&lt;keyword&gt;Microbial Sensitivity Tests/*methods&lt;/keyword&gt;&lt;keyword&gt;*Software&lt;/keyword&gt;&lt;keyword&gt;Time Factors&lt;/keyword&gt;&lt;/keywords&gt;&lt;dates&gt;&lt;year&gt;2012&lt;/year&gt;&lt;pub-dates&gt;&lt;date&gt;May&lt;/date&gt;&lt;/pub-dates&gt;&lt;/dates&gt;&lt;isbn&gt;1873-5967 (Electronic)&amp;#xD;1386-6532 (Linking)&lt;/isbn&gt;&lt;accession-num&gt;22425336&lt;/accession-num&gt;&lt;urls&gt;&lt;related-urls&gt;&lt;url&gt;http://www.ncbi.nlm.nih.gov/entrez/query.fcgi?cmd=Retrieve&amp;amp;db=PubMed&amp;amp;dopt=Citation&amp;amp;list_uids=22425336&lt;/url&gt;&lt;/related-urls&gt;&lt;/urls&gt;&lt;electronic-resource-num&gt;S1386-6532(12)00042-X [pii]&amp;#xD;10.1016/j.jcv.2012.01.018&lt;/electronic-resource-num&gt;&lt;language&gt;eng&lt;/language&gt;&lt;/record&gt;&lt;/Cite&gt;&lt;/EndNote&gt;</w:instrText>
      </w:r>
      <w:r w:rsidR="0033438B">
        <w:fldChar w:fldCharType="separate"/>
      </w:r>
      <w:r>
        <w:rPr>
          <w:noProof/>
        </w:rPr>
        <w:t>(Struck et al., 2012)</w:t>
      </w:r>
      <w:r w:rsidR="0033438B">
        <w:fldChar w:fldCharType="end"/>
      </w:r>
      <w:r>
        <w:t xml:space="preserve">. </w:t>
      </w:r>
      <w:r w:rsidR="00D7647C">
        <w:t xml:space="preserve">The sequence of the mixed population is determined based on the peaks </w:t>
      </w:r>
      <w:r w:rsidR="00DA37FC">
        <w:t xml:space="preserve">generated for the bases called. At the </w:t>
      </w:r>
      <w:r w:rsidR="008D08AA">
        <w:t xml:space="preserve">position of nucleotide mixture, besides the highest peak, the lower peaks with greater or equal to 20% height of the highest peak are also marked and the ambiguous base representing the marked bases are added to the sequence </w:t>
      </w:r>
      <w:r w:rsidR="0033438B">
        <w:fldChar w:fldCharType="begin">
          <w:fldData xml:space="preserve">PEVuZE5vdGU+PENpdGU+PEF1dGhvcj5Xb29kczwvQXV0aG9yPjxZZWFyPjIwMTI8L1llYXI+PFJl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</w:fldData>
        </w:fldChar>
      </w:r>
      <w:r w:rsidR="002A0789">
        <w:instrText xml:space="preserve"> ADDIN EN.CITE </w:instrText>
      </w:r>
      <w:r w:rsidR="0033438B">
        <w:fldChar w:fldCharType="begin">
          <w:fldData xml:space="preserve">PEVuZE5vdGU+PENpdGU+PEF1dGhvcj5Xb29kczwvQXV0aG9yPjxZZWFyPjIwMTI8L1llYXI+PFJl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</w:fldData>
        </w:fldChar>
      </w:r>
      <w:r w:rsidR="002A0789">
        <w:instrText xml:space="preserve"> ADDIN EN.CITE.DATA </w:instrText>
      </w:r>
      <w:r w:rsidR="0033438B">
        <w:fldChar w:fldCharType="end"/>
      </w:r>
      <w:r w:rsidR="0033438B">
        <w:fldChar w:fldCharType="separate"/>
      </w:r>
      <w:r w:rsidR="008D08AA">
        <w:rPr>
          <w:noProof/>
        </w:rPr>
        <w:t>(Woods et al., 2012)</w:t>
      </w:r>
      <w:r w:rsidR="0033438B">
        <w:fldChar w:fldCharType="end"/>
      </w:r>
      <w:r w:rsidR="008D08AA">
        <w:t xml:space="preserve">. Thus, conventional population based sequencing method has limited sensitivity; the low frequent variants below 20% are not detected reliably </w:t>
      </w:r>
      <w:r w:rsidR="0033438B">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ZWZpY2llbmN5IFZpcnVzL2dlbmV0aWNzPC9rZXl3b3JkPjwva2V5d29yZHM+PGRhdGVzPjx5ZWFy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</w:fldData>
        </w:fldChar>
      </w:r>
      <w:r w:rsidR="002A0789">
        <w:instrText xml:space="preserve"> ADDIN EN.CITE </w:instrText>
      </w:r>
      <w:r w:rsidR="0033438B">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ZWZpY2llbmN5IFZpcnVzL2dlbmV0aWNzPC9rZXl3b3JkPjwva2V5d29yZHM+PGRhdGVzPjx5ZWFy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</w:fldData>
        </w:fldChar>
      </w:r>
      <w:r w:rsidR="002A0789">
        <w:instrText xml:space="preserve"> ADDIN EN.CITE.DATA </w:instrText>
      </w:r>
      <w:r w:rsidR="0033438B">
        <w:fldChar w:fldCharType="end"/>
      </w:r>
      <w:r w:rsidR="0033438B">
        <w:fldChar w:fldCharType="separate"/>
      </w:r>
      <w:r w:rsidR="008D08AA">
        <w:rPr>
          <w:noProof/>
        </w:rPr>
        <w:t>(Ji et al., 2011; Johnson and Geretti; Palmer et al., 2005)</w:t>
      </w:r>
      <w:r w:rsidR="0033438B">
        <w:fldChar w:fldCharType="end"/>
      </w:r>
      <w:r w:rsidR="008D08AA">
        <w:t xml:space="preserve">; and it underestimates the total number of variants in the viral population </w:t>
      </w:r>
      <w:r w:rsidR="0033438B">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2A0789">
        <w:instrText xml:space="preserve"> ADDIN EN.CITE </w:instrText>
      </w:r>
      <w:r w:rsidR="0033438B">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2A0789">
        <w:instrText xml:space="preserve"> ADDIN EN.CITE.DATA </w:instrText>
      </w:r>
      <w:r w:rsidR="0033438B">
        <w:fldChar w:fldCharType="end"/>
      </w:r>
      <w:r w:rsidR="0033438B">
        <w:fldChar w:fldCharType="separate"/>
      </w:r>
      <w:r w:rsidR="008D08AA">
        <w:rPr>
          <w:noProof/>
        </w:rPr>
        <w:t>(Palmer et al., 2005)</w:t>
      </w:r>
      <w:r w:rsidR="0033438B">
        <w:fldChar w:fldCharType="end"/>
      </w:r>
      <w:r w:rsidR="008D08AA">
        <w:t xml:space="preserve">. Undetected low frequency HIV variants are clinically significant as they are usually drug resistant </w:t>
      </w:r>
      <w:r w:rsidR="0033438B">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cmVjb3JkPjwvQ2l0ZT48Q2l0ZSBFeGNsdWRlWWVhcj0iMSI+PEF1dGhvcj5Sb3dsZXk8L0F1dGhv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==
</w:fldData>
        </w:fldChar>
      </w:r>
      <w:r>
        <w:instrText xml:space="preserve"> ADDIN EN.CITE </w:instrText>
      </w:r>
      <w:r w:rsidR="0033438B">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cmVjb3JkPjwvQ2l0ZT48Q2l0ZSBFeGNsdWRlWWVhcj0iMSI+PEF1dGhvcj5Sb3dsZXk8L0F1dGhv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==
</w:fldData>
        </w:fldChar>
      </w:r>
      <w:r>
        <w:instrText xml:space="preserve"> ADDIN EN.CITE.DATA </w:instrText>
      </w:r>
      <w:r w:rsidR="0033438B">
        <w:fldChar w:fldCharType="end"/>
      </w:r>
      <w:r w:rsidR="0033438B">
        <w:fldChar w:fldCharType="separate"/>
      </w:r>
      <w:r w:rsidR="008D08AA">
        <w:rPr>
          <w:noProof/>
        </w:rPr>
        <w:t>(Paredes et al.; Rowley et al.; Simen et al., 2007; Simen et al., 2009a)</w:t>
      </w:r>
      <w:r w:rsidR="0033438B">
        <w:fldChar w:fldCharType="end"/>
      </w:r>
      <w:r w:rsidR="008D08AA">
        <w:t xml:space="preserve">. Those minor variants rebound in the presence of drugs, leading to ultimate virologic failure </w:t>
      </w:r>
      <w:r w:rsidR="0033438B">
        <w:fldChar w:fldCharType="begin">
          <w:fldData xml:space="preserve">PEVuZE5vdGU+PENpdGUgRXhjbHVkZVllYXI9IjEiPjxBdXRob3I+Um93bGV5PC9BdXRob3I+PFJl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=
</w:fldData>
        </w:fldChar>
      </w:r>
      <w:r w:rsidR="002A0789">
        <w:instrText xml:space="preserve"> ADDIN EN.CITE </w:instrText>
      </w:r>
      <w:r w:rsidR="0033438B">
        <w:fldChar w:fldCharType="begin">
          <w:fldData xml:space="preserve">PEVuZE5vdGU+PENpdGUgRXhjbHVkZVllYXI9IjEiPjxBdXRob3I+Um93bGV5PC9BdXRob3I+PFJl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=
</w:fldData>
        </w:fldChar>
      </w:r>
      <w:r w:rsidR="002A0789">
        <w:instrText xml:space="preserve"> ADDIN EN.CITE.DATA </w:instrText>
      </w:r>
      <w:r w:rsidR="0033438B">
        <w:fldChar w:fldCharType="end"/>
      </w:r>
      <w:r w:rsidR="0033438B">
        <w:fldChar w:fldCharType="separate"/>
      </w:r>
      <w:r w:rsidR="008D08AA">
        <w:rPr>
          <w:noProof/>
        </w:rPr>
        <w:t>(Paredes et al.; Rowley et al.)</w:t>
      </w:r>
      <w:r w:rsidR="0033438B">
        <w:fldChar w:fldCharType="end"/>
      </w:r>
      <w:r w:rsidR="008D08AA">
        <w:t xml:space="preserve">. This necessitates improved and highly sensitive sequencing technologies able to detect minor HIV variants in the viral quasispecies (reviewed in </w:t>
      </w:r>
      <w:r w:rsidR="0033438B">
        <w:fldChar w:fldCharType="begin"/>
      </w:r>
      <w:r w:rsidR="002A0789">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DNA/economics/*instrumentation/*methods/*trends&lt;/keyword&gt;&lt;/keywords&gt;&lt;dates&gt;&lt;year&gt;2009&lt;/year&gt;&lt;pub-dates&gt;&lt;date&gt;Jan&lt;/date&gt;&lt;/pub-dates&gt;&lt;/dates&gt;&lt;isbn&gt;1471-0064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33438B">
        <w:fldChar w:fldCharType="separate"/>
      </w:r>
      <w:r w:rsidR="002A0789">
        <w:rPr>
          <w:noProof/>
        </w:rPr>
        <w:t>(Metzker, 2009)</w:t>
      </w:r>
      <w:r w:rsidR="0033438B">
        <w:fldChar w:fldCharType="end"/>
      </w:r>
      <w:r w:rsidR="008D08AA">
        <w:t>).</w:t>
      </w:r>
    </w:p>
    <w:p w:rsidR="008D08AA" w:rsidRPr="002D3CD5" w:rsidRDefault="008D08AA" w:rsidP="008D08AA">
      <w:pPr>
        <w:pStyle w:val="Heading3"/>
        <w:spacing w:line="480" w:lineRule="auto"/>
        <w:rPr>
          <w:rStyle w:val="mb"/>
          <w:rFonts w:asciiTheme="minorHAnsi" w:eastAsiaTheme="minorEastAsia" w:hAnsiTheme="minorHAnsi" w:cstheme="minorBidi"/>
          <w:b w:val="0"/>
          <w:bCs w:val="0"/>
          <w:color w:val="auto"/>
        </w:rPr>
      </w:pPr>
      <w:r>
        <w:rPr>
          <w:rStyle w:val="mb"/>
        </w:rPr>
        <w:t>1.11</w:t>
      </w:r>
      <w:r w:rsidRPr="002D3CD5">
        <w:rPr>
          <w:rStyle w:val="mb"/>
        </w:rPr>
        <w:t xml:space="preserve"> Next Generation </w:t>
      </w:r>
      <w:proofErr w:type="gramStart"/>
      <w:r w:rsidRPr="002D3CD5">
        <w:rPr>
          <w:rStyle w:val="mb"/>
        </w:rPr>
        <w:t>Sequencing</w:t>
      </w:r>
      <w:proofErr w:type="gramEnd"/>
      <w:r>
        <w:rPr>
          <w:rStyle w:val="mb"/>
        </w:rPr>
        <w:t xml:space="preserve"> technologies</w:t>
      </w:r>
    </w:p>
    <w:p w:rsidR="008D08AA" w:rsidRDefault="008D08AA" w:rsidP="008D08AA">
      <w:pPr>
        <w:spacing w:line="480" w:lineRule="auto"/>
        <w:jc w:val="both"/>
      </w:pPr>
      <w:r>
        <w:t xml:space="preserve">The sequencing technologies developed with much higher throughput than automated Sanger sequencing are known as Next Generation Sequencing (NGS) technologies. Commercially available NGS technologies in the market are </w:t>
      </w:r>
      <w:r w:rsidR="00C16ACE">
        <w:t>Roche/454</w:t>
      </w:r>
      <w:r>
        <w:t xml:space="preserve">, Illumina, Applied </w:t>
      </w:r>
      <w:proofErr w:type="spellStart"/>
      <w:r>
        <w:t>Biosystems</w:t>
      </w:r>
      <w:proofErr w:type="spellEnd"/>
      <w:r>
        <w:t xml:space="preserve"> </w:t>
      </w:r>
      <w:proofErr w:type="spellStart"/>
      <w:r>
        <w:t>SOLiD</w:t>
      </w:r>
      <w:proofErr w:type="spellEnd"/>
      <w:r>
        <w:t xml:space="preserve"> technology and Ion torrent). The NGS systems differ in yield, sequencing error rate, read length, sequencing time (Table 1.2), sequencing chemistry and sequencing cost (reviewed in </w:t>
      </w:r>
      <w:r w:rsidR="0033438B">
        <w:fldChar w:fldCharType="begin">
          <w:fldData xml:space="preserve">PEVuZE5vdGU+PENpdGU+PEF1dGhvcj5TaGVuZHVyZTwvQXV0aG9yPjxZZWFyPjIwMDg8L1llYXI+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</w:fldData>
        </w:fldChar>
      </w:r>
      <w:r w:rsidR="00742FB7">
        <w:instrText xml:space="preserve"> ADDIN EN.CITE </w:instrText>
      </w:r>
      <w:r w:rsidR="0033438B">
        <w:fldChar w:fldCharType="begin">
          <w:fldData xml:space="preserve">PEVuZE5vdGU+PENpdGU+PEF1dGhvcj5TaGVuZHVyZTwvQXV0aG9yPjxZZWFyPjIwMDg8L1llYXI+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</w:fldData>
        </w:fldChar>
      </w:r>
      <w:r w:rsidR="00742FB7">
        <w:instrText xml:space="preserve"> ADDIN EN.CITE.DATA </w:instrText>
      </w:r>
      <w:r w:rsidR="0033438B">
        <w:fldChar w:fldCharType="end"/>
      </w:r>
      <w:r w:rsidR="0033438B">
        <w:fldChar w:fldCharType="separate"/>
      </w:r>
      <w:r>
        <w:rPr>
          <w:noProof/>
        </w:rPr>
        <w:t>(Metzker, 2009b; Shendure and Ji, 2008)</w:t>
      </w:r>
      <w:r w:rsidR="0033438B">
        <w:fldChar w:fldCharType="end"/>
      </w:r>
      <w:r>
        <w:t xml:space="preserve">); and that each NGS outperforms the others at a particular application </w:t>
      </w:r>
      <w:r w:rsidR="0033438B">
        <w:fldChar w:fldCharType="begin"/>
      </w:r>
      <w:r w:rsidR="002A0789">
        <w:instrText xml:space="preserve"> ADDIN EN.CITE &lt;EndNote&gt;&lt;Cite&gt;&lt;Author&gt;Shokralla&lt;/Author&gt;&lt;RecNum&gt;1134&lt;/RecNum&gt;&lt;record&gt;&lt;rec-number&gt;1134&lt;/rec-number&gt;&lt;foreign-keys&gt;&lt;key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Sequencing/instrumentation/methods&lt;/keyword&gt;&lt;keyword&gt;*Metagenomics&lt;/keyword&gt;&lt;/keywords&gt;&lt;dates&gt;&lt;year&gt;2012&lt;/year&gt;&lt;pub-dates&gt;&lt;date&gt;Apr&lt;/date&gt;&lt;/pub-dates&gt;&lt;/dates&gt;&lt;isbn&gt;1365-294X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33438B">
        <w:fldChar w:fldCharType="separate"/>
      </w:r>
      <w:r>
        <w:rPr>
          <w:noProof/>
        </w:rPr>
        <w:t>(Shokralla et al., 2012)</w:t>
      </w:r>
      <w:r w:rsidR="0033438B">
        <w:fldChar w:fldCharType="end"/>
      </w:r>
      <w:r>
        <w:t xml:space="preserve">. </w:t>
      </w:r>
    </w:p>
    <w:p w:rsidR="005A4809" w:rsidRDefault="00C16ACE" w:rsidP="005A4809">
      <w:pPr>
        <w:spacing w:line="480" w:lineRule="auto"/>
        <w:jc w:val="both"/>
      </w:pPr>
      <w:r>
        <w:t>Roche/454</w:t>
      </w:r>
      <w:r w:rsidR="008D08AA">
        <w:t xml:space="preserve"> and Illumina implement a ‘Sequencing by synthesis’ (SBS) technique for DNA sequencing </w:t>
      </w:r>
      <w:r w:rsidR="0033438B">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2A0789">
        <w:instrText xml:space="preserve"> ADDIN EN.CITE </w:instrText>
      </w:r>
      <w:r w:rsidR="0033438B">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2A0789">
        <w:instrText xml:space="preserve"> ADDIN EN.CITE.DATA </w:instrText>
      </w:r>
      <w:r w:rsidR="0033438B">
        <w:fldChar w:fldCharType="end"/>
      </w:r>
      <w:r w:rsidR="0033438B">
        <w:fldChar w:fldCharType="separate"/>
      </w:r>
      <w:r w:rsidR="008D08AA">
        <w:rPr>
          <w:noProof/>
        </w:rPr>
        <w:t>(Margulies et al., 2005b)</w:t>
      </w:r>
      <w:r w:rsidR="0033438B">
        <w:fldChar w:fldCharType="end"/>
      </w:r>
      <w:r w:rsidR="008D08AA">
        <w:t xml:space="preserve">. DNA fragments are PCR amplified to million copies such that while sequencing, simultaneous addition of million bases, one to each growing strand of template fragment, emits detectable fluorescent light </w:t>
      </w:r>
      <w:r w:rsidR="0033438B">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OTU5PC91cmw+PC9yZWxhdGVkLXVybHM+PC91cmxzPjwvcmVjb3JkPjwvQ2l0ZT48L0VuZE5vdGU+
</w:fldData>
        </w:fldChar>
      </w:r>
      <w:r w:rsidR="002A0789">
        <w:instrText xml:space="preserve"> ADDIN EN.CITE </w:instrText>
      </w:r>
      <w:r w:rsidR="0033438B">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OTU5PC91cmw+PC9yZWxhdGVkLXVybHM+PC91cmxzPjwvcmVjb3JkPjwvQ2l0ZT48L0VuZE5vdGU+
</w:fldData>
        </w:fldChar>
      </w:r>
      <w:r w:rsidR="002A0789">
        <w:instrText xml:space="preserve"> ADDIN EN.CITE.DATA </w:instrText>
      </w:r>
      <w:r w:rsidR="0033438B">
        <w:fldChar w:fldCharType="end"/>
      </w:r>
      <w:r w:rsidR="0033438B">
        <w:fldChar w:fldCharType="separate"/>
      </w:r>
      <w:r w:rsidR="008D08AA">
        <w:rPr>
          <w:noProof/>
        </w:rPr>
        <w:t>(Margulies et al., 2005a)</w:t>
      </w:r>
      <w:r w:rsidR="0033438B">
        <w:fldChar w:fldCharType="end"/>
      </w:r>
      <w:r w:rsidR="008D08AA">
        <w:t xml:space="preserve">. A defined order of free nucleotide molecules are flowed in the reaction plate, nucleotides are allowed to incorporate, fluorescent light is detected and any unincorporated nucleotides are washed off for next cycle. </w:t>
      </w:r>
      <w:r>
        <w:t>Roche/454</w:t>
      </w:r>
      <w:r w:rsidR="008D08AA">
        <w:t xml:space="preserve"> and Illumina differ only at the sequencing step. In </w:t>
      </w:r>
      <w:r>
        <w:t>Roche/454</w:t>
      </w:r>
      <w:r w:rsidR="008D08AA">
        <w:t xml:space="preserve">, polymerase continues nucleotide addition reactions until the base flowing in the reaction plate is complementary to the template sequence. The intensity of fluorescent light emission is detected and is proportional to the number of bases subsequently added, as a homopolymer run, in a particular reaction cycle </w:t>
      </w:r>
      <w:r w:rsidR="0033438B">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2A0789">
        <w:instrText xml:space="preserve"> ADDIN EN.CITE </w:instrText>
      </w:r>
      <w:r w:rsidR="0033438B">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2A0789">
        <w:instrText xml:space="preserve"> ADDIN EN.CITE.DATA </w:instrText>
      </w:r>
      <w:r w:rsidR="0033438B">
        <w:fldChar w:fldCharType="end"/>
      </w:r>
      <w:r w:rsidR="0033438B">
        <w:fldChar w:fldCharType="separate"/>
      </w:r>
      <w:r w:rsidR="008D08AA">
        <w:rPr>
          <w:noProof/>
        </w:rPr>
        <w:t>(Margulies et al., 2005b)</w:t>
      </w:r>
      <w:r w:rsidR="0033438B">
        <w:fldChar w:fldCharType="end"/>
      </w:r>
      <w:r w:rsidR="008D08AA">
        <w:t>. In the homopolymer region (repetition of a base over 3 times) the light intensity and the bases added can be disproportionate, generating high insertion or deletion (</w:t>
      </w:r>
      <w:proofErr w:type="spellStart"/>
      <w:r w:rsidR="008D08AA">
        <w:t>indel</w:t>
      </w:r>
      <w:proofErr w:type="spellEnd"/>
      <w:r w:rsidR="008D08AA">
        <w:t xml:space="preserve">) errors </w:t>
      </w:r>
      <w:r w:rsidR="0033438B">
        <w:fldChar w:fldCharType="begin">
          <w:fldData xml:space="preserve">PEVuZE5vdGU+PENpdGU+PEF1dGhvcj5Mb21hbjwvQXV0aG9yPjxZZWFyPjIwMTI8L1llYXI+PFJl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</w:fldData>
        </w:fldChar>
      </w:r>
      <w:r w:rsidR="002A0789">
        <w:instrText xml:space="preserve"> ADDIN EN.CITE </w:instrText>
      </w:r>
      <w:r w:rsidR="0033438B">
        <w:fldChar w:fldCharType="begin">
          <w:fldData xml:space="preserve">PEVuZE5vdGU+PENpdGU+PEF1dGhvcj5Mb21hbjwvQXV0aG9yPjxZZWFyPjIwMTI8L1llYXI+PFJl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</w:fldData>
        </w:fldChar>
      </w:r>
      <w:r w:rsidR="002A0789">
        <w:instrText xml:space="preserve"> ADDIN EN.CITE.DATA </w:instrText>
      </w:r>
      <w:r w:rsidR="0033438B">
        <w:fldChar w:fldCharType="end"/>
      </w:r>
      <w:r w:rsidR="0033438B">
        <w:fldChar w:fldCharType="separate"/>
      </w:r>
      <w:r w:rsidR="008D08AA">
        <w:rPr>
          <w:noProof/>
        </w:rPr>
        <w:t>(Loman et al., 2012; Luo et al., 2012)</w:t>
      </w:r>
      <w:r w:rsidR="0033438B">
        <w:fldChar w:fldCharType="end"/>
      </w:r>
      <w:r w:rsidR="008D08AA">
        <w:t xml:space="preserve"> at the rate of 0.38 per 100 bases </w:t>
      </w:r>
      <w:r w:rsidR="0033438B">
        <w:fldChar w:fldCharType="begin"/>
      </w:r>
      <w:r w:rsidR="002A0789">
        <w:instrText xml:space="preserve"> ADDIN EN.CITE &lt;EndNote&gt;&lt;Cite&gt;&lt;Author&gt;Loman&lt;/Author&gt;&lt;Year&gt;2012&lt;/Year&gt;&lt;RecNum&gt;1410&lt;/RecNum&gt;&lt;record&gt;&lt;rec-number&gt;1410&lt;/rec-number&gt;&lt;foreign-keys&gt;&lt;key app="EN" db-id="fp25zzvrxrd9vke5zxqp9stbssprwstvdddz"&gt;1410&lt;/key&gt;&lt;/foreign-keys&gt;&lt;ref-type name="Journal Article"&gt;17&lt;/ref-type&gt;&lt;contributors&gt;&lt;authors&gt;&lt;author&gt;Loman, N. J.&lt;/author&gt;&lt;author&gt;Misra, R. V.&lt;/author&gt;&lt;author&gt;Dallman, T. J.&lt;/author&gt;&lt;author&gt;Constantinidou, C.&lt;/author&gt;&lt;author&gt;Gharbia, S. E.&lt;/author&gt;&lt;author&gt;Wain, J.&lt;/author&gt;&lt;author&gt;Pallen, M. J.&lt;/author&gt;&lt;/authors&gt;&lt;/contributors&gt;&lt;auth-address&gt;Centre for Systems Biology, University of Birmingham, Birmingham, UK.&lt;/auth-address&gt;&lt;titles&gt;&lt;title&gt;Performance comparison of benchtop high-throughput sequencing platforms&lt;/title&gt;&lt;secondary-title&gt;Nat Biotechnol&lt;/secondary-title&gt;&lt;/titles&gt;&lt;periodical&gt;&lt;full-title&gt;Nat Biotechnol&lt;/full-title&gt;&lt;/periodical&gt;&lt;pages&gt;434-9&lt;/pages&gt;&lt;volume&gt;30&lt;/volume&gt;&lt;number&gt;5&lt;/number&gt;&lt;edition&gt;2012/04/24&lt;/edition&gt;&lt;keywords&gt;&lt;keyword&gt;Algorithms&lt;/keyword&gt;&lt;keyword&gt;Computational Biology/methods&lt;/keyword&gt;&lt;keyword&gt;Contig Mapping&lt;/keyword&gt;&lt;keyword&gt;Equipment Design&lt;/keyword&gt;&lt;keyword&gt;Escherichia coli/genetics&lt;/keyword&gt;&lt;keyword&gt;Escherichia coli Infections/microbiology&lt;/keyword&gt;&lt;keyword&gt;Gene Library&lt;/keyword&gt;&lt;keyword&gt;Genome, Bacterial&lt;/keyword&gt;&lt;keyword&gt;Humans&lt;/keyword&gt;&lt;keyword&gt;Polymerase Chain Reaction/economics/instrumentation&lt;/keyword&gt;&lt;keyword&gt;Reproducibility of Results&lt;/keyword&gt;&lt;keyword&gt;Sequence Analysis, DNA/economics/*instrumentation/*methods&lt;/keyword&gt;&lt;/keywords&gt;&lt;dates&gt;&lt;year&gt;2012&lt;/year&gt;&lt;pub-dates&gt;&lt;date&gt;May&lt;/date&gt;&lt;/pub-dates&gt;&lt;/dates&gt;&lt;isbn&gt;1546-1696 (Electronic)&amp;#xD;1087-0156 (Linking)&lt;/isbn&gt;&lt;accession-num&gt;22522955&lt;/accession-num&gt;&lt;urls&gt;&lt;related-urls&gt;&lt;url&gt;http://www.ncbi.nlm.nih.gov/entrez/query.fcgi?cmd=Retrieve&amp;amp;db=PubMed&amp;amp;dopt=Citation&amp;amp;list_uids=22522955&lt;/url&gt;&lt;/related-urls&gt;&lt;/urls&gt;&lt;electronic-resource-num&gt;nbt.2198 [pii]&amp;#xD;10.1038/nbt.2198&lt;/electronic-resource-num&gt;&lt;language&gt;eng&lt;/language&gt;&lt;/record&gt;&lt;/Cite&gt;&lt;/EndNote&gt;</w:instrText>
      </w:r>
      <w:r w:rsidR="0033438B">
        <w:fldChar w:fldCharType="separate"/>
      </w:r>
      <w:r w:rsidR="008D08AA">
        <w:rPr>
          <w:noProof/>
        </w:rPr>
        <w:t>(Loman et al., 2012)</w:t>
      </w:r>
      <w:r w:rsidR="0033438B">
        <w:fldChar w:fldCharType="end"/>
      </w:r>
      <w:r w:rsidR="008D08AA">
        <w:t xml:space="preserve">.   Illumina, on the other hand, stops the reaction after single nucleotide addition, detects the color of light emission that depends on a base </w:t>
      </w:r>
      <w:r w:rsidR="0033438B">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2A0789">
        <w:instrText xml:space="preserve"> ADDIN EN.CITE </w:instrText>
      </w:r>
      <w:r w:rsidR="0033438B">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2A0789">
        <w:instrText xml:space="preserve"> ADDIN EN.CITE.DATA </w:instrText>
      </w:r>
      <w:r w:rsidR="0033438B">
        <w:fldChar w:fldCharType="end"/>
      </w:r>
      <w:r w:rsidR="0033438B">
        <w:fldChar w:fldCharType="separate"/>
      </w:r>
      <w:r w:rsidR="008D08AA">
        <w:rPr>
          <w:noProof/>
        </w:rPr>
        <w:t>(Bentley et al., 2008)</w:t>
      </w:r>
      <w:r w:rsidR="0033438B">
        <w:fldChar w:fldCharType="end"/>
      </w:r>
      <w:r w:rsidR="008D08AA">
        <w:t xml:space="preserve"> but has base calling biases, generating substitution errors </w:t>
      </w:r>
      <w:r w:rsidR="0033438B">
        <w:fldChar w:fldCharType="begin"/>
      </w:r>
      <w:r w:rsidR="002A0789">
        <w:instrText xml:space="preserve"> ADDIN EN.CITE &lt;EndNote&gt;&lt;Cite&gt;&lt;Author&gt;Luo&lt;/Author&gt;&lt;Year&gt;2012&lt;/Year&gt;&lt;RecNum&gt;1405&lt;/RecNum&gt;&lt;record&gt;&lt;rec-number&gt;1405&lt;/rec-number&gt;&lt;foreign-keys&gt;&lt;key app="EN" db-id="fp25zzvrxrd9vke5zxqp9stbssprwstvdddz"&gt;1405&lt;/key&gt;&lt;/foreign-keys&gt;&lt;ref-type name="Journal Article"&gt;17&lt;/ref-type&gt;&lt;contributors&gt;&lt;authors&gt;&lt;author&gt;Luo, C.&lt;/author&gt;&lt;author&gt;Tsementzi, D.&lt;/author&gt;&lt;author&gt;Kyrpides, N.&lt;/author&gt;&lt;author&gt;Read, T.&lt;/author&gt;&lt;author&gt;Konstantinidis, K. T.&lt;/author&gt;&lt;/authors&gt;&lt;/contributors&gt;&lt;auth-address&gt;School of Biology and Center for Bioinformatics and Computational Genomics, Georgia Institute of Technology, Atlanta, Georgia, United States of America.&lt;/auth-address&gt;&lt;titles&gt;&lt;title&gt;Direct comparisons of Illumina vs. Roche 454 sequencing technologies on the same microbial community DNA sample&lt;/title&gt;&lt;secondary-title&gt;PLoS One&lt;/secondary-title&gt;&lt;/titles&gt;&lt;periodical&gt;&lt;full-title&gt;PLoS One&lt;/full-title&gt;&lt;/periodical&gt;&lt;pages&gt;e30087&lt;/pages&gt;&lt;volume&gt;7&lt;/volume&gt;&lt;number&gt;2&lt;/number&gt;&lt;edition&gt;2012/02/22&lt;/edition&gt;&lt;keywords&gt;&lt;keyword&gt;Base Composition&lt;/keyword&gt;&lt;keyword&gt;DNA, Bacterial&lt;/keyword&gt;&lt;keyword&gt;*Genome, Bacterial&lt;/keyword&gt;&lt;keyword&gt;Metagenomics/*methods&lt;/keyword&gt;&lt;keyword&gt;Sequence Analysis, DNA/*methods&lt;/keyword&gt;&lt;/keywords&gt;&lt;dates&gt;&lt;year&gt;2012&lt;/year&gt;&lt;/dates&gt;&lt;isbn&gt;1932-6203 (Electronic)&amp;#xD;1932-6203 (Linking)&lt;/isbn&gt;&lt;accession-num&gt;22347999&lt;/accession-num&gt;&lt;urls&gt;&lt;related-urls&gt;&lt;url&gt;http://www.ncbi.nlm.nih.gov/entrez/query.fcgi?cmd=Retrieve&amp;amp;db=PubMed&amp;amp;dopt=Citation&amp;amp;list_uids=22347999&lt;/url&gt;&lt;/related-urls&gt;&lt;/urls&gt;&lt;custom2&gt;3277595&lt;/custom2&gt;&lt;electronic-resource-num&gt;10.1371/journal.pone.0030087&amp;#xD;PONE-D-11-17842 [pii]&lt;/electronic-resource-num&gt;&lt;language&gt;eng&lt;/language&gt;&lt;/record&gt;&lt;/Cite&gt;&lt;/EndNote&gt;</w:instrText>
      </w:r>
      <w:r w:rsidR="0033438B">
        <w:fldChar w:fldCharType="separate"/>
      </w:r>
      <w:r w:rsidR="008D08AA">
        <w:rPr>
          <w:noProof/>
        </w:rPr>
        <w:t>(Luo et al., 2012)</w:t>
      </w:r>
      <w:r w:rsidR="0033438B">
        <w:fldChar w:fldCharType="end"/>
      </w:r>
      <w:r w:rsidR="008D08AA">
        <w:t xml:space="preserve">. The major advantage of Illumina over other systems is that it has the highest throughput (Table 1.2). The sequencing chemistry of the systems impacts on sequence read length. </w:t>
      </w:r>
      <w:r>
        <w:t>Roche/454</w:t>
      </w:r>
      <w:r w:rsidR="008D08AA">
        <w:t xml:space="preserve"> yields a lower number of sequences but the longest read length (up to 800 bases) (Table 1.2). </w:t>
      </w:r>
      <w:r w:rsidR="005A4809">
        <w:t xml:space="preserve">The longer read length can reveal the drug </w:t>
      </w:r>
    </w:p>
    <w:p w:rsidR="00086974" w:rsidRDefault="00086974" w:rsidP="008D08AA">
      <w:pPr>
        <w:spacing w:line="480" w:lineRule="auto"/>
        <w:jc w:val="both"/>
      </w:pPr>
    </w:p>
    <w:p w:rsidR="002E563B" w:rsidRPr="006A410A" w:rsidRDefault="002E563B" w:rsidP="006A410A">
      <w:pPr>
        <w:sectPr w:rsidR="002E563B" w:rsidRPr="006A410A">
          <w:pgSz w:w="11899" w:h="16838"/>
          <w:pgMar w:top="1440" w:right="1800" w:bottom="1440" w:left="1800" w:header="708" w:footer="708" w:gutter="0"/>
          <w:cols w:space="708"/>
        </w:sectPr>
      </w:pPr>
    </w:p>
    <w:p w:rsidR="00CC16FB" w:rsidRPr="00C14850" w:rsidRDefault="00C364A0" w:rsidP="00C14850">
      <w:pPr>
        <w:pStyle w:val="Caption"/>
        <w:keepNext/>
        <w:spacing w:line="480" w:lineRule="auto"/>
        <w:rPr>
          <w:b w:val="0"/>
          <w:color w:val="auto"/>
          <w:sz w:val="24"/>
        </w:rPr>
      </w:pPr>
      <w:r w:rsidRPr="00C14850">
        <w:rPr>
          <w:b w:val="0"/>
          <w:color w:val="auto"/>
          <w:sz w:val="24"/>
        </w:rPr>
        <w:t>Table 1:2</w:t>
      </w:r>
      <w:r w:rsidR="00AC441A" w:rsidRPr="00C14850">
        <w:rPr>
          <w:b w:val="0"/>
          <w:color w:val="auto"/>
          <w:sz w:val="24"/>
        </w:rPr>
        <w:t xml:space="preserve"> Comparative </w:t>
      </w:r>
      <w:proofErr w:type="gramStart"/>
      <w:r w:rsidR="00AC441A" w:rsidRPr="00C14850">
        <w:rPr>
          <w:b w:val="0"/>
          <w:color w:val="auto"/>
          <w:sz w:val="24"/>
        </w:rPr>
        <w:t>analysis</w:t>
      </w:r>
      <w:proofErr w:type="gramEnd"/>
      <w:r w:rsidR="00AC441A" w:rsidRPr="00C14850">
        <w:rPr>
          <w:b w:val="0"/>
          <w:color w:val="auto"/>
          <w:sz w:val="24"/>
        </w:rPr>
        <w:t xml:space="preserve"> of different NGS system</w:t>
      </w:r>
      <w:r w:rsidR="00F51BAF" w:rsidRPr="00C14850">
        <w:rPr>
          <w:b w:val="0"/>
          <w:color w:val="auto"/>
          <w:sz w:val="24"/>
        </w:rPr>
        <w:t xml:space="preserve">s. Source: adapted from </w:t>
      </w:r>
      <w:proofErr w:type="spellStart"/>
      <w:r w:rsidR="00F51BAF" w:rsidRPr="00C14850">
        <w:rPr>
          <w:b w:val="0"/>
          <w:color w:val="auto"/>
          <w:sz w:val="24"/>
        </w:rPr>
        <w:t>Shokralla</w:t>
      </w:r>
      <w:proofErr w:type="spellEnd"/>
      <w:r w:rsidR="00F51BAF" w:rsidRPr="00C14850">
        <w:rPr>
          <w:b w:val="0"/>
          <w:color w:val="auto"/>
          <w:sz w:val="24"/>
        </w:rPr>
        <w:t xml:space="preserve">  et al 2012 </w:t>
      </w:r>
      <w:r w:rsidR="0033438B" w:rsidRPr="00C14850">
        <w:rPr>
          <w:b w:val="0"/>
          <w:color w:val="auto"/>
          <w:sz w:val="24"/>
        </w:rPr>
        <w:fldChar w:fldCharType="begin"/>
      </w:r>
      <w:r w:rsidR="002A0789">
        <w:rPr>
          <w:b w:val="0"/>
          <w:color w:val="auto"/>
          <w:sz w:val="24"/>
        </w:rPr>
        <w:instrText xml:space="preserve"> ADDIN EN.CITE &lt;EndNote&gt;&lt;Cite ExcludeYear="1"&gt;&lt;Author&gt;Shokralla&lt;/Author&gt;&lt;RecNum&gt;1134&lt;/RecNum&gt;&lt;record&gt;&lt;rec-number&gt;1134&lt;/rec-number&gt;&lt;foreign-keys&gt;&lt;key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Sequencing/instrumentation/methods&lt;/keyword&gt;&lt;keyword&gt;*Metagenomics&lt;/keyword&gt;&lt;/keywords&gt;&lt;dates&gt;&lt;year&gt;2012&lt;/year&gt;&lt;pub-dates&gt;&lt;date&gt;Apr&lt;/date&gt;&lt;/pub-dates&gt;&lt;/dates&gt;&lt;isbn&gt;1365-294X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33438B" w:rsidRPr="00C14850">
        <w:rPr>
          <w:b w:val="0"/>
          <w:color w:val="auto"/>
          <w:sz w:val="24"/>
        </w:rPr>
        <w:fldChar w:fldCharType="separate"/>
      </w:r>
      <w:r w:rsidR="00BD0C62" w:rsidRPr="00C14850">
        <w:rPr>
          <w:b w:val="0"/>
          <w:noProof/>
          <w:color w:val="auto"/>
          <w:sz w:val="24"/>
        </w:rPr>
        <w:t>(Shokralla et al.)</w:t>
      </w:r>
      <w:r w:rsidR="0033438B" w:rsidRPr="00C14850">
        <w:rPr>
          <w:b w:val="0"/>
          <w:color w:val="auto"/>
          <w:sz w:val="24"/>
        </w:rPr>
        <w:fldChar w:fldCharType="end"/>
      </w:r>
      <w:r w:rsidR="00F51BAF" w:rsidRPr="00C14850">
        <w:rPr>
          <w:b w:val="0"/>
          <w:color w:val="auto"/>
          <w:sz w:val="24"/>
        </w:rPr>
        <w:t xml:space="preserve">, </w:t>
      </w:r>
      <w:proofErr w:type="spellStart"/>
      <w:r w:rsidR="00F51BAF" w:rsidRPr="00C14850">
        <w:rPr>
          <w:b w:val="0"/>
          <w:color w:val="auto"/>
          <w:sz w:val="24"/>
        </w:rPr>
        <w:t>Niedringhaus</w:t>
      </w:r>
      <w:proofErr w:type="spellEnd"/>
      <w:r w:rsidR="00F51BAF" w:rsidRPr="00C14850">
        <w:rPr>
          <w:b w:val="0"/>
          <w:color w:val="auto"/>
          <w:sz w:val="24"/>
        </w:rPr>
        <w:t xml:space="preserve"> et al 2011 </w:t>
      </w:r>
      <w:r w:rsidR="0033438B" w:rsidRPr="00C14850">
        <w:rPr>
          <w:b w:val="0"/>
          <w:color w:val="auto"/>
          <w:sz w:val="24"/>
        </w:rPr>
        <w:fldChar w:fldCharType="begin"/>
      </w:r>
      <w:r w:rsidR="002A0789">
        <w:rPr>
          <w:b w:val="0"/>
          <w:color w:val="auto"/>
          <w:sz w:val="24"/>
        </w:rPr>
        <w:instrText xml:space="preserve"> ADDIN EN.CITE &lt;EndNote&gt;&lt;Cite ExcludeYear="1"&gt;&lt;Author&gt;Niedringhaus&lt;/Author&gt;&lt;RecNum&gt;1138&lt;/RecNum&gt;&lt;record&gt;&lt;rec-number&gt;1138&lt;/rec-number&gt;&lt;foreign-keys&gt;&lt;key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33438B" w:rsidRPr="00C14850">
        <w:rPr>
          <w:b w:val="0"/>
          <w:color w:val="auto"/>
          <w:sz w:val="24"/>
        </w:rPr>
        <w:fldChar w:fldCharType="separate"/>
      </w:r>
      <w:r w:rsidR="00BD0C62" w:rsidRPr="00C14850">
        <w:rPr>
          <w:b w:val="0"/>
          <w:noProof/>
          <w:color w:val="auto"/>
          <w:sz w:val="24"/>
        </w:rPr>
        <w:t>(Niedringhaus et al.)</w:t>
      </w:r>
      <w:r w:rsidR="0033438B" w:rsidRPr="00C14850">
        <w:rPr>
          <w:b w:val="0"/>
          <w:color w:val="auto"/>
          <w:sz w:val="24"/>
        </w:rPr>
        <w:fldChar w:fldCharType="end"/>
      </w:r>
      <w:r w:rsidR="00F51BAF" w:rsidRPr="00C14850">
        <w:rPr>
          <w:b w:val="0"/>
          <w:color w:val="auto"/>
          <w:sz w:val="24"/>
        </w:rPr>
        <w:t xml:space="preserve"> and Glenn 2011 </w:t>
      </w:r>
      <w:r w:rsidR="0033438B" w:rsidRPr="00C14850">
        <w:rPr>
          <w:b w:val="0"/>
          <w:color w:val="auto"/>
          <w:sz w:val="24"/>
        </w:rPr>
        <w:fldChar w:fldCharType="begin"/>
      </w:r>
      <w:r w:rsidR="002A0789">
        <w:rPr>
          <w:b w:val="0"/>
          <w:color w:val="auto"/>
          <w:sz w:val="24"/>
        </w:rPr>
        <w:instrText xml:space="preserve"> ADDIN EN.CITE &lt;EndNote&gt;&lt;Cite&gt;&lt;Author&gt;Glenn&lt;/Author&gt;&lt;Year&gt;2011&lt;/Year&gt;&lt;RecNum&gt;1140&lt;/RecNum&gt;&lt;record&gt;&lt;rec-number&gt;1140&lt;/rec-number&gt;&lt;foreign-keys&gt;&lt;key app="EN" db-id="fp25zzvrxrd9vke5zxqp9stbssprwstvdddz"&gt;1140&lt;/key&gt;&lt;/foreign-keys&gt;&lt;ref-type name="Journal Article"&gt;17&lt;/ref-type&gt;&lt;contributors&gt;&lt;authors&gt;&lt;author&gt;Glenn, T. C.&lt;/author&gt;&lt;/authors&gt;&lt;/contributors&gt;&lt;auth-address&gt;Department of Environmental Health Science and Georgia Genomics Facility, Environmental Health Science Building, University of Georgia, Athens, GA 30602, USA. travisg@uga.edu&lt;/auth-address&gt;&lt;titles&gt;&lt;title&gt;Field guide to next-generation DNA sequencers&lt;/title&gt;&lt;secondary-title&gt;Mol Ecol Resour&lt;/secondary-title&gt;&lt;/titles&gt;&lt;periodical&gt;&lt;full-title&gt;Mol Ecol Resour&lt;/full-title&gt;&lt;/periodical&gt;&lt;pages&gt;759-69&lt;/pages&gt;&lt;volume&gt;11&lt;/volume&gt;&lt;number&gt;5&lt;/number&gt;&lt;edition&gt;2011/05/20&lt;/edition&gt;&lt;keywords&gt;&lt;keyword&gt;Computational Biology/*methods&lt;/keyword&gt;&lt;keyword&gt;Sequence Analysis, DNA/*economics/*instrumentation/*methods&lt;/keyword&gt;&lt;/keywords&gt;&lt;dates&gt;&lt;year&gt;2011&lt;/year&gt;&lt;pub-dates&gt;&lt;date&gt;Sep&lt;/date&gt;&lt;/pub-dates&gt;&lt;/dates&gt;&lt;isbn&gt;1755-0998 (Electronic)&amp;#xD;1755-098X (Linking)&lt;/isbn&gt;&lt;accession-num&gt;21592312&lt;/accession-num&gt;&lt;urls&gt;&lt;related-urls&gt;&lt;url&gt;http://www.ncbi.nlm.nih.gov/entrez/query.fcgi?cmd=Retrieve&amp;amp;db=PubMed&amp;amp;dopt=Citation&amp;amp;list_uids=21592312&lt;/url&gt;&lt;/related-urls&gt;&lt;/urls&gt;&lt;electronic-resource-num&gt;10.1111/j.1755-0998.2011.03024.x&lt;/electronic-resource-num&gt;&lt;language&gt;eng&lt;/language&gt;&lt;/record&gt;&lt;/Cite&gt;&lt;/EndNote&gt;</w:instrText>
      </w:r>
      <w:r w:rsidR="0033438B" w:rsidRPr="00C14850">
        <w:rPr>
          <w:b w:val="0"/>
          <w:color w:val="auto"/>
          <w:sz w:val="24"/>
        </w:rPr>
        <w:fldChar w:fldCharType="separate"/>
      </w:r>
      <w:r w:rsidR="00BD0C62" w:rsidRPr="00C14850">
        <w:rPr>
          <w:b w:val="0"/>
          <w:noProof/>
          <w:color w:val="auto"/>
          <w:sz w:val="24"/>
        </w:rPr>
        <w:t>(Glenn, 2011)</w:t>
      </w:r>
      <w:r w:rsidR="0033438B" w:rsidRPr="00C14850">
        <w:rPr>
          <w:b w:val="0"/>
          <w:color w:val="auto"/>
          <w:sz w:val="24"/>
        </w:rPr>
        <w:fldChar w:fldCharType="end"/>
      </w:r>
      <w:r w:rsidR="00F51BAF" w:rsidRPr="00C14850">
        <w:rPr>
          <w:b w:val="0"/>
          <w:color w:val="auto"/>
          <w:sz w:val="24"/>
        </w:rPr>
        <w:t xml:space="preserve"> </w:t>
      </w:r>
    </w:p>
    <w:tbl>
      <w:tblPr>
        <w:tblW w:w="14268"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A0"/>
      </w:tblPr>
      <w:tblGrid>
        <w:gridCol w:w="2172"/>
        <w:gridCol w:w="1430"/>
        <w:gridCol w:w="1039"/>
        <w:gridCol w:w="1981"/>
        <w:gridCol w:w="1031"/>
        <w:gridCol w:w="4408"/>
        <w:gridCol w:w="2207"/>
      </w:tblGrid>
      <w:tr w:rsidR="00830323" w:rsidRPr="00CC16FB">
        <w:trPr>
          <w:tblHeader/>
        </w:trPr>
        <w:tc>
          <w:tcPr>
            <w:tcW w:w="2172"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Platform</w:t>
            </w:r>
          </w:p>
        </w:tc>
        <w:tc>
          <w:tcPr>
            <w:tcW w:w="1430"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 length (</w:t>
            </w:r>
            <w:proofErr w:type="spellStart"/>
            <w:r w:rsidRPr="00CC16FB">
              <w:rPr>
                <w:rFonts w:ascii="Times" w:eastAsiaTheme="minorHAnsi" w:hAnsi="Times"/>
                <w:szCs w:val="20"/>
                <w:lang w:eastAsia="en-US"/>
              </w:rPr>
              <w:t>bp</w:t>
            </w:r>
            <w:proofErr w:type="spellEnd"/>
            <w:r w:rsidRPr="00CC16FB">
              <w:rPr>
                <w:rFonts w:ascii="Times" w:eastAsiaTheme="minorHAnsi" w:hAnsi="Times"/>
                <w:szCs w:val="20"/>
                <w:lang w:eastAsia="en-US"/>
              </w:rPr>
              <w:t>)</w:t>
            </w:r>
          </w:p>
        </w:tc>
        <w:tc>
          <w:tcPr>
            <w:tcW w:w="1039" w:type="dxa"/>
            <w:shd w:val="pct30" w:color="FFFF00" w:fill="FFFFFF"/>
            <w:vAlign w:val="center"/>
          </w:tcPr>
          <w:p w:rsidR="00830323" w:rsidRPr="00CC16FB" w:rsidRDefault="00D3354B"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Reads</w:t>
            </w:r>
            <w:r w:rsidR="00830323" w:rsidRPr="00CC16FB">
              <w:rPr>
                <w:rFonts w:ascii="Times" w:eastAsiaTheme="minorHAnsi" w:hAnsi="Times"/>
                <w:szCs w:val="20"/>
                <w:lang w:eastAsia="en-US"/>
              </w:rPr>
              <w:t>/run</w:t>
            </w:r>
          </w:p>
        </w:tc>
        <w:tc>
          <w:tcPr>
            <w:tcW w:w="1981"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Sequencing output/run</w:t>
            </w:r>
          </w:p>
        </w:tc>
        <w:tc>
          <w:tcPr>
            <w:tcW w:w="1031"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Run time</w:t>
            </w:r>
          </w:p>
        </w:tc>
        <w:tc>
          <w:tcPr>
            <w:tcW w:w="4408" w:type="dxa"/>
            <w:shd w:val="pct30" w:color="FFFF00" w:fill="FFFFFF"/>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Advantages</w:t>
            </w:r>
          </w:p>
        </w:tc>
        <w:tc>
          <w:tcPr>
            <w:tcW w:w="2207" w:type="dxa"/>
            <w:shd w:val="pct30" w:color="FFFF00" w:fill="FFFFFF"/>
          </w:tcPr>
          <w:p w:rsidR="00830323" w:rsidRPr="00CC16FB" w:rsidRDefault="00830323" w:rsidP="00EF49B6">
            <w:pPr>
              <w:spacing w:before="2" w:after="2"/>
              <w:jc w:val="center"/>
              <w:rPr>
                <w:rFonts w:ascii="Times" w:eastAsiaTheme="minorHAnsi" w:hAnsi="Times"/>
                <w:szCs w:val="20"/>
                <w:lang w:eastAsia="en-US"/>
              </w:rPr>
            </w:pPr>
            <w:r>
              <w:rPr>
                <w:rFonts w:ascii="Times" w:eastAsiaTheme="minorHAnsi" w:hAnsi="Times"/>
                <w:szCs w:val="20"/>
                <w:lang w:eastAsia="en-US"/>
              </w:rPr>
              <w:t>Primary applications</w:t>
            </w:r>
          </w:p>
        </w:tc>
      </w:tr>
      <w:tr w:rsidR="00830323" w:rsidRPr="00CC16FB">
        <w:tc>
          <w:tcPr>
            <w:tcW w:w="2172" w:type="dxa"/>
            <w:shd w:val="clear" w:color="auto" w:fill="auto"/>
            <w:vAlign w:val="center"/>
          </w:tcPr>
          <w:p w:rsidR="00830323" w:rsidRPr="00CC16FB" w:rsidRDefault="00830323" w:rsidP="00C16ACE">
            <w:pPr>
              <w:spacing w:before="2" w:after="2"/>
              <w:rPr>
                <w:rFonts w:ascii="Times" w:eastAsiaTheme="minorHAnsi" w:hAnsi="Times"/>
                <w:szCs w:val="20"/>
                <w:lang w:eastAsia="en-US"/>
              </w:rPr>
            </w:pPr>
            <w:r w:rsidRPr="00CC16FB">
              <w:rPr>
                <w:rFonts w:ascii="Times" w:eastAsiaTheme="minorHAnsi" w:hAnsi="Times"/>
                <w:szCs w:val="20"/>
                <w:lang w:eastAsia="en-US"/>
              </w:rPr>
              <w:t>Roche</w:t>
            </w:r>
            <w:r w:rsidR="00C16ACE">
              <w:rPr>
                <w:rFonts w:ascii="Times" w:eastAsiaTheme="minorHAnsi" w:hAnsi="Times"/>
                <w:szCs w:val="20"/>
                <w:lang w:eastAsia="en-US"/>
              </w:rPr>
              <w:t>/</w:t>
            </w:r>
            <w:r w:rsidRPr="00CC16FB">
              <w:rPr>
                <w:rFonts w:ascii="Times" w:eastAsiaTheme="minorHAnsi" w:hAnsi="Times"/>
                <w:szCs w:val="20"/>
                <w:lang w:eastAsia="en-US"/>
              </w:rPr>
              <w:t>454 GS FLX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400–500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val="restart"/>
            <w:shd w:val="clear" w:color="auto" w:fill="auto"/>
          </w:tcPr>
          <w:p w:rsidR="00830323" w:rsidRPr="00CC16FB" w:rsidRDefault="00830323" w:rsidP="00EF49B6">
            <w:pPr>
              <w:spacing w:before="2" w:after="2"/>
              <w:rPr>
                <w:rFonts w:ascii="Times" w:eastAsiaTheme="minorHAnsi" w:hAnsi="Times"/>
                <w:szCs w:val="20"/>
                <w:lang w:eastAsia="en-US"/>
              </w:rPr>
            </w:pPr>
            <w:r>
              <w:rPr>
                <w:rFonts w:ascii="Times" w:eastAsiaTheme="minorHAnsi" w:hAnsi="Times"/>
                <w:szCs w:val="20"/>
                <w:lang w:eastAsia="en-US"/>
              </w:rPr>
              <w:t>Longest read lengths among 2</w:t>
            </w:r>
            <w:r w:rsidRPr="00CC16FB">
              <w:rPr>
                <w:rFonts w:ascii="Times" w:eastAsiaTheme="minorHAnsi" w:hAnsi="Times"/>
                <w:szCs w:val="20"/>
                <w:vertAlign w:val="superscript"/>
                <w:lang w:eastAsia="en-US"/>
              </w:rPr>
              <w:t>nd</w:t>
            </w:r>
            <w:r>
              <w:rPr>
                <w:rFonts w:ascii="Times" w:eastAsiaTheme="minorHAnsi" w:hAnsi="Times"/>
                <w:szCs w:val="20"/>
                <w:lang w:eastAsia="en-US"/>
              </w:rPr>
              <w:t xml:space="preserve"> generation, high throughput compared to 1</w:t>
            </w:r>
            <w:r w:rsidRPr="00CC16FB">
              <w:rPr>
                <w:rFonts w:ascii="Times" w:eastAsiaTheme="minorHAnsi" w:hAnsi="Times"/>
                <w:szCs w:val="20"/>
                <w:vertAlign w:val="superscript"/>
                <w:lang w:eastAsia="en-US"/>
              </w:rPr>
              <w:t>st</w:t>
            </w:r>
            <w:r>
              <w:rPr>
                <w:rFonts w:ascii="Times" w:eastAsiaTheme="minorHAnsi" w:hAnsi="Times"/>
                <w:szCs w:val="20"/>
                <w:lang w:eastAsia="en-US"/>
              </w:rPr>
              <w:t xml:space="preserve"> generation sequencing</w:t>
            </w:r>
          </w:p>
        </w:tc>
        <w:tc>
          <w:tcPr>
            <w:tcW w:w="2207" w:type="dxa"/>
            <w:vMerge w:val="restart"/>
          </w:tcPr>
          <w:p w:rsid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7, 8*</w:t>
            </w:r>
          </w:p>
        </w:tc>
      </w:tr>
      <w:tr w:rsidR="00830323" w:rsidRPr="00CC16FB">
        <w:tc>
          <w:tcPr>
            <w:tcW w:w="2172" w:type="dxa"/>
            <w:shd w:val="clear" w:color="auto" w:fill="auto"/>
            <w:vAlign w:val="center"/>
          </w:tcPr>
          <w:p w:rsidR="00830323" w:rsidRPr="00CC16FB" w:rsidRDefault="00C16ACE" w:rsidP="00EF49B6">
            <w:pPr>
              <w:spacing w:before="2" w:after="2"/>
              <w:rPr>
                <w:rFonts w:ascii="Times" w:eastAsiaTheme="minorHAnsi" w:hAnsi="Times"/>
                <w:szCs w:val="20"/>
                <w:lang w:eastAsia="en-US"/>
              </w:rPr>
            </w:pPr>
            <w:r>
              <w:rPr>
                <w:rFonts w:ascii="Times" w:eastAsiaTheme="minorHAnsi" w:hAnsi="Times"/>
                <w:szCs w:val="20"/>
                <w:lang w:eastAsia="en-US"/>
              </w:rPr>
              <w:t>Roche/</w:t>
            </w:r>
            <w:r w:rsidR="00830323" w:rsidRPr="00CC16FB">
              <w:rPr>
                <w:rFonts w:ascii="Times" w:eastAsiaTheme="minorHAnsi" w:hAnsi="Times"/>
                <w:szCs w:val="20"/>
                <w:lang w:eastAsia="en-US"/>
              </w:rPr>
              <w:t>454 GS FLX+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600–800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23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C16ACE" w:rsidP="00EF49B6">
            <w:pPr>
              <w:spacing w:before="2" w:after="2"/>
              <w:rPr>
                <w:rFonts w:ascii="Times" w:eastAsiaTheme="minorHAnsi" w:hAnsi="Times"/>
                <w:szCs w:val="20"/>
                <w:lang w:eastAsia="en-US"/>
              </w:rPr>
            </w:pPr>
            <w:r>
              <w:rPr>
                <w:rFonts w:ascii="Times" w:eastAsiaTheme="minorHAnsi" w:hAnsi="Times"/>
                <w:szCs w:val="20"/>
                <w:lang w:eastAsia="en-US"/>
              </w:rPr>
              <w:t>Roche/</w:t>
            </w:r>
            <w:r w:rsidR="00830323" w:rsidRPr="00CC16FB">
              <w:rPr>
                <w:rFonts w:ascii="Times" w:eastAsiaTheme="minorHAnsi" w:hAnsi="Times"/>
                <w:szCs w:val="20"/>
                <w:lang w:eastAsia="en-US"/>
              </w:rPr>
              <w:t>454 GS Junior</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400–450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5</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35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Illumina </w:t>
            </w:r>
            <w:proofErr w:type="spellStart"/>
            <w:r w:rsidRPr="00CC16FB">
              <w:rPr>
                <w:rFonts w:ascii="Times" w:eastAsiaTheme="minorHAnsi" w:hAnsi="Times"/>
                <w:szCs w:val="20"/>
                <w:lang w:eastAsia="en-US"/>
              </w:rPr>
              <w:t>HiSeq</w:t>
            </w:r>
            <w:proofErr w:type="spellEnd"/>
            <w:r w:rsidRPr="00CC16FB">
              <w:rPr>
                <w:rFonts w:ascii="Times" w:eastAsiaTheme="minorHAnsi" w:hAnsi="Times"/>
                <w:szCs w:val="20"/>
                <w:lang w:eastAsia="en-US"/>
              </w:rPr>
              <w:t xml:space="preserve"> 2000</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≤540–600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d</w:t>
            </w:r>
          </w:p>
        </w:tc>
        <w:tc>
          <w:tcPr>
            <w:tcW w:w="4408" w:type="dxa"/>
            <w:vMerge w:val="restart"/>
            <w:shd w:val="clear" w:color="auto" w:fill="auto"/>
          </w:tcPr>
          <w:p w:rsidR="00830323" w:rsidRPr="00CC16FB" w:rsidRDefault="00830323" w:rsidP="00830323">
            <w:pPr>
              <w:spacing w:before="2" w:after="2"/>
              <w:rPr>
                <w:rFonts w:ascii="Times" w:eastAsiaTheme="minorHAnsi" w:hAnsi="Times"/>
                <w:szCs w:val="20"/>
                <w:lang w:eastAsia="en-US"/>
              </w:rPr>
            </w:pPr>
            <w:r>
              <w:rPr>
                <w:rFonts w:ascii="Times" w:eastAsiaTheme="minorHAnsi" w:hAnsi="Times"/>
                <w:szCs w:val="20"/>
                <w:lang w:eastAsia="en-US"/>
              </w:rPr>
              <w:t>Very high throughput</w:t>
            </w:r>
          </w:p>
        </w:tc>
        <w:tc>
          <w:tcPr>
            <w:tcW w:w="2207" w:type="dxa"/>
            <w:vMerge w:val="restart"/>
          </w:tcPr>
          <w:p w:rsid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1*,</w:t>
            </w:r>
            <w:r w:rsidR="008256CB">
              <w:rPr>
                <w:rFonts w:ascii="Times" w:eastAsiaTheme="minorHAnsi" w:hAnsi="Times"/>
                <w:szCs w:val="20"/>
                <w:lang w:eastAsia="en-US"/>
              </w:rPr>
              <w:t xml:space="preserve"> </w:t>
            </w:r>
            <w:r w:rsidRPr="00830323">
              <w:rPr>
                <w:rFonts w:ascii="Times" w:eastAsiaTheme="minorHAnsi" w:hAnsi="Times"/>
                <w:szCs w:val="20"/>
                <w:lang w:eastAsia="en-US"/>
              </w:rPr>
              <w:t>2,</w:t>
            </w:r>
            <w:r w:rsidR="008256CB">
              <w:rPr>
                <w:rFonts w:ascii="Times" w:eastAsiaTheme="minorHAnsi" w:hAnsi="Times"/>
                <w:szCs w:val="20"/>
                <w:lang w:eastAsia="en-US"/>
              </w:rPr>
              <w:t xml:space="preserve"> </w:t>
            </w:r>
            <w:r w:rsidRPr="00830323">
              <w:rPr>
                <w:rFonts w:ascii="Times" w:eastAsiaTheme="minorHAnsi" w:hAnsi="Times"/>
                <w:szCs w:val="20"/>
                <w:lang w:eastAsia="en-US"/>
              </w:rPr>
              <w:t>3*,</w:t>
            </w:r>
            <w:r w:rsidR="008256CB">
              <w:rPr>
                <w:rFonts w:ascii="Times" w:eastAsiaTheme="minorHAnsi" w:hAnsi="Times"/>
                <w:szCs w:val="20"/>
                <w:lang w:eastAsia="en-US"/>
              </w:rPr>
              <w:t xml:space="preserve"> </w:t>
            </w:r>
            <w:r w:rsidRPr="00830323">
              <w:rPr>
                <w:rFonts w:ascii="Times" w:eastAsiaTheme="minorHAnsi" w:hAnsi="Times"/>
                <w:szCs w:val="20"/>
                <w:lang w:eastAsia="en-US"/>
              </w:rPr>
              <w:t>4,</w:t>
            </w:r>
            <w:r w:rsidR="008256CB">
              <w:rPr>
                <w:rFonts w:ascii="Times" w:eastAsiaTheme="minorHAnsi" w:hAnsi="Times"/>
                <w:szCs w:val="20"/>
                <w:lang w:eastAsia="en-US"/>
              </w:rPr>
              <w:t xml:space="preserve"> </w:t>
            </w:r>
            <w:r w:rsidRPr="00830323">
              <w:rPr>
                <w:rFonts w:ascii="Times" w:eastAsiaTheme="minorHAnsi" w:hAnsi="Times"/>
                <w:szCs w:val="20"/>
                <w:lang w:eastAsia="en-US"/>
              </w:rPr>
              <w:t>5,</w:t>
            </w:r>
            <w:r w:rsidR="008256CB">
              <w:rPr>
                <w:rFonts w:ascii="Times" w:eastAsiaTheme="minorHAnsi" w:hAnsi="Times"/>
                <w:szCs w:val="20"/>
                <w:lang w:eastAsia="en-US"/>
              </w:rPr>
              <w:t xml:space="preserve"> </w:t>
            </w:r>
            <w:r w:rsidRPr="00830323">
              <w:rPr>
                <w:rFonts w:ascii="Times" w:eastAsiaTheme="minorHAnsi" w:hAnsi="Times"/>
                <w:szCs w:val="20"/>
                <w:lang w:eastAsia="en-US"/>
              </w:rPr>
              <w:t>6,</w:t>
            </w:r>
            <w:r w:rsidR="008256CB">
              <w:rPr>
                <w:rFonts w:ascii="Times" w:eastAsiaTheme="minorHAnsi" w:hAnsi="Times"/>
                <w:szCs w:val="20"/>
                <w:lang w:eastAsia="en-US"/>
              </w:rPr>
              <w:t xml:space="preserve"> 7, </w:t>
            </w:r>
            <w:r w:rsidRPr="00830323">
              <w:rPr>
                <w:rFonts w:ascii="Times" w:eastAsiaTheme="minorHAnsi" w:hAnsi="Times"/>
                <w:szCs w:val="20"/>
                <w:lang w:eastAsia="en-US"/>
              </w:rPr>
              <w:t>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Illumina </w:t>
            </w:r>
            <w:proofErr w:type="spellStart"/>
            <w:r w:rsidRPr="00CC16FB">
              <w:rPr>
                <w:rFonts w:ascii="Times" w:eastAsiaTheme="minorHAnsi" w:hAnsi="Times"/>
                <w:szCs w:val="20"/>
                <w:lang w:eastAsia="en-US"/>
              </w:rPr>
              <w:t>HiSeq</w:t>
            </w:r>
            <w:proofErr w:type="spellEnd"/>
            <w:r w:rsidRPr="00CC16FB">
              <w:rPr>
                <w:rFonts w:ascii="Times" w:eastAsiaTheme="minorHAnsi" w:hAnsi="Times"/>
                <w:szCs w:val="20"/>
                <w:lang w:eastAsia="en-US"/>
              </w:rPr>
              <w:t xml:space="preserve"> 1000</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≤270–300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8.5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Illumina </w:t>
            </w:r>
            <w:proofErr w:type="spellStart"/>
            <w:r w:rsidRPr="00CC16FB">
              <w:rPr>
                <w:rFonts w:ascii="Times" w:eastAsiaTheme="minorHAnsi" w:hAnsi="Times"/>
                <w:szCs w:val="20"/>
                <w:lang w:eastAsia="en-US"/>
              </w:rPr>
              <w:t>GAIIx</w:t>
            </w:r>
            <w:proofErr w:type="spellEnd"/>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6.4 × 10</w:t>
            </w:r>
            <w:r w:rsidRPr="00CC16FB">
              <w:rPr>
                <w:rFonts w:ascii="Times" w:eastAsiaTheme="minorHAnsi" w:hAnsi="Times"/>
                <w:szCs w:val="20"/>
                <w:vertAlign w:val="superscript"/>
                <w:lang w:eastAsia="en-US"/>
              </w:rPr>
              <w:t>8</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≤95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7.5–14.5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Illumina </w:t>
            </w:r>
            <w:proofErr w:type="spellStart"/>
            <w:r w:rsidRPr="00CC16FB">
              <w:rPr>
                <w:rFonts w:ascii="Times" w:eastAsiaTheme="minorHAnsi" w:hAnsi="Times"/>
                <w:szCs w:val="20"/>
                <w:lang w:eastAsia="en-US"/>
              </w:rPr>
              <w:t>MiSeq</w:t>
            </w:r>
            <w:proofErr w:type="spellEnd"/>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100–150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≤1–2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19–27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AB </w:t>
            </w:r>
            <w:proofErr w:type="spellStart"/>
            <w:r w:rsidRPr="00CC16FB">
              <w:rPr>
                <w:rFonts w:ascii="Times" w:eastAsiaTheme="minorHAnsi" w:hAnsi="Times"/>
                <w:szCs w:val="20"/>
                <w:lang w:eastAsia="en-US"/>
              </w:rPr>
              <w:t>SOLiD</w:t>
            </w:r>
            <w:proofErr w:type="spellEnd"/>
            <w:r w:rsidRPr="00CC16FB">
              <w:rPr>
                <w:rFonts w:ascii="Times" w:eastAsiaTheme="minorHAnsi" w:hAnsi="Times"/>
                <w:szCs w:val="20"/>
                <w:lang w:eastAsia="en-US"/>
              </w:rPr>
              <w:t xml:space="preserve"> 5500 system</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2.4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100 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 d</w:t>
            </w:r>
          </w:p>
        </w:tc>
        <w:tc>
          <w:tcPr>
            <w:tcW w:w="4408" w:type="dxa"/>
            <w:vMerge w:val="restart"/>
            <w:shd w:val="clear" w:color="auto" w:fill="auto"/>
          </w:tcPr>
          <w:p w:rsidR="00830323" w:rsidRPr="00CC16FB" w:rsidRDefault="00830323" w:rsidP="00830323">
            <w:pPr>
              <w:spacing w:before="2" w:after="2"/>
              <w:rPr>
                <w:rFonts w:ascii="Times" w:eastAsiaTheme="minorHAnsi" w:hAnsi="Times"/>
                <w:szCs w:val="20"/>
                <w:lang w:eastAsia="en-US"/>
              </w:rPr>
            </w:pPr>
            <w:r w:rsidRPr="00CC16FB">
              <w:rPr>
                <w:rFonts w:ascii="Times" w:eastAsiaTheme="minorHAnsi" w:hAnsi="Times" w:cs="Helvetica"/>
                <w:color w:val="141413"/>
                <w:szCs w:val="15"/>
                <w:lang w:eastAsia="en-US"/>
              </w:rPr>
              <w:t>Very high throughput; lowest reagent cost needed to reassemble a human genome among the widely accep</w:t>
            </w:r>
            <w:r>
              <w:rPr>
                <w:rFonts w:ascii="Times" w:eastAsiaTheme="minorHAnsi" w:hAnsi="Times" w:cs="Helvetica"/>
                <w:color w:val="141413"/>
                <w:szCs w:val="15"/>
                <w:lang w:eastAsia="en-US"/>
              </w:rPr>
              <w:t>ted 2</w:t>
            </w:r>
            <w:r w:rsidRPr="00830323">
              <w:rPr>
                <w:rFonts w:ascii="Times" w:eastAsiaTheme="minorHAnsi" w:hAnsi="Times" w:cs="Helvetica"/>
                <w:color w:val="141413"/>
                <w:szCs w:val="15"/>
                <w:vertAlign w:val="superscript"/>
                <w:lang w:eastAsia="en-US"/>
              </w:rPr>
              <w:t>nd</w:t>
            </w:r>
            <w:r>
              <w:rPr>
                <w:rFonts w:ascii="Times" w:eastAsiaTheme="minorHAnsi" w:hAnsi="Times" w:cs="Helvetica"/>
                <w:color w:val="141413"/>
                <w:szCs w:val="15"/>
                <w:lang w:eastAsia="en-US"/>
              </w:rPr>
              <w:t xml:space="preserve"> generation platforms, lower error rate</w:t>
            </w:r>
          </w:p>
        </w:tc>
        <w:tc>
          <w:tcPr>
            <w:tcW w:w="2207" w:type="dxa"/>
            <w:vMerge w:val="restart"/>
          </w:tcPr>
          <w:p w:rsidR="00830323" w:rsidRP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3*, 5, 6,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AB </w:t>
            </w:r>
            <w:proofErr w:type="spellStart"/>
            <w:r w:rsidRPr="00CC16FB">
              <w:rPr>
                <w:rFonts w:ascii="Times" w:eastAsiaTheme="minorHAnsi" w:hAnsi="Times"/>
                <w:szCs w:val="20"/>
                <w:lang w:eastAsia="en-US"/>
              </w:rPr>
              <w:t>SOLiD</w:t>
            </w:r>
            <w:proofErr w:type="spellEnd"/>
            <w:r w:rsidRPr="00CC16FB">
              <w:rPr>
                <w:rFonts w:ascii="Times" w:eastAsiaTheme="minorHAnsi" w:hAnsi="Times"/>
                <w:szCs w:val="20"/>
                <w:lang w:eastAsia="en-US"/>
              </w:rPr>
              <w:t xml:space="preserve"> 5500 xl system</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250 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7–8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-314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 h</w:t>
            </w:r>
          </w:p>
        </w:tc>
        <w:tc>
          <w:tcPr>
            <w:tcW w:w="4408" w:type="dxa"/>
            <w:vMerge w:val="restart"/>
            <w:shd w:val="clear" w:color="auto" w:fill="auto"/>
          </w:tcPr>
          <w:p w:rsidR="00830323" w:rsidRPr="00CC16FB" w:rsidRDefault="00CC37EE" w:rsidP="00EF49B6">
            <w:pPr>
              <w:spacing w:before="2" w:after="2"/>
              <w:rPr>
                <w:rFonts w:ascii="Times" w:eastAsiaTheme="minorHAnsi" w:hAnsi="Times"/>
                <w:szCs w:val="20"/>
                <w:lang w:eastAsia="en-US"/>
              </w:rPr>
            </w:pPr>
            <w:r>
              <w:rPr>
                <w:rFonts w:ascii="Times" w:eastAsiaTheme="minorHAnsi" w:hAnsi="Times" w:cs="Helvetica"/>
                <w:color w:val="141413"/>
                <w:szCs w:val="15"/>
                <w:lang w:eastAsia="en-US"/>
              </w:rPr>
              <w:t>Direct measurement of nucleotide</w:t>
            </w:r>
            <w:r w:rsidR="00830323" w:rsidRPr="00CC16FB">
              <w:rPr>
                <w:rFonts w:ascii="Times" w:eastAsiaTheme="minorHAnsi" w:hAnsi="Times" w:cs="Helvetica"/>
                <w:color w:val="141413"/>
                <w:szCs w:val="15"/>
                <w:lang w:eastAsia="en-US"/>
              </w:rPr>
              <w:t xml:space="preserve"> incorporation events; DNA synthesis reaction operates under natural conditions (no need for modi</w:t>
            </w:r>
            <w:r w:rsidR="00830323">
              <w:rPr>
                <w:rFonts w:ascii="Times" w:eastAsiaTheme="minorHAnsi" w:hAnsi="Helvetica" w:cs="Helvetica"/>
                <w:color w:val="141413"/>
                <w:szCs w:val="15"/>
                <w:lang w:eastAsia="en-US"/>
              </w:rPr>
              <w:t>f</w:t>
            </w:r>
            <w:r>
              <w:rPr>
                <w:rFonts w:ascii="Times" w:eastAsiaTheme="minorHAnsi" w:hAnsi="Helvetica" w:cs="Helvetica"/>
                <w:color w:val="141413"/>
                <w:szCs w:val="15"/>
                <w:lang w:eastAsia="en-US"/>
              </w:rPr>
              <w:t>i</w:t>
            </w:r>
            <w:r w:rsidR="00830323" w:rsidRPr="00CC16FB">
              <w:rPr>
                <w:rFonts w:ascii="Times" w:eastAsiaTheme="minorHAnsi" w:hAnsi="Times" w:cs="Helvetica"/>
                <w:color w:val="141413"/>
                <w:szCs w:val="15"/>
                <w:lang w:eastAsia="en-US"/>
              </w:rPr>
              <w:t>ed DNA bases)</w:t>
            </w:r>
          </w:p>
        </w:tc>
        <w:tc>
          <w:tcPr>
            <w:tcW w:w="2207" w:type="dxa"/>
            <w:vMerge w:val="restart"/>
          </w:tcPr>
          <w:p w:rsidR="00830323" w:rsidRP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-316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4.7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-318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w:t>
            </w:r>
            <w:proofErr w:type="spellStart"/>
            <w:r w:rsidRPr="00CC16FB">
              <w:rPr>
                <w:rFonts w:ascii="Times" w:eastAsiaTheme="minorHAnsi" w:hAnsi="Times"/>
                <w:szCs w:val="20"/>
                <w:lang w:eastAsia="en-US"/>
              </w:rPr>
              <w:t>Gb</w:t>
            </w:r>
            <w:proofErr w:type="spellEnd"/>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5.5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bl>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Bold indicates applications that are most oft</w:t>
      </w:r>
      <w:r>
        <w:rPr>
          <w:rFonts w:ascii="Times" w:eastAsiaTheme="minorHAnsi" w:hAnsi="Times" w:cs="Times"/>
          <w:color w:val="141413"/>
          <w:szCs w:val="15"/>
          <w:lang w:eastAsia="en-US"/>
        </w:rPr>
        <w:t>en used, economical or growing</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1 = de novo </w:t>
      </w:r>
      <w:proofErr w:type="spellStart"/>
      <w:r w:rsidRPr="00830323">
        <w:rPr>
          <w:rFonts w:ascii="Times" w:eastAsiaTheme="minorHAnsi" w:hAnsi="Times" w:cs="Times"/>
          <w:color w:val="141413"/>
          <w:szCs w:val="15"/>
          <w:lang w:eastAsia="en-US"/>
        </w:rPr>
        <w:t>BACs</w:t>
      </w:r>
      <w:proofErr w:type="spellEnd"/>
      <w:r w:rsidRPr="00830323">
        <w:rPr>
          <w:rFonts w:ascii="Times" w:eastAsiaTheme="minorHAnsi" w:hAnsi="Times" w:cs="Times"/>
          <w:color w:val="141413"/>
          <w:szCs w:val="15"/>
          <w:lang w:eastAsia="en-US"/>
        </w:rPr>
        <w:t xml:space="preserve">, plastids, microbial genomes. </w:t>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2 = transcriptome characterization. </w:t>
      </w:r>
      <w:r>
        <w:rPr>
          <w:rFonts w:ascii="Times" w:eastAsiaTheme="minorHAnsi" w:hAnsi="Times" w:cs="Times"/>
          <w:color w:val="141413"/>
          <w:szCs w:val="15"/>
          <w:lang w:eastAsia="en-US"/>
        </w:rPr>
        <w:tab/>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3 = targeted re-sequencing.</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4 = de novo plant and animal genomes. </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5 = re-sequencing and transcript counting.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t>6 = mutation detection.</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7 = </w:t>
      </w:r>
      <w:proofErr w:type="spellStart"/>
      <w:r w:rsidRPr="00830323">
        <w:rPr>
          <w:rFonts w:ascii="Times" w:eastAsiaTheme="minorHAnsi" w:hAnsi="Times" w:cs="Times"/>
          <w:color w:val="141413"/>
          <w:szCs w:val="15"/>
          <w:lang w:eastAsia="en-US"/>
        </w:rPr>
        <w:t>metagenomics</w:t>
      </w:r>
      <w:proofErr w:type="spellEnd"/>
      <w:r w:rsidRPr="00830323">
        <w:rPr>
          <w:rFonts w:ascii="Times" w:eastAsiaTheme="minorHAnsi" w:hAnsi="Times" w:cs="Times"/>
          <w:color w:val="141413"/>
          <w:szCs w:val="15"/>
          <w:lang w:eastAsia="en-US"/>
        </w:rPr>
        <w:t xml:space="preserve">.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8 = other </w:t>
      </w:r>
    </w:p>
    <w:p w:rsidR="00775987"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*Pooling multiple samples with seq</w:t>
      </w:r>
      <w:r w:rsidR="00C403B3">
        <w:rPr>
          <w:rFonts w:ascii="Times" w:eastAsiaTheme="minorHAnsi" w:hAnsi="Times" w:cs="Times"/>
          <w:color w:val="141413"/>
          <w:szCs w:val="15"/>
          <w:lang w:eastAsia="en-US"/>
        </w:rPr>
        <w:t xml:space="preserve">uence tags (i.e. </w:t>
      </w:r>
      <w:proofErr w:type="spellStart"/>
      <w:r w:rsidR="00C403B3">
        <w:rPr>
          <w:rFonts w:ascii="Times" w:eastAsiaTheme="minorHAnsi" w:hAnsi="Times" w:cs="Times"/>
          <w:color w:val="141413"/>
          <w:szCs w:val="15"/>
          <w:lang w:eastAsia="en-US"/>
        </w:rPr>
        <w:t>MIDs</w:t>
      </w:r>
      <w:proofErr w:type="spellEnd"/>
      <w:r w:rsidRPr="00830323">
        <w:rPr>
          <w:rFonts w:ascii="Times" w:eastAsiaTheme="minorHAnsi" w:hAnsi="Times" w:cs="Times"/>
          <w:color w:val="141413"/>
          <w:szCs w:val="15"/>
          <w:lang w:eastAsia="en-US"/>
        </w:rPr>
        <w:t>) is required for ef</w:t>
      </w:r>
      <w:r w:rsidR="00426362">
        <w:rPr>
          <w:rFonts w:ascii="Times" w:eastAsiaTheme="minorHAnsi" w:hAnsi="Times" w:cs="Times"/>
          <w:color w:val="141413"/>
          <w:szCs w:val="15"/>
          <w:lang w:eastAsia="en-US"/>
        </w:rPr>
        <w:t>ficient use of this application</w:t>
      </w:r>
    </w:p>
    <w:p w:rsidR="002E563B" w:rsidRPr="00426362" w:rsidRDefault="002E563B"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sectPr w:rsidR="002E563B" w:rsidRPr="00426362">
          <w:pgSz w:w="16838" w:h="11899" w:orient="landscape"/>
          <w:pgMar w:top="1418" w:right="1440" w:bottom="1800" w:left="1440" w:header="708" w:footer="708" w:gutter="0"/>
          <w:cols w:space="708"/>
        </w:sectPr>
      </w:pPr>
    </w:p>
    <w:p w:rsidR="005A4809" w:rsidRDefault="005A4809" w:rsidP="005A4809">
      <w:pPr>
        <w:spacing w:line="480" w:lineRule="auto"/>
        <w:jc w:val="both"/>
      </w:pPr>
      <w:r>
        <w:t>resistant mutation</w:t>
      </w:r>
      <w:r w:rsidR="002F349F">
        <w:t>s</w:t>
      </w:r>
      <w:r>
        <w:t xml:space="preserve"> patterns in a particular variant, which is a huge advantage of Roche/454 compared to other NGS systems for HIV-1 resistance genotyping. </w:t>
      </w:r>
    </w:p>
    <w:p w:rsidR="008D08AA" w:rsidRDefault="005A4809" w:rsidP="005A4809">
      <w:pPr>
        <w:spacing w:line="480" w:lineRule="auto"/>
        <w:jc w:val="both"/>
      </w:pPr>
      <w:r>
        <w:t xml:space="preserve">Applied </w:t>
      </w:r>
      <w:proofErr w:type="spellStart"/>
      <w:r>
        <w:t>Biosystems</w:t>
      </w:r>
      <w:proofErr w:type="spellEnd"/>
      <w:r>
        <w:t xml:space="preserve"> </w:t>
      </w:r>
      <w:proofErr w:type="spellStart"/>
      <w:r>
        <w:t>SOLiD</w:t>
      </w:r>
      <w:proofErr w:type="spellEnd"/>
      <w:r>
        <w:t xml:space="preserve"> implements a ‘Sequencing by ligation’ technique for DNA sequencing, thus bypassing any DNA polymerase related sequencing errors </w:t>
      </w:r>
      <w:r w:rsidR="0033438B">
        <w:fldChar w:fldCharType="begin"/>
      </w:r>
      <w:r w:rsidR="002A0789">
        <w:instrText xml:space="preserve"> ADDIN EN.CITE &lt;EndNote&gt;&lt;Cite&gt;&lt;Author&gt;Pandey&lt;/Author&gt;&lt;Year&gt;2008&lt;/Year&gt;&lt;RecNum&gt;1137&lt;/RecNum&gt;&lt;record&gt;&lt;rec-number&gt;1137&lt;/rec-number&gt;&lt;foreign-keys&gt;&lt;key app="EN" db-id="fp25zzvrxrd9vke5zxqp9stbssprwstvdddz"&gt;1137&lt;/key&gt;&lt;/foreign-keys&gt;&lt;ref-type name="Journal Article"&gt;17&lt;/ref-type&gt;&lt;contributors&gt;&lt;authors&gt;&lt;author&gt;Pandey, Vicki&lt;/author&gt;&lt;author&gt;Nutter, Robert C&lt;/author&gt;&lt;author&gt;Prediger, Ellen&lt;/author&gt;&lt;/authors&gt;&lt;/contributors&gt;&lt;titles&gt;&lt;title&gt;Applied Biosystems SOLiD™ System: Ligation</w:instrText>
      </w:r>
      <w:r w:rsidR="002A0789">
        <w:rPr>
          <w:rFonts w:hint="eastAsia"/>
        </w:rPr>
        <w:instrText>‐</w:instrText>
      </w:r>
      <w:r w:rsidR="002A0789">
        <w:instrText>Based Sequencing&lt;/title&gt;&lt;secondary-title&gt;Next Generation Genome Sequencing: Towards Personalized Medicine&lt;/secondary-title&gt;&lt;/titles&gt;&lt;periodical&gt;&lt;full-title&gt;Next Generation Genome Sequencing: Towards Personalized Medicine&lt;/full-title&gt;&lt;/periodical&gt;&lt;pages&gt;29-42&lt;/pages&gt;&lt;dates&gt;&lt;year&gt;2008&lt;/year&gt;&lt;/dates&gt;&lt;isbn&gt;3527625135&lt;/isbn&gt;&lt;urls&gt;&lt;/urls&gt;&lt;/record&gt;&lt;/Cite&gt;&lt;/EndNote&gt;</w:instrText>
      </w:r>
      <w:r w:rsidR="0033438B">
        <w:fldChar w:fldCharType="separate"/>
      </w:r>
      <w:r>
        <w:rPr>
          <w:noProof/>
        </w:rPr>
        <w:t>(Pandey et al., 2008)</w:t>
      </w:r>
      <w:r w:rsidR="0033438B">
        <w:fldChar w:fldCharType="end"/>
      </w:r>
      <w:r>
        <w:t xml:space="preserve">. The template DNA is amplified in similar way to previous NGS </w:t>
      </w:r>
      <w:r w:rsidR="006C4274">
        <w:t xml:space="preserve">technologies. During sequencing, a universal primer and a library of pre-designed 1,2-probes of 8 nucleotides (or </w:t>
      </w:r>
      <w:proofErr w:type="spellStart"/>
      <w:r w:rsidR="006C4274">
        <w:t>dibase</w:t>
      </w:r>
      <w:proofErr w:type="spellEnd"/>
      <w:r w:rsidR="006C4274">
        <w:t xml:space="preserve"> probe) along with a DNA </w:t>
      </w:r>
      <w:proofErr w:type="spellStart"/>
      <w:r w:rsidR="006C4274">
        <w:t>ligase</w:t>
      </w:r>
      <w:proofErr w:type="spellEnd"/>
      <w:r w:rsidR="006C4274">
        <w:t xml:space="preserve"> enzyme, is added. </w:t>
      </w:r>
      <w:r w:rsidR="008D08AA">
        <w:t>The probes hybridize to the complementary template sequence and the fluorescence of the probe is read. The probe hybridization is repeated for seven cycles extending read length to only 35 bases; which is not desirable from a perspective of HIV-</w:t>
      </w:r>
      <w:r w:rsidR="00545973">
        <w:t>1 genotypic</w:t>
      </w:r>
      <w:r w:rsidR="008D08AA">
        <w:t xml:space="preserve"> drug resistance test. In the next cycle, a new universal primer is hybridized at an offset position of one base (n-1) to the previous primer position followed by a ligation sequencing process. The primer resetting cycle is repeated five times providing dual measurements of each base and the final sequence is decoded from color code information using 4 by 4 color code (reviewed in </w:t>
      </w:r>
      <w:r w:rsidR="0033438B">
        <w:fldChar w:fldCharType="begin"/>
      </w:r>
      <w:r w:rsidR="002A0789">
        <w:instrText xml:space="preserve"> ADDIN EN.CITE &lt;EndNote&gt;&lt;Cite&gt;&lt;Author&gt;Mardis&lt;/Author&gt;&lt;Year&gt;2008&lt;/Year&gt;&lt;RecNum&gt;1126&lt;/RecNum&gt;&lt;record&gt;&lt;rec-number&gt;1126&lt;/rec-number&gt;&lt;foreign-keys&gt;&lt;key app="EN" db-id="fp25zzvrxrd9vke5zxqp9stbssprwstvdddz"&gt;1126&lt;/key&gt;&lt;/foreign-keys&gt;&lt;ref-type name="Journal Article"&gt;17&lt;/ref-type&gt;&lt;contributors&gt;&lt;authors&gt;&lt;author&gt;Mardis, E. R.&lt;/author&gt;&lt;/authors&gt;&lt;/contributors&gt;&lt;auth-address&gt;Genome Sequencing Center, Washington University School of Medicine, St. Louis, MO 63108, USA. emardis@watson.wustl.edu&lt;/auth-address&gt;&lt;titles&gt;&lt;title&gt;The impact of next-generation sequencing technology on genetics&lt;/title&gt;&lt;secondary-title&gt;Trends Genet&lt;/secondary-title&gt;&lt;/titles&gt;&lt;periodical&gt;&lt;full-title&gt;Trends Genet&lt;/full-title&gt;&lt;/periodical&gt;&lt;pages&gt;133-41&lt;/pages&gt;&lt;volume&gt;24&lt;/volume&gt;&lt;number&gt;3&lt;/number&gt;&lt;edition&gt;2008/02/12&lt;/edition&gt;&lt;keywords&gt;&lt;keyword&gt;Animals&lt;/keyword&gt;&lt;keyword&gt;Forecasting&lt;/keyword&gt;&lt;keyword&gt;Genetics/*trends&lt;/keyword&gt;&lt;keyword&gt;Humans&lt;/keyword&gt;&lt;keyword&gt;*Sequence Analysis, DNA&lt;/keyword&gt;&lt;/keywords&gt;&lt;dates&gt;&lt;year&gt;2008&lt;/year&gt;&lt;pub-dates&gt;&lt;date&gt;Mar&lt;/date&gt;&lt;/pub-dates&gt;&lt;/dates&gt;&lt;isbn&gt;0168-9525 (Print)&amp;#xD;0168-9525 (Linking)&lt;/isbn&gt;&lt;accession-num&gt;18262675&lt;/accession-num&gt;&lt;urls&gt;&lt;related-urls&gt;&lt;url&gt;http://www.ncbi.nlm.nih.gov/entrez/query.fcgi?cmd=Retrieve&amp;amp;db=PubMed&amp;amp;dopt=Citation&amp;amp;list_uids=18262675&lt;/url&gt;&lt;/related-urls&gt;&lt;/urls&gt;&lt;electronic-resource-num&gt;S0168-9525(08)00023-1 [pii]&amp;#xD;10.1016/j.tig.2007.12.007&lt;/electronic-resource-num&gt;&lt;language&gt;eng&lt;/language&gt;&lt;/record&gt;&lt;/Cite&gt;&lt;/EndNote&gt;</w:instrText>
      </w:r>
      <w:r w:rsidR="0033438B">
        <w:fldChar w:fldCharType="separate"/>
      </w:r>
      <w:r w:rsidR="008D08AA">
        <w:rPr>
          <w:noProof/>
        </w:rPr>
        <w:t>(Mardis, 2008)</w:t>
      </w:r>
      <w:r w:rsidR="0033438B">
        <w:fldChar w:fldCharType="end"/>
      </w:r>
      <w:r w:rsidR="008D08AA">
        <w:t>).</w:t>
      </w:r>
    </w:p>
    <w:p w:rsidR="008D08AA" w:rsidRDefault="008D08AA" w:rsidP="008D08AA">
      <w:pPr>
        <w:spacing w:line="480" w:lineRule="auto"/>
        <w:jc w:val="both"/>
      </w:pPr>
      <w:r>
        <w:t xml:space="preserve">Ion torrent technology implements sequencing by synthesis method and electronic sensors connected to complementary metal-oxide-semiconductor integrated circuit are used with a microprocessor for signal processing </w:t>
      </w:r>
      <w:r w:rsidR="0033438B">
        <w:fldChar w:fldCharType="begin"/>
      </w:r>
      <w:r w:rsidR="002A0789">
        <w:instrText xml:space="preserve"> ADDIN EN.CITE &lt;EndNote&gt;&lt;Cite&gt;&lt;Author&gt;Jakobson&lt;/Author&gt;&lt;Year&gt;2002&lt;/Year&gt;&lt;RecNum&gt;148&lt;/RecNum&gt;&lt;record&gt;&lt;rec-number&gt;148&lt;/rec-number&gt;&lt;foreign-keys&gt;&lt;key app="EN" db-id="fp25zzvrxrd9vke5zxqp9stbssprwstvdddz"&gt;148&lt;/key&gt;&lt;/foreign-keys&gt;&lt;ref-type name="Journal Article"&gt;17&lt;/ref-type&gt;&lt;contributors&gt;&lt;authors&gt;&lt;author&gt;Jakobson, C.G.&lt;/author&gt;&lt;author&gt;Dinnar, U.&lt;/author&gt;&lt;author&gt;Feinsod, M.&lt;/author&gt;&lt;author&gt;Nemirovsky, Y.&lt;/author&gt;&lt;/authors&gt;&lt;/contributors&gt;&lt;titles&gt;&lt;title&gt;Ion-sensitive field-effect transistors in standard CMOS fabricated by post processing&lt;/title&gt;&lt;secondary-title&gt;IEEE Sensors Journal&lt;/secondary-title&gt;&lt;/titles&gt;&lt;pages&gt;279-287&lt;/pages&gt;&lt;volume&gt;2&lt;/volume&gt;&lt;number&gt;4&lt;/number&gt;&lt;dates&gt;&lt;year&gt;2002&lt;/year&gt;&lt;/dates&gt;&lt;isbn&gt;1530-437X&lt;/isbn&gt;&lt;label&gt;jakobson_ion-sensitive_2002&lt;/label&gt;&lt;urls&gt;&lt;related-urls&gt;&lt;url&gt;10.1109/JSEN.2002.802237&lt;/url&gt;&lt;/related-urls&gt;&lt;/urls&gt;&lt;/record&gt;&lt;/Cite&gt;&lt;Cite&gt;&lt;Author&gt;Milgrew&lt;/Author&gt;&lt;Year&gt;2004&lt;/Year&gt;&lt;RecNum&gt;149&lt;/RecNum&gt;&lt;record&gt;&lt;rec-number&gt;149&lt;/rec-number&gt;&lt;foreign-keys&gt;&lt;key app="EN" db-id="fp25zzvrxrd9vke5zxqp9stbssprwstvdddz"&gt;149&lt;/key&gt;&lt;/foreign-keys&gt;&lt;ref-type name="Journal Article"&gt;17&lt;/ref-type&gt;&lt;contributors&gt;&lt;authors&gt;&lt;author&gt;Milgrew, M.J.&lt;/author&gt;&lt;author&gt;Hammond, P.A.&lt;/author&gt;&lt;author&gt;Cumming, D.R.S.&lt;/author&gt;&lt;/authors&gt;&lt;/contributors&gt;&lt;auth-address&gt;http://www.sciencedirect.com/science/article/pii/S0925400504001364&lt;/auth-address&gt;&lt;titles&gt;&lt;title&gt;The development of scalable sensor arrays using standard CMOS technology&lt;/title&gt;&lt;secondary-title&gt;Sensors and Actuators B: Chemical&lt;/secondary-title&gt;&lt;/titles&gt;&lt;pages&gt;37-42&lt;/pages&gt;&lt;volume&gt;103&lt;/volume&gt;&lt;number&gt;1–2&lt;/number&gt;&lt;dates&gt;&lt;year&gt;2004&lt;/year&gt;&lt;pub-dates&gt;&lt;date&gt;September&lt;/date&gt;&lt;/pub-dates&gt;&lt;/dates&gt;&lt;isbn&gt;0925-4005&lt;/isbn&gt;&lt;label&gt;milgrew_development_2004&lt;/label&gt;&lt;urls&gt;&lt;related-urls&gt;&lt;url&gt;10.1016/j.snb.2004.03.004&lt;/url&gt;&lt;/related-urls&gt;&lt;/urls&gt;&lt;/record&gt;&lt;/Cite&gt;&lt;/EndNote&gt;</w:instrText>
      </w:r>
      <w:r w:rsidR="0033438B">
        <w:fldChar w:fldCharType="separate"/>
      </w:r>
      <w:r>
        <w:rPr>
          <w:noProof/>
        </w:rPr>
        <w:t>(Jakobson et al., 2002; Milgrew et al., 2004)</w:t>
      </w:r>
      <w:r w:rsidR="0033438B">
        <w:fldChar w:fldCharType="end"/>
      </w:r>
      <w:r>
        <w:t xml:space="preserve">. The sequencing step is similar to </w:t>
      </w:r>
      <w:r w:rsidR="00C16ACE">
        <w:t>Roche/454</w:t>
      </w:r>
      <w:r>
        <w:t xml:space="preserve"> homopolymer sequencing but the base detection is completely electronic, and that reduces the ion torrent cost lower than other systems </w:t>
      </w:r>
      <w:r w:rsidR="0033438B">
        <w:fldChar w:fldCharType="begin"/>
      </w:r>
      <w:r w:rsidR="002A0789">
        <w:instrText xml:space="preserve"> ADDIN EN.CITE &lt;EndNote&gt;&lt;Cite&gt;&lt;Author&gt;Glenn&lt;/Author&gt;&lt;Year&gt;2011&lt;/Year&gt;&lt;RecNum&gt;1411&lt;/RecNum&gt;&lt;record&gt;&lt;rec-number&gt;1411&lt;/rec-number&gt;&lt;foreign-keys&gt;&lt;key app="EN" db-id="fp25zzvrxrd9vke5zxqp9stbssprwstvdddz"&gt;1411&lt;/key&gt;&lt;/foreign-keys&gt;&lt;ref-type name="Journal Article"&gt;17&lt;/ref-type&gt;&lt;contributors&gt;&lt;authors&gt;&lt;author&gt;Glenn, T. C.&lt;/author&gt;&lt;/authors&gt;&lt;/contributors&gt;&lt;auth-address&gt;Department of Environmental Health Science and Georgia Genomics Facility, Environmental Health Science Building, University of Georgia, Athens, GA 30602, USA. travisg@uga.edu&lt;/auth-address&gt;&lt;titles&gt;&lt;title&gt;Field guide to next-generation DNA sequencers&lt;/title&gt;&lt;secondary-title&gt;Mol Ecol Resour&lt;/secondary-title&gt;&lt;/titles&gt;&lt;periodical&gt;&lt;full-title&gt;Mol Ecol Resour&lt;/full-title&gt;&lt;/periodical&gt;&lt;pages&gt;759-69&lt;/pages&gt;&lt;volume&gt;11&lt;/volume&gt;&lt;number&gt;5&lt;/number&gt;&lt;edition&gt;2011/05/20&lt;/edition&gt;&lt;keywords&gt;&lt;keyword&gt;Computational Biology/*methods&lt;/keyword&gt;&lt;keyword&gt;Sequence Analysis, DNA/*economics/*instrumentation/*methods&lt;/keyword&gt;&lt;/keywords&gt;&lt;dates&gt;&lt;year&gt;2011&lt;/year&gt;&lt;pub-dates&gt;&lt;date&gt;Sep&lt;/date&gt;&lt;/pub-dates&gt;&lt;/dates&gt;&lt;isbn&gt;1755-0998 (Electronic)&amp;#xD;1755-098X (Linking)&lt;/isbn&gt;&lt;accession-num&gt;21592312&lt;/accession-num&gt;&lt;urls&gt;&lt;related-urls&gt;&lt;url&gt;http://www.ncbi.nlm.nih.gov/entrez/query.fcgi?cmd=Retrieve&amp;amp;db=PubMed&amp;amp;dopt=Citation&amp;amp;list_uids=21592312&lt;/url&gt;&lt;/related-urls&gt;&lt;/urls&gt;&lt;electronic-resource-num&gt;10.1111/j.1755-0998.2011.03024.x&lt;/electronic-resource-num&gt;&lt;language&gt;eng&lt;/language&gt;&lt;/record&gt;&lt;/Cite&gt;&lt;/EndNote&gt;</w:instrText>
      </w:r>
      <w:r w:rsidR="0033438B">
        <w:fldChar w:fldCharType="separate"/>
      </w:r>
      <w:r>
        <w:rPr>
          <w:noProof/>
        </w:rPr>
        <w:t>(Glenn, 2011)</w:t>
      </w:r>
      <w:r w:rsidR="0033438B">
        <w:fldChar w:fldCharType="end"/>
      </w:r>
      <w:r>
        <w:t>. During DNA sequencing, a base incorporation releases a hydroxyl ion (H</w:t>
      </w:r>
      <w:r w:rsidRPr="00B832C9">
        <w:rPr>
          <w:vertAlign w:val="superscript"/>
        </w:rPr>
        <w:t>+</w:t>
      </w:r>
      <w:r>
        <w:t xml:space="preserve">) that shifts the pH of the surrounding solution and this correlates directly to the number of nucleotides incorporated in that particular base flow cycle (reviewed in </w:t>
      </w:r>
      <w:r w:rsidR="0033438B">
        <w:fldChar w:fldCharType="begin"/>
      </w:r>
      <w:r w:rsidR="002A0789">
        <w:instrText xml:space="preserve"> ADDIN EN.CITE &lt;EndNote&gt;&lt;Cite&gt;&lt;Author&gt;Niedringhaus&lt;/Author&gt;&lt;RecNum&gt;1138&lt;/RecNum&gt;&lt;record&gt;&lt;rec-number&gt;1138&lt;/rec-number&gt;&lt;foreign-keys&gt;&lt;key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33438B">
        <w:fldChar w:fldCharType="separate"/>
      </w:r>
      <w:r w:rsidR="00FE636C">
        <w:rPr>
          <w:noProof/>
        </w:rPr>
        <w:t>(Niedringhaus et al., 2011)</w:t>
      </w:r>
      <w:r w:rsidR="0033438B">
        <w:fldChar w:fldCharType="end"/>
      </w:r>
      <w:r>
        <w:t xml:space="preserve">. This change in pH is detected by a sensor at the bottom of each well, converted to a voltage and digitalized by semi conductor CMOS integrated circuits </w:t>
      </w:r>
      <w:r w:rsidR="0033438B">
        <w:fldChar w:fldCharType="begin"/>
      </w:r>
      <w:r w:rsidR="002A0789">
        <w:instrText xml:space="preserve"> ADDIN EN.CITE &lt;EndNote&gt;&lt;Cite&gt;&lt;Author&gt;Pennisi&lt;/Author&gt;&lt;RecNum&gt;1139&lt;/RecNum&gt;&lt;record&gt;&lt;rec-number&gt;1139&lt;/rec-number&gt;&lt;foreign-keys&gt;&lt;key app="EN" db-id="fp25zzvrxrd9vke5zxqp9stbssprwstvdddz"&gt;1139&lt;/key&gt;&lt;/foreign-keys&gt;&lt;ref-type name="Journal Article"&gt;17&lt;/ref-type&gt;&lt;contributors&gt;&lt;authors&gt;&lt;author&gt;Pennisi, E.&lt;/author&gt;&lt;/authors&gt;&lt;/contributors&gt;&lt;titles&gt;&lt;title&gt;Genomics. Semiconductors inspire new sequencing technologies&lt;/title&gt;&lt;secondary-title&gt;Science&lt;/secondary-title&gt;&lt;/titles&gt;&lt;periodical&gt;&lt;full-title&gt;Science&lt;/full-title&gt;&lt;/periodical&gt;&lt;pages&gt;1190&lt;/pages&gt;&lt;volume&gt;327&lt;/volume&gt;&lt;number&gt;5970&lt;/number&gt;&lt;edition&gt;2010/03/06&lt;/edition&gt;&lt;keywords&gt;&lt;keyword&gt;Costs and Cost Analysis&lt;/keyword&gt;&lt;keyword&gt;Lab-On-A-Chip Devices&lt;/keyword&gt;&lt;keyword&gt;Quantum Dots&lt;/keyword&gt;&lt;keyword&gt;*Semiconductors&lt;/keyword&gt;&lt;keyword&gt;Sequence Analysis, DNA/economics/*instrumentation/*methods&lt;/keyword&gt;&lt;keyword&gt;Silicon&lt;/keyword&gt;&lt;/keywords&gt;&lt;dates&gt;&lt;year&gt;2010&lt;/year&gt;&lt;pub-dates&gt;&lt;date&gt;Mar 5&lt;/date&gt;&lt;/pub-dates&gt;&lt;/dates&gt;&lt;isbn&gt;1095-9203 (Electronic)&amp;#xD;0036-8075 (Linking)&lt;/isbn&gt;&lt;accession-num&gt;20203024&lt;/accession-num&gt;&lt;urls&gt;&lt;related-urls&gt;&lt;url&gt;http://www.ncbi.nlm.nih.gov/entrez/query.fcgi?cmd=Retrieve&amp;amp;db=PubMed&amp;amp;dopt=Citation&amp;amp;list_uids=20203024&lt;/url&gt;&lt;/related-urls&gt;&lt;/urls&gt;&lt;electronic-resource-num&gt;327/5970/1190 [pii]&amp;#xD;10.1126/science.327.5970.1190&lt;/electronic-resource-num&gt;&lt;language&gt;eng&lt;/language&gt;&lt;/record&gt;&lt;/Cite&gt;&lt;/EndNote&gt;</w:instrText>
      </w:r>
      <w:r w:rsidR="0033438B">
        <w:fldChar w:fldCharType="separate"/>
      </w:r>
      <w:r>
        <w:rPr>
          <w:noProof/>
        </w:rPr>
        <w:t>(Pennisi, 2010)</w:t>
      </w:r>
      <w:r w:rsidR="0033438B">
        <w:fldChar w:fldCharType="end"/>
      </w:r>
      <w:r>
        <w:t xml:space="preserve">. Signal processing software is used to convert the data for measurement of base incorporations in that flow using a physical model </w:t>
      </w:r>
      <w:r w:rsidR="0033438B">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2A0789">
        <w:instrText xml:space="preserve"> ADDIN EN.CITE </w:instrText>
      </w:r>
      <w:r w:rsidR="0033438B">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2A0789">
        <w:instrText xml:space="preserve"> ADDIN EN.CITE.DATA </w:instrText>
      </w:r>
      <w:r w:rsidR="0033438B">
        <w:fldChar w:fldCharType="end"/>
      </w:r>
      <w:r w:rsidR="0033438B">
        <w:fldChar w:fldCharType="separate"/>
      </w:r>
      <w:r>
        <w:rPr>
          <w:noProof/>
        </w:rPr>
        <w:t>(Rothberg et al., 2011)</w:t>
      </w:r>
      <w:r w:rsidR="0033438B">
        <w:fldChar w:fldCharType="end"/>
      </w:r>
      <w:r>
        <w:t xml:space="preserve">. The final sequences generated, after processing, have the read length up to 200 bases (lower than </w:t>
      </w:r>
      <w:r w:rsidR="00C16ACE">
        <w:t>Roche/454</w:t>
      </w:r>
      <w:r>
        <w:t xml:space="preserve">) but like </w:t>
      </w:r>
      <w:r w:rsidR="00C16ACE">
        <w:t>Roche/454</w:t>
      </w:r>
      <w:r>
        <w:t xml:space="preserve">, Ion torrent sequences have </w:t>
      </w:r>
      <w:proofErr w:type="spellStart"/>
      <w:r>
        <w:t>indel</w:t>
      </w:r>
      <w:proofErr w:type="spellEnd"/>
      <w:r>
        <w:t xml:space="preserve"> errors at homopolymer regions at rate of 1.5 per 100 bases </w:t>
      </w:r>
      <w:r w:rsidR="0033438B">
        <w:fldChar w:fldCharType="begin"/>
      </w:r>
      <w:r w:rsidR="002A0789">
        <w:instrText xml:space="preserve"> ADDIN EN.CITE &lt;EndNote&gt;&lt;Cite&gt;&lt;Author&gt;Loman&lt;/Author&gt;&lt;Year&gt;2012&lt;/Year&gt;&lt;RecNum&gt;1410&lt;/RecNum&gt;&lt;record&gt;&lt;rec-number&gt;1410&lt;/rec-number&gt;&lt;foreign-keys&gt;&lt;key app="EN" db-id="fp25zzvrxrd9vke5zxqp9stbssprwstvdddz"&gt;1410&lt;/key&gt;&lt;/foreign-keys&gt;&lt;ref-type name="Journal Article"&gt;17&lt;/ref-type&gt;&lt;contributors&gt;&lt;authors&gt;&lt;author&gt;Loman, N. J.&lt;/author&gt;&lt;author&gt;Misra, R. V.&lt;/author&gt;&lt;author&gt;Dallman, T. J.&lt;/author&gt;&lt;author&gt;Constantinidou, C.&lt;/author&gt;&lt;author&gt;Gharbia, S. E.&lt;/author&gt;&lt;author&gt;Wain, J.&lt;/author&gt;&lt;author&gt;Pallen, M. J.&lt;/author&gt;&lt;/authors&gt;&lt;/contributors&gt;&lt;auth-address&gt;Centre for Systems Biology, University of Birmingham, Birmingham, UK.&lt;/auth-address&gt;&lt;titles&gt;&lt;title&gt;Performance comparison of benchtop high-throughput sequencing platforms&lt;/title&gt;&lt;secondary-title&gt;Nat Biotechnol&lt;/secondary-title&gt;&lt;/titles&gt;&lt;periodical&gt;&lt;full-title&gt;Nat Biotechnol&lt;/full-title&gt;&lt;/periodical&gt;&lt;pages&gt;434-9&lt;/pages&gt;&lt;volume&gt;30&lt;/volume&gt;&lt;number&gt;5&lt;/number&gt;&lt;edition&gt;2012/04/24&lt;/edition&gt;&lt;keywords&gt;&lt;keyword&gt;Algorithms&lt;/keyword&gt;&lt;keyword&gt;Computational Biology/methods&lt;/keyword&gt;&lt;keyword&gt;Contig Mapping&lt;/keyword&gt;&lt;keyword&gt;Equipment Design&lt;/keyword&gt;&lt;keyword&gt;Escherichia coli/genetics&lt;/keyword&gt;&lt;keyword&gt;Escherichia coli Infections/microbiology&lt;/keyword&gt;&lt;keyword&gt;Gene Library&lt;/keyword&gt;&lt;keyword&gt;Genome, Bacterial&lt;/keyword&gt;&lt;keyword&gt;Humans&lt;/keyword&gt;&lt;keyword&gt;Polymerase Chain Reaction/economics/instrumentation&lt;/keyword&gt;&lt;keyword&gt;Reproducibility of Results&lt;/keyword&gt;&lt;keyword&gt;Sequence Analysis, DNA/economics/*instrumentation/*methods&lt;/keyword&gt;&lt;/keywords&gt;&lt;dates&gt;&lt;year&gt;2012&lt;/year&gt;&lt;pub-dates&gt;&lt;date&gt;May&lt;/date&gt;&lt;/pub-dates&gt;&lt;/dates&gt;&lt;isbn&gt;1546-1696 (Electronic)&amp;#xD;1087-0156 (Linking)&lt;/isbn&gt;&lt;accession-num&gt;22522955&lt;/accession-num&gt;&lt;urls&gt;&lt;related-urls&gt;&lt;url&gt;http://www.ncbi.nlm.nih.gov/entrez/query.fcgi?cmd=Retrieve&amp;amp;db=PubMed&amp;amp;dopt=Citation&amp;amp;list_uids=22522955&lt;/url&gt;&lt;/related-urls&gt;&lt;/urls&gt;&lt;electronic-resource-num&gt;nbt.2198 [pii]&amp;#xD;10.1038/nbt.2198&lt;/electronic-resource-num&gt;&lt;language&gt;eng&lt;/language&gt;&lt;/record&gt;&lt;/Cite&gt;&lt;/EndNote&gt;</w:instrText>
      </w:r>
      <w:r w:rsidR="0033438B">
        <w:fldChar w:fldCharType="separate"/>
      </w:r>
      <w:r>
        <w:rPr>
          <w:noProof/>
        </w:rPr>
        <w:t>(Loman et al., 2012)</w:t>
      </w:r>
      <w:r w:rsidR="0033438B">
        <w:fldChar w:fldCharType="end"/>
      </w:r>
      <w:r>
        <w:t>.</w:t>
      </w:r>
    </w:p>
    <w:p w:rsidR="00D3354B" w:rsidRDefault="007A6069" w:rsidP="00D3354B">
      <w:pPr>
        <w:pStyle w:val="Heading3"/>
        <w:spacing w:line="480" w:lineRule="auto"/>
      </w:pPr>
      <w:r>
        <w:t>1.12</w:t>
      </w:r>
      <w:r w:rsidR="00D3354B">
        <w:t xml:space="preserve"> HIV-1 Drug resistance Genotyping in the era of </w:t>
      </w:r>
      <w:r w:rsidR="00003F68">
        <w:t>ultra-deep</w:t>
      </w:r>
      <w:r w:rsidR="00267185">
        <w:t xml:space="preserve"> </w:t>
      </w:r>
      <w:r w:rsidR="00D3354B">
        <w:t>high throughput sequencing</w:t>
      </w:r>
    </w:p>
    <w:p w:rsidR="008D08AA" w:rsidRDefault="008D08AA" w:rsidP="00AD67AA">
      <w:pPr>
        <w:spacing w:line="480" w:lineRule="auto"/>
        <w:jc w:val="both"/>
      </w:pPr>
      <w:r>
        <w:t xml:space="preserve">As the conventional genotyping method is unable to characterize the clinically relevant minor variants in the viral quasispecies (more details in section 1.11), </w:t>
      </w:r>
      <w:r w:rsidR="00003F68">
        <w:t>ultra-deep</w:t>
      </w:r>
      <w:r>
        <w:t xml:space="preserve"> high throughput next generation sequencing (NGS) is the option of choice for HIV-1 drug resistance genotyping.  Ultra-deep high throughput NGS allows for the sequencing of multiple samples with the addition of a sample specific tag sequence for each sample, which enables low cost drug resistant genotyping per sample </w:t>
      </w:r>
      <w:r w:rsidR="0033438B">
        <w:fldChar w:fldCharType="begin"/>
      </w:r>
      <w:r w:rsidR="002A0789">
        <w:instrText xml:space="preserve"> ADDIN EN.CITE &lt;EndNote&gt;&lt;Cite&gt;&lt;Author&gt;Dudley&lt;/Author&gt;&lt;Year&gt;2012&lt;/Year&gt;&lt;RecNum&gt;1209&lt;/RecNum&gt;&lt;record&gt;&lt;rec-number&gt;1209&lt;/rec-number&gt;&lt;foreign-keys&gt;&lt;key app="EN" db-id="fp25zzvrxrd9vke5zxqp9stbssprwstvdddz"&gt;1209&lt;/key&gt;&lt;/foreign-keys&gt;&lt;ref-type name="Journal Article"&gt;17&lt;/ref-type&gt;&lt;contributors&gt;&lt;authors&gt;&lt;author&gt;Dudley, D. M.&lt;/author&gt;&lt;author&gt;Chin, E. N.&lt;/author&gt;&lt;author&gt;Bimber, B. N.&lt;/author&gt;&lt;author&gt;Sanabani, S. S.&lt;/author&gt;&lt;author&gt;Tarosso, L. F.&lt;/author&gt;&lt;author&gt;Costa, P. R.&lt;/author&gt;&lt;author&gt;Sauer, M. M.&lt;/author&gt;&lt;author&gt;Kallas, E. G.&lt;/author&gt;&lt;author&gt;O&amp;apos;Connor, D. H.&lt;/author&gt;&lt;/authors&gt;&lt;/contributors&gt;&lt;auth-address&gt;Department of Pathology and Laboratory Medicine, University of Wisconsin-Madison, Madison, Wisconsin, United States of America.&lt;/auth-address&gt;&lt;titles&gt;&lt;title&gt;Low-cost ultra-wide genotyping using Roche/454 pyrosequencing for surveillance of HIV drug resistance&lt;/title&gt;&lt;secondary-title&gt;PLoS One&lt;/secondary-title&gt;&lt;/titles&gt;&lt;periodical&gt;&lt;full-title&gt;PLoS One&lt;/full-title&gt;&lt;/periodical&gt;&lt;pages&gt;e36494&lt;/pages&gt;&lt;volume&gt;7&lt;/volume&gt;&lt;number&gt;5&lt;/number&gt;&lt;edition&gt;2012/05/11&lt;/edition&gt;&lt;keywords&gt;&lt;keyword&gt;Drug Resistance, Viral/*genetics&lt;/keyword&gt;&lt;keyword&gt;Feasibility Studies&lt;/keyword&gt;&lt;keyword&gt;Genotyping Techniques/*economics&lt;/keyword&gt;&lt;keyword&gt;HIV/*drug effects/*genetics&lt;/keyword&gt;&lt;keyword&gt;Humans&lt;/keyword&gt;&lt;keyword&gt;Mutation&lt;/keyword&gt;&lt;keyword&gt;Polymerase Chain Reaction&lt;/keyword&gt;&lt;keyword&gt;RNA, Viral/blood/genetics&lt;/keyword&gt;&lt;keyword&gt;Sequence Analysis, RNA/*economics&lt;/keyword&gt;&lt;/keywords&gt;&lt;dates&gt;&lt;year&gt;2012&lt;/year&gt;&lt;/dates&gt;&lt;isbn&gt;1932-6203 (Electronic)&amp;#xD;1932-6203 (Linking)&lt;/isbn&gt;&lt;accession-num&gt;22574170&lt;/accession-num&gt;&lt;urls&gt;&lt;related-urls&gt;&lt;url&gt;http://www.ncbi.nlm.nih.gov/entrez/query.fcgi?cmd=Retrieve&amp;amp;db=PubMed&amp;amp;dopt=Citation&amp;amp;list_uids=22574170&lt;/url&gt;&lt;/related-urls&gt;&lt;/urls&gt;&lt;custom2&gt;3344889&lt;/custom2&gt;&lt;electronic-resource-num&gt;10.1371/journal.pone.0036494&amp;#xD;PONE-D-12-09010 [pii]&lt;/electronic-resource-num&gt;&lt;language&gt;eng&lt;/language&gt;&lt;/record&gt;&lt;/Cite&gt;&lt;/EndNote&gt;</w:instrText>
      </w:r>
      <w:r w:rsidR="0033438B">
        <w:fldChar w:fldCharType="separate"/>
      </w:r>
      <w:r>
        <w:rPr>
          <w:noProof/>
        </w:rPr>
        <w:t>(Dudley et al., 2012)</w:t>
      </w:r>
      <w:r w:rsidR="0033438B">
        <w:fldChar w:fldCharType="end"/>
      </w:r>
      <w:r>
        <w:t xml:space="preserve">.  </w:t>
      </w:r>
      <w:r w:rsidR="0059528D">
        <w:t>However, ultra-</w:t>
      </w:r>
      <w:r>
        <w:t>deep sequencing has limitations that need to be considered before data analysis.</w:t>
      </w:r>
    </w:p>
    <w:p w:rsidR="008D08AA" w:rsidRDefault="008D08AA" w:rsidP="008D08AA">
      <w:pPr>
        <w:spacing w:line="480" w:lineRule="auto"/>
        <w:jc w:val="both"/>
      </w:pPr>
      <w:r>
        <w:t xml:space="preserve">A PCR amplification step precedes the </w:t>
      </w:r>
      <w:r w:rsidR="00003F68">
        <w:t>ultra-deep</w:t>
      </w:r>
      <w:r>
        <w:t xml:space="preserve"> sequencing in all NGS systems discussed in section 1.11. The PCR amplification step has embedded errors like DNA recombination </w:t>
      </w:r>
      <w:r w:rsidR="0033438B">
        <w:fldChar w:fldCharType="begin">
          <w:fldData xml:space="preserve">PEVuZE5vdGU+PENpdGU+PEF1dGhvcj5LYW5hZ2F3YTwvQXV0aG9yPjxZZWFyPjIwMDM8L1llYXI+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</w:fldData>
        </w:fldChar>
      </w:r>
      <w:r w:rsidR="002A0789">
        <w:instrText xml:space="preserve"> ADDIN EN.CITE </w:instrText>
      </w:r>
      <w:r w:rsidR="0033438B">
        <w:fldChar w:fldCharType="begin">
          <w:fldData xml:space="preserve">PEVuZE5vdGU+PENpdGU+PEF1dGhvcj5LYW5hZ2F3YTwvQXV0aG9yPjxZZWFyPjIwMDM8L1llYXI+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</w:fldData>
        </w:fldChar>
      </w:r>
      <w:r w:rsidR="002A0789">
        <w:instrText xml:space="preserve"> ADDIN EN.CITE.DATA </w:instrText>
      </w:r>
      <w:r w:rsidR="0033438B">
        <w:fldChar w:fldCharType="end"/>
      </w:r>
      <w:r w:rsidR="0033438B">
        <w:fldChar w:fldCharType="separate"/>
      </w:r>
      <w:r>
        <w:rPr>
          <w:noProof/>
        </w:rPr>
        <w:t>(Kanagawa, 2003; Meyerhans et al., 1990; Yang et al., 1996)</w:t>
      </w:r>
      <w:r w:rsidR="0033438B">
        <w:fldChar w:fldCharType="end"/>
      </w:r>
      <w:r>
        <w:t xml:space="preserve">, DNA synthesis errors </w:t>
      </w:r>
      <w:r w:rsidR="0033438B">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ZXJpb2RpY2FsPjxmdWxsLXRpdGxlPkpvdXJuYWwgb2YgVmlyb2xvZ3k8L2Z1bGwtdGl0bGU+PC9w
ZXJpb2RpY2FsPjxwYWdlcz41MDg3LTUwOTQ8L3BhZ2VzPjx2b2x1bWU+Njk8L3ZvbHVtZT48bnVt
YmVyPjg8L251bWJlcj48ZGF0ZXM+PHllYXI+MTk5NTwveWVhcj48cHViLWRhdGVzPjxkYXRlPkF1
Z3VzdDwvZGF0ZT48L3B1Yi1kYXRlcz48L2RhdGVzPjxpc2JuPjAwMjItNTM4WCwgMTA5OC01NTE0
PC9pc2JuPjxsYWJlbD5tYW5za3lfbG93ZXJfMTk5NTwvbGFiZWw+PHVybHM+PC91cmxzPjwvcmVj
b3JkPjwvQ2l0ZT48L0VuZE5vdGU+
</w:fldData>
        </w:fldChar>
      </w:r>
      <w:r w:rsidR="002A0789">
        <w:instrText xml:space="preserve"> ADDIN EN.CITE </w:instrText>
      </w:r>
      <w:r w:rsidR="0033438B">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ZXJpb2RpY2FsPjxmdWxsLXRpdGxlPkpvdXJuYWwgb2YgVmlyb2xvZ3k8L2Z1bGwtdGl0bGU+PC9w
ZXJpb2RpY2FsPjxwYWdlcz41MDg3LTUwOTQ8L3BhZ2VzPjx2b2x1bWU+Njk8L3ZvbHVtZT48bnVt
YmVyPjg8L251bWJlcj48ZGF0ZXM+PHllYXI+MTk5NTwveWVhcj48cHViLWRhdGVzPjxkYXRlPkF1
Z3VzdDwvZGF0ZT48L3B1Yi1kYXRlcz48L2RhdGVzPjxpc2JuPjAwMjItNTM4WCwgMTA5OC01NTE0
PC9pc2JuPjxsYWJlbD5tYW5za3lfbG93ZXJfMTk5NTwvbGFiZWw+PHVybHM+PC91cmxzPjwvcmVj
b3JkPjwvQ2l0ZT48L0VuZE5vdGU+
</w:fldData>
        </w:fldChar>
      </w:r>
      <w:r w:rsidR="002A0789">
        <w:instrText xml:space="preserve"> ADDIN EN.CITE.DATA </w:instrText>
      </w:r>
      <w:r w:rsidR="0033438B">
        <w:fldChar w:fldCharType="end"/>
      </w:r>
      <w:r w:rsidR="0033438B">
        <w:fldChar w:fldCharType="separate"/>
      </w:r>
      <w:r>
        <w:rPr>
          <w:noProof/>
        </w:rPr>
        <w:t>(Hughes and Totten, 2003; Mansky and Temin, 1995)</w:t>
      </w:r>
      <w:r w:rsidR="0033438B">
        <w:fldChar w:fldCharType="end"/>
      </w:r>
      <w:r>
        <w:t xml:space="preserve"> and DNA re-sampling errors </w:t>
      </w:r>
      <w:r w:rsidR="0033438B">
        <w:fldChar w:fldCharType="begin"/>
      </w:r>
      <w:r w:rsidR="002A0789">
        <w:instrText xml:space="preserve"> ADDIN EN.CITE &lt;EndNote&gt;&lt;Cite&gt;&lt;Author&gt;Liu&lt;/Author&gt;&lt;Year&gt;1996&lt;/Year&gt;&lt;RecNum&gt;1183&lt;/RecNum&gt;&lt;record&gt;&lt;rec-number&gt;1183&lt;/rec-number&gt;&lt;foreign-keys&gt;&lt;key app="EN" db-id="fp25zzvrxrd9vke5zxqp9stbssprwstvdddz"&gt;1183&lt;/key&gt;&lt;/foreign-keys&gt;&lt;ref-type name="Journal Article"&gt;17&lt;/ref-type&gt;&lt;contributors&gt;&lt;authors&gt;&lt;author&gt;Liu, S. L.&lt;/author&gt;&lt;author&gt;Rodrigo, A. G.&lt;/author&gt;&lt;author&gt;Shankarappa, R.&lt;/author&gt;&lt;author&gt;Learn, G. H.&lt;/author&gt;&lt;author&gt;Hsu, L.&lt;/author&gt;&lt;author&gt;Davidov, O.&lt;/author&gt;&lt;author&gt;Zhao, L. P.&lt;/author&gt;&lt;author&gt;Mullins, J. I.&lt;/author&gt;&lt;/authors&gt;&lt;/contributors&gt;&lt;titles&gt;&lt;title&gt;HIV quasispecies and resampling&lt;/title&gt;&lt;secondary-title&gt;Science&lt;/secondary-title&gt;&lt;/titles&gt;&lt;periodical&gt;&lt;full-title&gt;Science&lt;/full-title&gt;&lt;/periodical&gt;&lt;pages&gt;415-6&lt;/pages&gt;&lt;volume&gt;273&lt;/volume&gt;&lt;number&gt;5274&lt;/number&gt;&lt;edition&gt;1996/07/26&lt;/edition&gt;&lt;keywords&gt;&lt;keyword&gt;Cloning, Molecular&lt;/keyword&gt;&lt;keyword&gt;DNA, Viral/genetics&lt;/keyword&gt;&lt;keyword&gt;*Genetic Variation&lt;/keyword&gt;&lt;keyword&gt;HIV/classification/*genetics&lt;/keyword&gt;&lt;keyword&gt;Humans&lt;/keyword&gt;&lt;keyword&gt;Leukocytes, Mononuclear/virology&lt;/keyword&gt;&lt;keyword&gt;Polymerase Chain Reaction&lt;/keyword&gt;&lt;keyword&gt;Probability&lt;/keyword&gt;&lt;keyword&gt;Sample Size&lt;/keyword&gt;&lt;keyword&gt;Sequence Analysis, DNA&lt;/keyword&gt;&lt;/keywords&gt;&lt;dates&gt;&lt;year&gt;1996&lt;/year&gt;&lt;pub-dates&gt;&lt;date&gt;Jul 26&lt;/date&gt;&lt;/pub-dates&gt;&lt;/dates&gt;&lt;isbn&gt;0036-8075 (Print)&amp;#xD;0036-8075 (Linking)&lt;/isbn&gt;&lt;accession-num&gt;8677432&lt;/accession-num&gt;&lt;urls&gt;&lt;related-urls&gt;&lt;url&gt;http://www.ncbi.nlm.nih.gov/entrez/query.fcgi?cmd=Retrieve&amp;amp;db=PubMed&amp;amp;dopt=Citation&amp;amp;list_uids=8677432&lt;/url&gt;&lt;/related-urls&gt;&lt;/urls&gt;&lt;language&gt;eng&lt;/language&gt;&lt;/record&gt;&lt;/Cite&gt;&lt;/EndNote&gt;</w:instrText>
      </w:r>
      <w:r w:rsidR="0033438B">
        <w:fldChar w:fldCharType="separate"/>
      </w:r>
      <w:r>
        <w:rPr>
          <w:noProof/>
        </w:rPr>
        <w:t>(Liu et al., 1996)</w:t>
      </w:r>
      <w:r w:rsidR="0033438B">
        <w:fldChar w:fldCharType="end"/>
      </w:r>
      <w:r>
        <w:t>. Furthermore, the actual sequencing step also generates errors that can be either insertions/deletions (</w:t>
      </w:r>
      <w:proofErr w:type="spellStart"/>
      <w:r>
        <w:t>indels</w:t>
      </w:r>
      <w:proofErr w:type="spellEnd"/>
      <w:r>
        <w:t xml:space="preserve">) or substitution errors, depending on a NGS system. For more details, see section 1.11. These errors add artificial variation in the HIV-1 population, confounding the real ones. A new technology has been introduced that enables tagging every viral sequence with a specific sequence (called </w:t>
      </w:r>
      <w:proofErr w:type="spellStart"/>
      <w:r>
        <w:t>PrimerID</w:t>
      </w:r>
      <w:proofErr w:type="spellEnd"/>
      <w:r>
        <w:t xml:space="preserve">) before the PCR and sequencing step </w: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 </w:instrTex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EN.CITE.DATA </w:instrText>
      </w:r>
      <w:r w:rsidR="0033438B">
        <w:fldChar w:fldCharType="end"/>
      </w:r>
      <w:r w:rsidR="0033438B">
        <w:fldChar w:fldCharType="separate"/>
      </w:r>
      <w:r>
        <w:rPr>
          <w:noProof/>
        </w:rPr>
        <w:t>(Jabara et al., 2011)</w:t>
      </w:r>
      <w:r w:rsidR="0033438B">
        <w:fldChar w:fldCharType="end"/>
      </w:r>
      <w:r>
        <w:t xml:space="preserve">. The technology enables tracking of every sequence originating from a template viral sequence, which can then be used to generate a consensus sequence that represents the original viral sequence </w: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 </w:instrTex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EN.CITE.DATA </w:instrText>
      </w:r>
      <w:r w:rsidR="0033438B">
        <w:fldChar w:fldCharType="end"/>
      </w:r>
      <w:r w:rsidR="0033438B">
        <w:fldChar w:fldCharType="separate"/>
      </w:r>
      <w:r>
        <w:rPr>
          <w:noProof/>
        </w:rPr>
        <w:t>(Jabara et al., 2011)</w:t>
      </w:r>
      <w:r w:rsidR="0033438B">
        <w:fldChar w:fldCharType="end"/>
      </w:r>
      <w:r>
        <w:t>.</w:t>
      </w:r>
    </w:p>
    <w:p w:rsidR="008D08AA" w:rsidRDefault="008D08AA" w:rsidP="008D08AA">
      <w:pPr>
        <w:spacing w:line="480" w:lineRule="auto"/>
        <w:jc w:val="both"/>
      </w:pPr>
      <w:r>
        <w:t>A quality score is attached to all the bases in sequence reads, which indicates a probability that the base call is incorrect. Poor quality bases might compromise the downstream data analysis. Quality trimming tools are used to trim out poor quality bases to ensure only high quality bases are analyzed to generate high quality result.</w:t>
      </w:r>
    </w:p>
    <w:p w:rsidR="009A04E0" w:rsidRDefault="008D08AA" w:rsidP="008D08AA">
      <w:pPr>
        <w:spacing w:line="480" w:lineRule="auto"/>
        <w:jc w:val="both"/>
      </w:pPr>
      <w:r>
        <w:t xml:space="preserve">With the limitations in all the NGS systems, </w:t>
      </w:r>
      <w:r w:rsidR="00C16ACE">
        <w:t>Roche/454</w:t>
      </w:r>
      <w:r w:rsidRPr="00856DEE">
        <w:t xml:space="preserve"> is widely used for HIV-1 drug resistance genotyping for its lo</w:t>
      </w:r>
      <w:r>
        <w:t>nger read length that enables the characterization of</w:t>
      </w:r>
      <w:r w:rsidRPr="00856DEE">
        <w:t xml:space="preserve"> the drug resistant mutation patterns across the genes of the virus</w:t>
      </w:r>
      <w:r>
        <w:t xml:space="preserve">. However, the frequency of base call errors has been observed as much as six times in </w:t>
      </w:r>
      <w:proofErr w:type="spellStart"/>
      <w:r>
        <w:t>homopolymeric</w:t>
      </w:r>
      <w:proofErr w:type="spellEnd"/>
      <w:r>
        <w:t xml:space="preserve"> region than non-</w:t>
      </w:r>
      <w:proofErr w:type="spellStart"/>
      <w:r>
        <w:t>homopolymeric</w:t>
      </w:r>
      <w:proofErr w:type="spellEnd"/>
      <w:r>
        <w:t xml:space="preserve"> region </w:t>
      </w:r>
      <w:r w:rsidR="0033438B">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OTU5PC91cmw+PC9yZWxhdGVkLXVybHM+PC91cmxzPjwvcmVjb3JkPjwvQ2l0ZT48Q2l0ZT48QXV0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</w:fldData>
        </w:fldChar>
      </w:r>
      <w:r w:rsidR="002A0789">
        <w:instrText xml:space="preserve"> ADDIN EN.CITE </w:instrText>
      </w:r>
      <w:r w:rsidR="0033438B">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OTU5PC91cmw+PC9yZWxhdGVkLXVybHM+PC91cmxzPjwvcmVjb3JkPjwvQ2l0ZT48Q2l0ZT48QXV0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</w:fldData>
        </w:fldChar>
      </w:r>
      <w:r w:rsidR="002A0789">
        <w:instrText xml:space="preserve"> ADDIN EN.CITE.DATA </w:instrText>
      </w:r>
      <w:r w:rsidR="0033438B">
        <w:fldChar w:fldCharType="end"/>
      </w:r>
      <w:r w:rsidR="0033438B">
        <w:fldChar w:fldCharType="separate"/>
      </w:r>
      <w:r>
        <w:rPr>
          <w:noProof/>
        </w:rPr>
        <w:t>(Margulies et al., 2005a; Wang et al., 2007)</w:t>
      </w:r>
      <w:r w:rsidR="0033438B">
        <w:fldChar w:fldCharType="end"/>
      </w:r>
      <w:r>
        <w:t xml:space="preserve">, which needs to be considered as there are specific drug resistant mutations in </w:t>
      </w:r>
      <w:r w:rsidR="006C4274">
        <w:t>homopolymer regions (Figure 1.15</w:t>
      </w:r>
      <w:r>
        <w:t xml:space="preserve">). </w:t>
      </w:r>
      <w:proofErr w:type="spellStart"/>
      <w:r>
        <w:t>PrimerID</w:t>
      </w:r>
      <w:proofErr w:type="spellEnd"/>
      <w:r>
        <w:t xml:space="preserve"> technology </w: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 </w:instrTex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EN.CITE.DATA </w:instrText>
      </w:r>
      <w:r w:rsidR="0033438B">
        <w:fldChar w:fldCharType="end"/>
      </w:r>
      <w:r w:rsidR="0033438B">
        <w:fldChar w:fldCharType="separate"/>
      </w:r>
      <w:r>
        <w:rPr>
          <w:noProof/>
        </w:rPr>
        <w:t>(Jabara et al., 2011)</w:t>
      </w:r>
      <w:r w:rsidR="0033438B">
        <w:fldChar w:fldCharType="end"/>
      </w:r>
      <w:r>
        <w:t xml:space="preserve"> might be widely used in future to correct errors in homopolymer region besides other errors. Strong tools are required for accurate genotyping of sequences from the viral population using the HIV reference sequence. Drug resistance test with accurate genotyping would give accurate drug susceptibility.</w:t>
      </w:r>
    </w:p>
    <w:p w:rsidR="009A04E0" w:rsidRDefault="009A04E0">
      <w:r>
        <w:br w:type="page"/>
      </w:r>
    </w:p>
    <w:p w:rsidR="009B1C46" w:rsidRDefault="009B1C46" w:rsidP="009B1C46">
      <w:pPr>
        <w:spacing w:line="480" w:lineRule="auto"/>
        <w:jc w:val="both"/>
      </w:pPr>
    </w:p>
    <w:p w:rsidR="008B210E" w:rsidRDefault="008B210E" w:rsidP="00AD67AA">
      <w:pPr>
        <w:spacing w:line="480" w:lineRule="auto"/>
        <w:jc w:val="both"/>
      </w:pPr>
    </w:p>
    <w:p w:rsidR="00062E8B" w:rsidRDefault="00062E8B" w:rsidP="00AD67AA">
      <w:pPr>
        <w:spacing w:line="480" w:lineRule="auto"/>
        <w:jc w:val="both"/>
      </w:pPr>
      <w:r>
        <w:rPr>
          <w:noProof/>
          <w:lang w:eastAsia="en-US"/>
        </w:rPr>
        <w:drawing>
          <wp:inline distT="0" distB="0" distL="0" distR="0">
            <wp:extent cx="4775200" cy="5373012"/>
            <wp:effectExtent l="25400" t="0" r="0" b="0"/>
            <wp:docPr id="9" name="Picture 8" descr="drms_at_homopoly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ms_at_homopolymer.png"/>
                    <pic:cNvPicPr/>
                  </pic:nvPicPr>
                  <pic:blipFill>
                    <a:blip r:embed="rId29"/>
                    <a:stretch>
                      <a:fillRect/>
                    </a:stretch>
                  </pic:blipFill>
                  <pic:spPr>
                    <a:xfrm>
                      <a:off x="0" y="0"/>
                      <a:ext cx="4781046" cy="5379590"/>
                    </a:xfrm>
                    <a:prstGeom prst="rect">
                      <a:avLst/>
                    </a:prstGeom>
                  </pic:spPr>
                </pic:pic>
              </a:graphicData>
            </a:graphic>
          </wp:inline>
        </w:drawing>
      </w:r>
    </w:p>
    <w:p w:rsidR="00062E8B" w:rsidRDefault="00062E8B" w:rsidP="00AD67AA">
      <w:pPr>
        <w:spacing w:line="480" w:lineRule="auto"/>
        <w:jc w:val="both"/>
      </w:pPr>
    </w:p>
    <w:p w:rsidR="008B210E" w:rsidRDefault="00C76F7B" w:rsidP="00AD67AA">
      <w:pPr>
        <w:spacing w:line="480" w:lineRule="auto"/>
        <w:jc w:val="both"/>
      </w:pPr>
      <w:r>
        <w:t>Figure</w:t>
      </w:r>
      <w:r w:rsidR="006C4274">
        <w:t xml:space="preserve"> 1.15</w:t>
      </w:r>
      <w:r w:rsidR="00062E8B">
        <w:t xml:space="preserve">: HIV-1 drug resistant positions at homopolymer regions. Source: Dudley et al 2012 </w:t>
      </w:r>
      <w:r w:rsidR="0033438B">
        <w:fldChar w:fldCharType="begin"/>
      </w:r>
      <w:r w:rsidR="002A0789">
        <w:instrText xml:space="preserve"> ADDIN EN.CITE &lt;EndNote&gt;&lt;Cite&gt;&lt;Author&gt;Dudley&lt;/Author&gt;&lt;Year&gt;2012&lt;/Year&gt;&lt;RecNum&gt;1209&lt;/RecNum&gt;&lt;record&gt;&lt;rec-number&gt;1209&lt;/rec-number&gt;&lt;foreign-keys&gt;&lt;key app="EN" db-id="fp25zzvrxrd9vke5zxqp9stbssprwstvdddz"&gt;1209&lt;/key&gt;&lt;/foreign-keys&gt;&lt;ref-type name="Journal Article"&gt;17&lt;/ref-type&gt;&lt;contributors&gt;&lt;authors&gt;&lt;author&gt;Dudley, D. M.&lt;/author&gt;&lt;author&gt;Chin, E. N.&lt;/author&gt;&lt;author&gt;Bimber, B. N.&lt;/author&gt;&lt;author&gt;Sanabani, S. S.&lt;/author&gt;&lt;author&gt;Tarosso, L. F.&lt;/author&gt;&lt;author&gt;Costa, P. R.&lt;/author&gt;&lt;author&gt;Sauer, M. M.&lt;/author&gt;&lt;author&gt;Kallas, E. G.&lt;/author&gt;&lt;author&gt;O&amp;apos;Connor, D. H.&lt;/author&gt;&lt;/authors&gt;&lt;/contributors&gt;&lt;auth-address&gt;Department of Pathology and Laboratory Medicine, University of Wisconsin-Madison, Madison, Wisconsin, United States of America.&lt;/auth-address&gt;&lt;titles&gt;&lt;title&gt;Low-cost ultra-wide genotyping using Roche/454 pyrosequencing for surveillance of HIV drug resistance&lt;/title&gt;&lt;secondary-title&gt;PLoS One&lt;/secondary-title&gt;&lt;/titles&gt;&lt;periodical&gt;&lt;full-title&gt;PLoS One&lt;/full-title&gt;&lt;/periodical&gt;&lt;pages&gt;e36494&lt;/pages&gt;&lt;volume&gt;7&lt;/volume&gt;&lt;number&gt;5&lt;/number&gt;&lt;edition&gt;2012/05/11&lt;/edition&gt;&lt;keywords&gt;&lt;keyword&gt;Drug Resistance, Viral/*genetics&lt;/keyword&gt;&lt;keyword&gt;Feasibility Studies&lt;/keyword&gt;&lt;keyword&gt;Genotyping Techniques/*economics&lt;/keyword&gt;&lt;keyword&gt;HIV/*drug effects/*genetics&lt;/keyword&gt;&lt;keyword&gt;Humans&lt;/keyword&gt;&lt;keyword&gt;Mutation&lt;/keyword&gt;&lt;keyword&gt;Polymerase Chain Reaction&lt;/keyword&gt;&lt;keyword&gt;RNA, Viral/blood/genetics&lt;/keyword&gt;&lt;keyword&gt;Sequence Analysis, RNA/*economics&lt;/keyword&gt;&lt;/keywords&gt;&lt;dates&gt;&lt;year&gt;2012&lt;/year&gt;&lt;/dates&gt;&lt;isbn&gt;1932-6203 (Electronic)&amp;#xD;1932-6203 (Linking)&lt;/isbn&gt;&lt;accession-num&gt;22574170&lt;/accession-num&gt;&lt;urls&gt;&lt;related-urls&gt;&lt;url&gt;http://www.ncbi.nlm.nih.gov/entrez/query.fcgi?cmd=Retrieve&amp;amp;db=PubMed&amp;amp;dopt=Citation&amp;amp;list_uids=22574170&lt;/url&gt;&lt;/related-urls&gt;&lt;/urls&gt;&lt;custom2&gt;3344889&lt;/custom2&gt;&lt;electronic-resource-num&gt;10.1371/journal.pone.0036494&amp;#xD;PONE-D-12-09010 [pii]&lt;/electronic-resource-num&gt;&lt;language&gt;eng&lt;/language&gt;&lt;/record&gt;&lt;/Cite&gt;&lt;/EndNote&gt;</w:instrText>
      </w:r>
      <w:r w:rsidR="0033438B">
        <w:fldChar w:fldCharType="separate"/>
      </w:r>
      <w:r w:rsidR="00062E8B">
        <w:rPr>
          <w:noProof/>
        </w:rPr>
        <w:t>(Dudley et al., 2012)</w:t>
      </w:r>
      <w:r w:rsidR="0033438B">
        <w:fldChar w:fldCharType="end"/>
      </w:r>
    </w:p>
    <w:p w:rsidR="00062E8B" w:rsidRDefault="00062E8B" w:rsidP="00AA30C1">
      <w:pPr>
        <w:spacing w:line="480" w:lineRule="auto"/>
        <w:rPr>
          <w:rFonts w:asciiTheme="majorHAnsi" w:eastAsiaTheme="majorEastAsia" w:hAnsiTheme="majorHAnsi" w:cstheme="majorBidi"/>
          <w:b/>
          <w:bCs/>
          <w:color w:val="4F81BD" w:themeColor="accent1"/>
        </w:rPr>
      </w:pPr>
      <w:r>
        <w:br w:type="page"/>
      </w:r>
      <w:r w:rsidR="009A04E0">
        <w:t xml:space="preserve"> </w:t>
      </w:r>
    </w:p>
    <w:p w:rsidR="006B3293" w:rsidRDefault="006B3293" w:rsidP="00AA30C1">
      <w:pPr>
        <w:pStyle w:val="Heading3"/>
        <w:spacing w:line="480" w:lineRule="auto"/>
      </w:pPr>
      <w:r>
        <w:t>1.12 Thesis Outline</w:t>
      </w:r>
    </w:p>
    <w:p w:rsidR="006B3293" w:rsidRDefault="006B3293" w:rsidP="006B3293">
      <w:pPr>
        <w:spacing w:line="480" w:lineRule="auto"/>
      </w:pPr>
    </w:p>
    <w:p w:rsidR="003E1FE8" w:rsidRPr="003E1FE8" w:rsidRDefault="006B3293" w:rsidP="00361981">
      <w:pPr>
        <w:spacing w:line="480" w:lineRule="auto"/>
        <w:jc w:val="both"/>
      </w:pPr>
      <w:r w:rsidRPr="003E1FE8">
        <w:rPr>
          <w:b/>
        </w:rPr>
        <w:t>Chapter 2</w:t>
      </w:r>
      <w:r>
        <w:t>: The chapter introduces and describes, in detail, a novel algorithm</w:t>
      </w:r>
      <w:r w:rsidR="00E52105">
        <w:t xml:space="preserve"> QTrim </w:t>
      </w:r>
      <w:r>
        <w:t xml:space="preserve">for quality trimming </w:t>
      </w:r>
      <w:r w:rsidR="00E52105">
        <w:t xml:space="preserve">of </w:t>
      </w:r>
      <w:r w:rsidR="00C16ACE">
        <w:t>Roche/454</w:t>
      </w:r>
      <w:r w:rsidR="00E52105">
        <w:t xml:space="preserve"> </w:t>
      </w:r>
      <w:r w:rsidR="0059528D">
        <w:t>ultra-deep</w:t>
      </w:r>
      <w:r w:rsidR="00E52105">
        <w:t xml:space="preserve"> high throughput sequence data</w:t>
      </w:r>
      <w:r>
        <w:t xml:space="preserve">. </w:t>
      </w:r>
      <w:r w:rsidR="00E52105">
        <w:t>QTrim is</w:t>
      </w:r>
      <w:r w:rsidR="003E1FE8">
        <w:t xml:space="preserve"> optimized for both poor and high quality data. </w:t>
      </w:r>
      <w:r w:rsidR="00A86FFA">
        <w:t xml:space="preserve">HIV-1 resistance test requires high quality genotypic data and QTrim is designed to quality control the data for the test.  </w:t>
      </w:r>
      <w:r w:rsidR="003E1FE8">
        <w:t>QTrim is compared to other widely used quality trimming tools and the comparative analysis result is also presented. The entire chapter is produced as a paper for publication entitled “</w:t>
      </w:r>
      <w:r w:rsidR="003E1FE8" w:rsidRPr="003E1FE8">
        <w:rPr>
          <w:b/>
        </w:rPr>
        <w:t xml:space="preserve">QTrim: </w:t>
      </w:r>
      <w:r w:rsidR="003E1FE8" w:rsidRPr="003E1FE8">
        <w:rPr>
          <w:rFonts w:cs="Times"/>
          <w:b/>
          <w:iCs/>
          <w:color w:val="000000"/>
        </w:rPr>
        <w:t>A</w:t>
      </w:r>
      <w:r w:rsidR="003E1FE8" w:rsidRPr="002816BA">
        <w:rPr>
          <w:rFonts w:cs="Times"/>
          <w:b/>
          <w:iCs/>
          <w:color w:val="000000"/>
        </w:rPr>
        <w:t xml:space="preserve"> novel </w:t>
      </w:r>
      <w:r w:rsidR="003E1FE8">
        <w:rPr>
          <w:rFonts w:cs="Times"/>
          <w:b/>
          <w:iCs/>
          <w:color w:val="000000"/>
        </w:rPr>
        <w:t>tool</w:t>
      </w:r>
      <w:r w:rsidR="003E1FE8" w:rsidRPr="002816BA">
        <w:rPr>
          <w:rFonts w:cs="Times"/>
          <w:b/>
          <w:iCs/>
          <w:color w:val="000000"/>
        </w:rPr>
        <w:t xml:space="preserve"> for the quality </w:t>
      </w:r>
      <w:r w:rsidR="003E1FE8">
        <w:rPr>
          <w:rFonts w:cs="Times"/>
          <w:b/>
          <w:iCs/>
          <w:color w:val="000000"/>
        </w:rPr>
        <w:t>trimming</w:t>
      </w:r>
      <w:r w:rsidR="003E1FE8" w:rsidRPr="002816BA">
        <w:rPr>
          <w:rFonts w:cs="Times"/>
          <w:b/>
          <w:iCs/>
          <w:color w:val="000000"/>
        </w:rPr>
        <w:t xml:space="preserve"> of sequence reads generated using the </w:t>
      </w:r>
      <w:r w:rsidR="003E1FE8">
        <w:rPr>
          <w:rFonts w:cs="Times"/>
          <w:b/>
          <w:iCs/>
          <w:color w:val="000000"/>
        </w:rPr>
        <w:t>Roche/</w:t>
      </w:r>
      <w:r w:rsidR="003E1FE8" w:rsidRPr="002816BA">
        <w:rPr>
          <w:rFonts w:cs="Times"/>
          <w:b/>
          <w:iCs/>
          <w:color w:val="000000"/>
        </w:rPr>
        <w:t>454 sequencing platform</w:t>
      </w:r>
      <w:r w:rsidR="003E1FE8">
        <w:rPr>
          <w:rFonts w:cs="Times"/>
          <w:b/>
          <w:iCs/>
          <w:color w:val="000000"/>
        </w:rPr>
        <w:t>”</w:t>
      </w:r>
      <w:r w:rsidR="00696E32">
        <w:rPr>
          <w:rFonts w:cs="Times"/>
          <w:b/>
          <w:iCs/>
          <w:color w:val="000000"/>
        </w:rPr>
        <w:t xml:space="preserve"> (Shr</w:t>
      </w:r>
      <w:r w:rsidR="007C6014">
        <w:rPr>
          <w:rFonts w:cs="Times"/>
          <w:b/>
          <w:iCs/>
          <w:color w:val="000000"/>
        </w:rPr>
        <w:t>estha, RK and Travers, Simon; being reviewed</w:t>
      </w:r>
      <w:r w:rsidR="00696E32">
        <w:rPr>
          <w:rFonts w:cs="Times"/>
          <w:b/>
          <w:iCs/>
          <w:color w:val="000000"/>
        </w:rPr>
        <w:t>)</w:t>
      </w:r>
      <w:r w:rsidR="003E1FE8">
        <w:rPr>
          <w:rFonts w:cs="Times"/>
          <w:iCs/>
          <w:color w:val="000000"/>
        </w:rPr>
        <w:t>.</w:t>
      </w:r>
    </w:p>
    <w:p w:rsidR="00696E32" w:rsidRDefault="003E1FE8" w:rsidP="007138E3">
      <w:pPr>
        <w:spacing w:line="480" w:lineRule="auto"/>
        <w:jc w:val="both"/>
      </w:pPr>
      <w:r w:rsidRPr="003E1FE8">
        <w:rPr>
          <w:b/>
        </w:rPr>
        <w:t>Chapter 3</w:t>
      </w:r>
      <w:r>
        <w:t>: The chapter introduces Primer ID technique recently developed to corre</w:t>
      </w:r>
      <w:r w:rsidR="00361981">
        <w:t xml:space="preserve">ct </w:t>
      </w:r>
      <w:r w:rsidR="0059528D">
        <w:t>ultra-deep</w:t>
      </w:r>
      <w:r w:rsidR="00361981">
        <w:t xml:space="preserve"> sequencing errors. The chapter also </w:t>
      </w:r>
      <w:r>
        <w:t xml:space="preserve">discusses </w:t>
      </w:r>
      <w:r w:rsidR="00361981">
        <w:t xml:space="preserve">a comparative analysis of sequence data with and without Primer ID approach and the </w:t>
      </w:r>
      <w:r w:rsidR="00A86FFA">
        <w:t>impact of the technology</w:t>
      </w:r>
      <w:r w:rsidR="00361981">
        <w:t xml:space="preserve"> on downstream analysis. The Primer ID approach sequence data is obtained</w:t>
      </w:r>
      <w:r w:rsidR="00696E32">
        <w:t xml:space="preserve"> from a study conducted to observe HIV virus response on the vaccine. The study was conducted in the University of Cape Town.</w:t>
      </w:r>
    </w:p>
    <w:p w:rsidR="00713C78" w:rsidRDefault="00696E32" w:rsidP="007138E3">
      <w:pPr>
        <w:spacing w:line="480" w:lineRule="auto"/>
        <w:jc w:val="both"/>
      </w:pPr>
      <w:r>
        <w:rPr>
          <w:b/>
        </w:rPr>
        <w:t>Chapter 4</w:t>
      </w:r>
      <w:r>
        <w:t>: The chapter introduces and describes the computa</w:t>
      </w:r>
      <w:r w:rsidR="0049497D">
        <w:t>tional pipeline called Seq2Res that facilitates low cost</w:t>
      </w:r>
      <w:r>
        <w:t xml:space="preserve"> HIV drug resistance test. </w:t>
      </w:r>
      <w:r w:rsidR="0049497D">
        <w:t>The chapter describes a workflow of the pipeline, the requirements of the pipeline, HIV drug resistance output files and plots that summaries overall analysis. The test data is obtained from a study ca</w:t>
      </w:r>
      <w:r w:rsidR="00713C78">
        <w:t xml:space="preserve">lled CIPRA-SA, which is a trial of </w:t>
      </w:r>
      <w:r w:rsidR="00510134">
        <w:t>antiretroviral</w:t>
      </w:r>
      <w:r w:rsidR="00713C78">
        <w:t xml:space="preserve"> drug monitoring strategy in resource poor setting.</w:t>
      </w:r>
      <w:r w:rsidR="007C6014">
        <w:t xml:space="preserve"> The chapter is included in paper publication. </w:t>
      </w:r>
    </w:p>
    <w:p w:rsidR="007138E3" w:rsidRDefault="00713C78" w:rsidP="007138E3">
      <w:pPr>
        <w:spacing w:line="480" w:lineRule="auto"/>
        <w:jc w:val="both"/>
      </w:pPr>
      <w:r w:rsidRPr="00713C78">
        <w:rPr>
          <w:b/>
        </w:rPr>
        <w:t>Chapter 5</w:t>
      </w:r>
      <w:r>
        <w:t xml:space="preserve">: This chapter discusses on comparison of clinical data and sequence data analyzed using Seq2Res pipeline. </w:t>
      </w:r>
      <w:r w:rsidR="002F7182">
        <w:t>Excitingly, the sequence data analyzed using Seq2Res agrees to clinical data.</w:t>
      </w:r>
    </w:p>
    <w:p w:rsidR="004B58BC" w:rsidRDefault="004B58BC" w:rsidP="007138E3">
      <w:pPr>
        <w:spacing w:line="480" w:lineRule="auto"/>
        <w:jc w:val="both"/>
        <w:rPr>
          <w:b/>
          <w:sz w:val="40"/>
        </w:rPr>
      </w:pPr>
    </w:p>
    <w:p w:rsidR="004B58BC" w:rsidRDefault="004B58BC">
      <w:pPr>
        <w:rPr>
          <w:b/>
          <w:sz w:val="40"/>
        </w:rPr>
      </w:pPr>
      <w:r>
        <w:rPr>
          <w:b/>
          <w:sz w:val="40"/>
        </w:rPr>
        <w:br w:type="page"/>
      </w:r>
    </w:p>
    <w:p w:rsidR="00BD0C62" w:rsidRDefault="00C2281C" w:rsidP="007138E3">
      <w:pPr>
        <w:spacing w:line="480" w:lineRule="auto"/>
        <w:jc w:val="both"/>
        <w:rPr>
          <w:b/>
          <w:sz w:val="40"/>
        </w:rPr>
      </w:pPr>
      <w:r w:rsidRPr="00C2281C">
        <w:rPr>
          <w:b/>
          <w:sz w:val="40"/>
        </w:rPr>
        <w:t>Bibliography</w:t>
      </w:r>
    </w:p>
    <w:p w:rsidR="00BD0C62" w:rsidRDefault="00BD0C62" w:rsidP="007138E3">
      <w:pPr>
        <w:spacing w:line="480" w:lineRule="auto"/>
        <w:jc w:val="both"/>
        <w:rPr>
          <w:b/>
          <w:sz w:val="40"/>
        </w:rPr>
      </w:pPr>
    </w:p>
    <w:p w:rsidR="002A0789" w:rsidRPr="002A0789" w:rsidRDefault="0033438B" w:rsidP="002A0789">
      <w:pPr>
        <w:jc w:val="both"/>
        <w:rPr>
          <w:rFonts w:ascii="Cambria" w:hAnsi="Cambria"/>
          <w:noProof/>
        </w:rPr>
      </w:pPr>
      <w:r>
        <w:fldChar w:fldCharType="begin"/>
      </w:r>
      <w:r w:rsidR="00BD0C62">
        <w:instrText xml:space="preserve"> ADDIN EN.REFLIST </w:instrText>
      </w:r>
      <w:r>
        <w:fldChar w:fldCharType="separate"/>
      </w:r>
      <w:r w:rsidR="002A0789" w:rsidRPr="002A0789">
        <w:rPr>
          <w:rFonts w:ascii="Cambria" w:hAnsi="Cambria"/>
          <w:noProof/>
        </w:rPr>
        <w:t xml:space="preserve">Ammaranond, P, Sanguansittianan, S (2012) Mechanism of HIV antiretroviral drugs progress toward drug resistance. </w:t>
      </w:r>
      <w:r w:rsidR="002A0789" w:rsidRPr="002A0789">
        <w:rPr>
          <w:rFonts w:ascii="Cambria" w:hAnsi="Cambria"/>
          <w:i/>
          <w:noProof/>
        </w:rPr>
        <w:t>Fundamental &amp; Clinical Pharmacology</w:t>
      </w:r>
      <w:r w:rsidR="002A0789" w:rsidRPr="002A0789">
        <w:rPr>
          <w:rFonts w:ascii="Cambria" w:hAnsi="Cambria"/>
          <w:noProof/>
        </w:rPr>
        <w:t xml:space="preserve"> </w:t>
      </w:r>
      <w:r w:rsidR="002A0789" w:rsidRPr="002A0789">
        <w:rPr>
          <w:rFonts w:ascii="Cambria" w:hAnsi="Cambria"/>
          <w:b/>
          <w:noProof/>
        </w:rPr>
        <w:t>26</w:t>
      </w:r>
      <w:r w:rsidR="002A0789" w:rsidRPr="002A0789">
        <w:rPr>
          <w:rFonts w:ascii="Cambria" w:hAnsi="Cambria"/>
          <w:noProof/>
        </w:rPr>
        <w:t>: 146–161.</w:t>
      </w:r>
    </w:p>
    <w:p w:rsidR="002A0789" w:rsidRPr="002A0789" w:rsidRDefault="002A0789" w:rsidP="002A0789">
      <w:pPr>
        <w:jc w:val="both"/>
        <w:rPr>
          <w:rFonts w:ascii="Cambria" w:hAnsi="Cambria"/>
          <w:noProof/>
        </w:rPr>
      </w:pPr>
      <w:r w:rsidRPr="002A0789">
        <w:rPr>
          <w:rFonts w:ascii="Cambria" w:hAnsi="Cambria"/>
          <w:noProof/>
        </w:rPr>
        <w:t xml:space="preserve">Apetrei, C, Robertson, DL, Marx, PA (2004) The history of SIVS and AIDS: epidemiology, phylogeny and biology of isolates from naturally SIV infected non-human primates (NHP) in Africa. </w:t>
      </w:r>
      <w:r w:rsidRPr="002A0789">
        <w:rPr>
          <w:rFonts w:ascii="Cambria" w:hAnsi="Cambria"/>
          <w:i/>
          <w:noProof/>
        </w:rPr>
        <w:t>Frontiers in bioscience: a journal and virtual library</w:t>
      </w:r>
      <w:r w:rsidRPr="002A0789">
        <w:rPr>
          <w:rFonts w:ascii="Cambria" w:hAnsi="Cambria"/>
          <w:noProof/>
        </w:rPr>
        <w:t xml:space="preserve"> </w:t>
      </w:r>
      <w:r w:rsidRPr="002A0789">
        <w:rPr>
          <w:rFonts w:ascii="Cambria" w:hAnsi="Cambria"/>
          <w:b/>
          <w:noProof/>
        </w:rPr>
        <w:t>9</w:t>
      </w:r>
      <w:r w:rsidRPr="002A0789">
        <w:rPr>
          <w:rFonts w:ascii="Cambria" w:hAnsi="Cambria"/>
          <w:noProof/>
        </w:rPr>
        <w:t>: 225-254.</w:t>
      </w:r>
    </w:p>
    <w:p w:rsidR="002A0789" w:rsidRPr="002A0789" w:rsidRDefault="002A0789" w:rsidP="002A0789">
      <w:pPr>
        <w:jc w:val="both"/>
        <w:rPr>
          <w:rFonts w:ascii="Cambria" w:hAnsi="Cambria"/>
          <w:noProof/>
        </w:rPr>
      </w:pPr>
      <w:r w:rsidRPr="002A0789">
        <w:rPr>
          <w:rFonts w:ascii="Cambria" w:hAnsi="Cambria"/>
          <w:noProof/>
        </w:rPr>
        <w:t xml:space="preserve">Ariën, KK, Abraha, A, Quiñones-Mateu, ME, Kestens, L, Vanham, G, Arts, EJ (2005) The Replicative Fitness of Primary Human Immunodeficiency Virus Type 1 (HIV-1) Group M, HIV-1 Group O, and HIV-2 Isolates.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79</w:t>
      </w:r>
      <w:r w:rsidRPr="002A0789">
        <w:rPr>
          <w:rFonts w:ascii="Cambria" w:hAnsi="Cambria"/>
          <w:noProof/>
        </w:rPr>
        <w:t>: 8979-8990.</w:t>
      </w:r>
    </w:p>
    <w:p w:rsidR="002A0789" w:rsidRPr="002A0789" w:rsidRDefault="002A0789" w:rsidP="002A0789">
      <w:pPr>
        <w:jc w:val="both"/>
        <w:rPr>
          <w:rFonts w:ascii="Cambria" w:hAnsi="Cambria"/>
          <w:noProof/>
        </w:rPr>
      </w:pPr>
      <w:r w:rsidRPr="002A0789">
        <w:rPr>
          <w:rFonts w:ascii="Cambria" w:hAnsi="Cambria"/>
          <w:noProof/>
        </w:rPr>
        <w:t xml:space="preserve">Artenstein, AW, Coppola, J, Brown, AE, Carr, JK, Sanders-Buell, E, Galbarini, E, Mascola, JR, VanCott, TC, Schonbrood, P, McCutchan, FE, et al. (1995) Multiple introductions of HIV-1 subtype E into the western hemisphere.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346</w:t>
      </w:r>
      <w:r w:rsidRPr="002A0789">
        <w:rPr>
          <w:rFonts w:ascii="Cambria" w:hAnsi="Cambria"/>
          <w:noProof/>
        </w:rPr>
        <w:t>: 1197-1198.</w:t>
      </w:r>
    </w:p>
    <w:p w:rsidR="002A0789" w:rsidRPr="002A0789" w:rsidRDefault="002A0789" w:rsidP="002A0789">
      <w:pPr>
        <w:jc w:val="both"/>
        <w:rPr>
          <w:rFonts w:ascii="Cambria" w:hAnsi="Cambria"/>
          <w:noProof/>
        </w:rPr>
      </w:pPr>
      <w:r w:rsidRPr="002A0789">
        <w:rPr>
          <w:rFonts w:ascii="Cambria" w:hAnsi="Cambria"/>
          <w:noProof/>
        </w:rPr>
        <w:t xml:space="preserve">Ayouba, A, Souquieres, S, Njinku, B, Martin, PM, Muller-Trutwin, MC, Roques, P, Barre-Sinoussi, F, Mauclere, P, Simon, F, Nerrienet, E (2000) HIV-1 group N among HIV-1-seropositive individuals in Cameroon.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w:t>
      </w:r>
      <w:r w:rsidRPr="002A0789">
        <w:rPr>
          <w:rFonts w:ascii="Cambria" w:hAnsi="Cambria"/>
          <w:noProof/>
        </w:rPr>
        <w:t>: 2623-2625.</w:t>
      </w:r>
    </w:p>
    <w:p w:rsidR="002A0789" w:rsidRPr="002A0789" w:rsidRDefault="002A0789" w:rsidP="002A0789">
      <w:pPr>
        <w:jc w:val="both"/>
        <w:rPr>
          <w:rFonts w:ascii="Cambria" w:hAnsi="Cambria"/>
          <w:noProof/>
        </w:rPr>
      </w:pPr>
      <w:r w:rsidRPr="002A0789">
        <w:rPr>
          <w:rFonts w:ascii="Cambria" w:hAnsi="Cambria"/>
          <w:noProof/>
        </w:rPr>
        <w:t>Bailes, E, Chaudhuri, RR, Santiago, ML, Bibollet-Ruche, F, Hahn, BH, Sharp, PM (2002) The Evolution of Primate Lentiviruses and the Origins of AIDS. In: The Molecular Epidemiology of Human Viruses, Springer US, pp. 65-96.</w:t>
      </w:r>
    </w:p>
    <w:p w:rsidR="002A0789" w:rsidRPr="002A0789" w:rsidRDefault="002A0789" w:rsidP="002A0789">
      <w:pPr>
        <w:jc w:val="both"/>
        <w:rPr>
          <w:rFonts w:ascii="Cambria" w:hAnsi="Cambria"/>
          <w:noProof/>
        </w:rPr>
      </w:pPr>
      <w:r w:rsidRPr="002A0789">
        <w:rPr>
          <w:rFonts w:ascii="Cambria" w:hAnsi="Cambria"/>
          <w:noProof/>
        </w:rPr>
        <w:t xml:space="preserve">Baldwin, CE, Sanders, RW, Berkhout, B (2003) Inhibiting HIV-1 entry with fusion inhibitors. </w:t>
      </w:r>
      <w:r w:rsidRPr="002A0789">
        <w:rPr>
          <w:rFonts w:ascii="Cambria" w:hAnsi="Cambria"/>
          <w:i/>
          <w:noProof/>
        </w:rPr>
        <w:t>Curr Med Chem</w:t>
      </w:r>
      <w:r w:rsidRPr="002A0789">
        <w:rPr>
          <w:rFonts w:ascii="Cambria" w:hAnsi="Cambria"/>
          <w:noProof/>
        </w:rPr>
        <w:t xml:space="preserve"> </w:t>
      </w:r>
      <w:r w:rsidRPr="002A0789">
        <w:rPr>
          <w:rFonts w:ascii="Cambria" w:hAnsi="Cambria"/>
          <w:b/>
          <w:noProof/>
        </w:rPr>
        <w:t>10</w:t>
      </w:r>
      <w:r w:rsidRPr="002A0789">
        <w:rPr>
          <w:rFonts w:ascii="Cambria" w:hAnsi="Cambria"/>
          <w:noProof/>
        </w:rPr>
        <w:t>: 1633-1642.</w:t>
      </w:r>
    </w:p>
    <w:p w:rsidR="002A0789" w:rsidRPr="002A0789" w:rsidRDefault="002A0789" w:rsidP="002A0789">
      <w:pPr>
        <w:jc w:val="both"/>
        <w:rPr>
          <w:rFonts w:ascii="Cambria" w:hAnsi="Cambria"/>
          <w:noProof/>
        </w:rPr>
      </w:pPr>
      <w:r w:rsidRPr="002A0789">
        <w:rPr>
          <w:rFonts w:ascii="Cambria" w:hAnsi="Cambria"/>
          <w:noProof/>
        </w:rPr>
        <w:t xml:space="preserve">Baltimore, D (1971) Expression of animal virus genomes. </w:t>
      </w:r>
      <w:r w:rsidRPr="002A0789">
        <w:rPr>
          <w:rFonts w:ascii="Cambria" w:hAnsi="Cambria"/>
          <w:i/>
          <w:noProof/>
        </w:rPr>
        <w:t>Bacteriological Reviews</w:t>
      </w:r>
      <w:r w:rsidRPr="002A0789">
        <w:rPr>
          <w:rFonts w:ascii="Cambria" w:hAnsi="Cambria"/>
          <w:noProof/>
        </w:rPr>
        <w:t xml:space="preserve"> </w:t>
      </w:r>
      <w:r w:rsidRPr="002A0789">
        <w:rPr>
          <w:rFonts w:ascii="Cambria" w:hAnsi="Cambria"/>
          <w:b/>
          <w:noProof/>
        </w:rPr>
        <w:t>35</w:t>
      </w:r>
      <w:r w:rsidRPr="002A0789">
        <w:rPr>
          <w:rFonts w:ascii="Cambria" w:hAnsi="Cambria"/>
          <w:noProof/>
        </w:rPr>
        <w:t>: 235.</w:t>
      </w:r>
    </w:p>
    <w:p w:rsidR="002A0789" w:rsidRPr="002A0789" w:rsidRDefault="002A0789" w:rsidP="002A0789">
      <w:pPr>
        <w:jc w:val="both"/>
        <w:rPr>
          <w:rFonts w:ascii="Cambria" w:hAnsi="Cambria"/>
          <w:noProof/>
        </w:rPr>
      </w:pPr>
      <w:r w:rsidRPr="002A0789">
        <w:rPr>
          <w:rFonts w:ascii="Cambria" w:hAnsi="Cambria"/>
          <w:noProof/>
        </w:rPr>
        <w:t xml:space="preserve">Balzarini, J (2004) Current Status of the Non-nucleoside Reverse Transcriptase Inhibitors of Human Immunodeficiency Virus Type 1. </w:t>
      </w:r>
      <w:r w:rsidRPr="002A0789">
        <w:rPr>
          <w:rFonts w:ascii="Cambria" w:hAnsi="Cambria"/>
          <w:i/>
          <w:noProof/>
        </w:rPr>
        <w:t>Current Topics in Medicinal Chemistry</w:t>
      </w:r>
      <w:r w:rsidRPr="002A0789">
        <w:rPr>
          <w:rFonts w:ascii="Cambria" w:hAnsi="Cambria"/>
          <w:noProof/>
        </w:rPr>
        <w:t xml:space="preserve"> </w:t>
      </w:r>
      <w:r w:rsidRPr="002A0789">
        <w:rPr>
          <w:rFonts w:ascii="Cambria" w:hAnsi="Cambria"/>
          <w:b/>
          <w:noProof/>
        </w:rPr>
        <w:t>4</w:t>
      </w:r>
      <w:r w:rsidRPr="002A0789">
        <w:rPr>
          <w:rFonts w:ascii="Cambria" w:hAnsi="Cambria"/>
          <w:noProof/>
        </w:rPr>
        <w:t>: 921-944.</w:t>
      </w:r>
    </w:p>
    <w:p w:rsidR="002A0789" w:rsidRPr="002A0789" w:rsidRDefault="002A0789" w:rsidP="002A0789">
      <w:pPr>
        <w:jc w:val="both"/>
        <w:rPr>
          <w:rFonts w:ascii="Cambria" w:hAnsi="Cambria"/>
          <w:noProof/>
        </w:rPr>
      </w:pPr>
      <w:r w:rsidRPr="002A0789">
        <w:rPr>
          <w:rFonts w:ascii="Cambria" w:hAnsi="Cambria"/>
          <w:noProof/>
        </w:rPr>
        <w:t xml:space="preserve">Bangsberg, DR, Kroetz, DL, Deeks, SG (2007) Adherence-resistance relationships to combination HIV antiretroviral therapy. </w:t>
      </w:r>
      <w:r w:rsidRPr="002A0789">
        <w:rPr>
          <w:rFonts w:ascii="Cambria" w:hAnsi="Cambria"/>
          <w:i/>
          <w:noProof/>
        </w:rPr>
        <w:t>Curr HIV/AIDS Rep</w:t>
      </w:r>
      <w:r w:rsidRPr="002A0789">
        <w:rPr>
          <w:rFonts w:ascii="Cambria" w:hAnsi="Cambria"/>
          <w:noProof/>
        </w:rPr>
        <w:t xml:space="preserve"> </w:t>
      </w:r>
      <w:r w:rsidRPr="002A0789">
        <w:rPr>
          <w:rFonts w:ascii="Cambria" w:hAnsi="Cambria"/>
          <w:b/>
          <w:noProof/>
        </w:rPr>
        <w:t>4</w:t>
      </w:r>
      <w:r w:rsidRPr="002A0789">
        <w:rPr>
          <w:rFonts w:ascii="Cambria" w:hAnsi="Cambria"/>
          <w:noProof/>
        </w:rPr>
        <w:t>: 65-72.</w:t>
      </w:r>
    </w:p>
    <w:p w:rsidR="002A0789" w:rsidRPr="002A0789" w:rsidRDefault="002A0789" w:rsidP="002A0789">
      <w:pPr>
        <w:jc w:val="both"/>
        <w:rPr>
          <w:rFonts w:ascii="Cambria" w:hAnsi="Cambria"/>
          <w:noProof/>
        </w:rPr>
      </w:pPr>
      <w:r w:rsidRPr="002A0789">
        <w:rPr>
          <w:rFonts w:ascii="Cambria" w:hAnsi="Cambria"/>
          <w:noProof/>
        </w:rPr>
        <w:t xml:space="preserve">Baur, AS, Sawai, ET, Dazin, P, Fantl, WJ, Cheng-Mayer, C, Peterlin, BM (1994) HIV-1 Nef leads to inhibition or activation of T cells depending on its intracellular localization. </w:t>
      </w:r>
      <w:r w:rsidRPr="002A0789">
        <w:rPr>
          <w:rFonts w:ascii="Cambria" w:hAnsi="Cambria"/>
          <w:i/>
          <w:noProof/>
        </w:rPr>
        <w:t>Immunity</w:t>
      </w:r>
      <w:r w:rsidRPr="002A0789">
        <w:rPr>
          <w:rFonts w:ascii="Cambria" w:hAnsi="Cambria"/>
          <w:noProof/>
        </w:rPr>
        <w:t xml:space="preserve"> </w:t>
      </w:r>
      <w:r w:rsidRPr="002A0789">
        <w:rPr>
          <w:rFonts w:ascii="Cambria" w:hAnsi="Cambria"/>
          <w:b/>
          <w:noProof/>
        </w:rPr>
        <w:t>1</w:t>
      </w:r>
      <w:r w:rsidRPr="002A0789">
        <w:rPr>
          <w:rFonts w:ascii="Cambria" w:hAnsi="Cambria"/>
          <w:noProof/>
        </w:rPr>
        <w:t>: 373-384.</w:t>
      </w:r>
    </w:p>
    <w:p w:rsidR="002A0789" w:rsidRPr="002A0789" w:rsidRDefault="002A0789" w:rsidP="002A0789">
      <w:pPr>
        <w:jc w:val="both"/>
        <w:rPr>
          <w:rFonts w:ascii="Cambria" w:hAnsi="Cambria"/>
          <w:noProof/>
        </w:rPr>
      </w:pPr>
      <w:r w:rsidRPr="002A0789">
        <w:rPr>
          <w:rFonts w:ascii="Cambria" w:hAnsi="Cambria"/>
          <w:noProof/>
        </w:rPr>
        <w:t xml:space="preserve">Baxter, JD, Mayers, DL, Wentworth, DN, Neaton, JD, Hoover, ML, Winters, MA, Mannheimer, SB, Thompson, MA, Abrams, DI, Brizz, BJ, Ioannidis, JP, Merigan, TC (2000) A randomized study of antiretroviral management based on plasma genotypic antiretroviral resistance testing in patients failing therapy. CPCRA 046 Study Team for the Terry Beirn Community Programs for Clinical Research on AIDS.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w:t>
      </w:r>
      <w:r w:rsidRPr="002A0789">
        <w:rPr>
          <w:rFonts w:ascii="Cambria" w:hAnsi="Cambria"/>
          <w:noProof/>
        </w:rPr>
        <w:t>: F83-93.</w:t>
      </w:r>
    </w:p>
    <w:p w:rsidR="002A0789" w:rsidRPr="002A0789" w:rsidRDefault="002A0789" w:rsidP="002A0789">
      <w:pPr>
        <w:jc w:val="both"/>
        <w:rPr>
          <w:rFonts w:ascii="Cambria" w:hAnsi="Cambria"/>
          <w:noProof/>
        </w:rPr>
      </w:pPr>
      <w:r w:rsidRPr="002A0789">
        <w:rPr>
          <w:rFonts w:ascii="Cambria" w:hAnsi="Cambria"/>
          <w:noProof/>
        </w:rPr>
        <w:t xml:space="preserve">Bebenek, K, Abbotts, J, Roberts, JD, Wilson, SH, Kunkel, TA (1989) Specificity and mechanism of error-prone replication by human immunodeficiency virus-1 reverse transcriptase. </w:t>
      </w:r>
      <w:r w:rsidRPr="002A0789">
        <w:rPr>
          <w:rFonts w:ascii="Cambria" w:hAnsi="Cambria"/>
          <w:i/>
          <w:noProof/>
        </w:rPr>
        <w:t>J Biol Chem</w:t>
      </w:r>
      <w:r w:rsidRPr="002A0789">
        <w:rPr>
          <w:rFonts w:ascii="Cambria" w:hAnsi="Cambria"/>
          <w:noProof/>
        </w:rPr>
        <w:t xml:space="preserve"> </w:t>
      </w:r>
      <w:r w:rsidRPr="002A0789">
        <w:rPr>
          <w:rFonts w:ascii="Cambria" w:hAnsi="Cambria"/>
          <w:b/>
          <w:noProof/>
        </w:rPr>
        <w:t>264</w:t>
      </w:r>
      <w:r w:rsidRPr="002A0789">
        <w:rPr>
          <w:rFonts w:ascii="Cambria" w:hAnsi="Cambria"/>
          <w:noProof/>
        </w:rPr>
        <w:t>: 16948-16956.</w:t>
      </w:r>
    </w:p>
    <w:p w:rsidR="002A0789" w:rsidRPr="002A0789" w:rsidRDefault="002A0789" w:rsidP="002A0789">
      <w:pPr>
        <w:jc w:val="both"/>
        <w:rPr>
          <w:rFonts w:ascii="Cambria" w:hAnsi="Cambria"/>
          <w:noProof/>
        </w:rPr>
      </w:pPr>
      <w:r w:rsidRPr="002A0789">
        <w:rPr>
          <w:rFonts w:ascii="Cambria" w:hAnsi="Cambria"/>
          <w:noProof/>
        </w:rPr>
        <w:t xml:space="preserve">Bebenek, K, Abbotts, J, Wilson, SH, Kunkel, TA (1993) Error-prone polymerization by HIV-1 reverse transcriptase. Contribution of template-primer misalignment, miscoding, and termination probability to mutational hot spots. </w:t>
      </w:r>
      <w:r w:rsidRPr="002A0789">
        <w:rPr>
          <w:rFonts w:ascii="Cambria" w:hAnsi="Cambria"/>
          <w:i/>
          <w:noProof/>
        </w:rPr>
        <w:t>J Biol Chem</w:t>
      </w:r>
      <w:r w:rsidRPr="002A0789">
        <w:rPr>
          <w:rFonts w:ascii="Cambria" w:hAnsi="Cambria"/>
          <w:noProof/>
        </w:rPr>
        <w:t xml:space="preserve"> </w:t>
      </w:r>
      <w:r w:rsidRPr="002A0789">
        <w:rPr>
          <w:rFonts w:ascii="Cambria" w:hAnsi="Cambria"/>
          <w:b/>
          <w:noProof/>
        </w:rPr>
        <w:t>268</w:t>
      </w:r>
      <w:r w:rsidRPr="002A0789">
        <w:rPr>
          <w:rFonts w:ascii="Cambria" w:hAnsi="Cambria"/>
          <w:noProof/>
        </w:rPr>
        <w:t>: 10324-10334.</w:t>
      </w:r>
    </w:p>
    <w:p w:rsidR="002A0789" w:rsidRPr="002A0789" w:rsidRDefault="002A0789" w:rsidP="002A0789">
      <w:pPr>
        <w:jc w:val="both"/>
        <w:rPr>
          <w:rFonts w:ascii="Cambria" w:hAnsi="Cambria"/>
          <w:noProof/>
        </w:rPr>
      </w:pPr>
      <w:r w:rsidRPr="002A0789">
        <w:rPr>
          <w:rFonts w:ascii="Cambria" w:hAnsi="Cambria"/>
          <w:noProof/>
        </w:rPr>
        <w:t xml:space="preserve">Ben-Artzi, H, Shemesh, J, Zeelon, E, Amit, B, Kleiman, L, Gorecki, M, Panet, A (1996) Molecular analysis of the second template switch during reverse transcription of the HIV RNA template. </w:t>
      </w:r>
      <w:r w:rsidRPr="002A0789">
        <w:rPr>
          <w:rFonts w:ascii="Cambria" w:hAnsi="Cambria"/>
          <w:i/>
          <w:noProof/>
        </w:rPr>
        <w:t>Biochemistry</w:t>
      </w:r>
      <w:r w:rsidRPr="002A0789">
        <w:rPr>
          <w:rFonts w:ascii="Cambria" w:hAnsi="Cambria"/>
          <w:noProof/>
        </w:rPr>
        <w:t xml:space="preserve"> </w:t>
      </w:r>
      <w:r w:rsidRPr="002A0789">
        <w:rPr>
          <w:rFonts w:ascii="Cambria" w:hAnsi="Cambria"/>
          <w:b/>
          <w:noProof/>
        </w:rPr>
        <w:t>35</w:t>
      </w:r>
      <w:r w:rsidRPr="002A0789">
        <w:rPr>
          <w:rFonts w:ascii="Cambria" w:hAnsi="Cambria"/>
          <w:noProof/>
        </w:rPr>
        <w:t>: 10549-10557.</w:t>
      </w:r>
    </w:p>
    <w:p w:rsidR="002A0789" w:rsidRPr="002A0789" w:rsidRDefault="002A0789" w:rsidP="002A0789">
      <w:pPr>
        <w:jc w:val="both"/>
        <w:rPr>
          <w:rFonts w:ascii="Cambria" w:hAnsi="Cambria"/>
          <w:noProof/>
        </w:rPr>
      </w:pPr>
      <w:r w:rsidRPr="002A0789">
        <w:rPr>
          <w:rFonts w:ascii="Cambria" w:hAnsi="Cambria"/>
          <w:noProof/>
        </w:rPr>
        <w:t xml:space="preserve">Bentley, DR, Balasubramanian, S, Swerdlow, HP, Smith, GP, Milton, J, Brown, CG, Hall, KP, Evers, DJ, Barnes, CL, Bignell, HR, Boutell, JM, Bryant, J, Carter, RJ, Keira Cheetham, R, Cox, AJ, Ellis, DJ, Flatbush, MR, Gormley, NA, Humphray, SJ, Irving, LJ, Karbelashvili, MS, Kirk, SM, Li, H, Liu, X, Maisinger, KS, Murray, LJ, Obradovic, B, Ost, T, Parkinson, ML, Pratt, MR, Rasolonjatovo, IM, Reed, MT, Rigatti, R, Rodighiero, C, Ross, MT, Sabot, A, Sankar, SV, Scally, A, Schroth, GP, Smith, ME, Smith, VP, Spiridou, A, Torrance, PE, Tzonev, SS, Vermaas, EH, Walter, K, Wu, X, Zhang, L, Alam, MD, Anastasi, C, Aniebo, IC, Bailey, DM, Bancarz, IR, Banerjee, S, Barbour, SG, Baybayan, PA, Benoit, VA, Benson, KF, Bevis, C, Black, PJ, Boodhun, A, Brennan, JS, Bridgham, JA, Brown, RC, Brown, AA, Buermann, DH, Bundu, AA, Burrows, JC, Carter, NP, Castillo, N, Chiara, ECM, Chang, S, Neil Cooley, R, Crake, NR, Dada, OO, Diakoumakos, KD, Dominguez-Fernandez, B, Earnshaw, DJ, Egbujor, UC, Elmore, DW, Etchin, SS, Ewan, MR, Fedurco, M, Fraser, LJ, Fuentes Fajardo, KV, Scott Furey, W, George, D, Gietzen, KJ, Goddard, CP, Golda, GS, Granieri, PA, Green, DE, Gustafson, DL, Hansen, NF, Harnish, K, Haudenschild, CD, Heyer, NI, Hims, MM, Ho, JT, Horgan, AM, Hoschler, K, Hurwitz, S, Ivanov, DV, Johnson, MQ, James, T, Huw Jones, TA, Kang, GD, Kerelska, TH, Kersey, AD, Khrebtukova, I, Kindwall, AP, Kingsbury, Z, Kokko-Gonzales, PI, Kumar, A, Laurent, MA, Lawley, CT, Lee, SE, Lee, X, Liao, AK, Loch, JA, Lok, M, Luo, S, Mammen, RM, Martin, JW, McCauley, PG, McNitt, P, Mehta, P, Moon, KW, Mullens, JW, Newington, T, Ning, Z, Ling Ng, B, Novo, SM, O'Neill, MJ, Osborne, MA, Osnowski, A, Ostadan, O, Paraschos, LL, Pickering, L, Pike, AC, Chris Pinkard, D, Pliskin, DP, Podhasky, J, Quijano, VJ, Raczy, C, Rae, VH, Rawlings, SR, Chiva Rodriguez, A, Roe, PM, Rogers, J, Rogert Bacigalupo, MC, Romanov, N, Romieu, A, Roth, RK, Rourke, NJ, Ruediger, ST, Rusman, E, Sanches-Kuiper, RM, Schenker, MR, Seoane, JM, Shaw, RJ, Shiver, MK, Short, SW, Sizto, NL, Sluis, JP, Smith, MA, Ernest Sohna Sohna, J, Spence, EJ, Stevens, K, Sutton, N, Szajkowski, L, Tregidgo, CL, Turcatti, G, Vandevondele, S, Verhovsky, Y, Virk, SM, Wakelin, S, Walcott, GC, Wang, J, Worsley, GJ, Yan, J, Yau, L, Zuerlein, M, Mullikin, JC, Hurles, ME, McCooke, NJ, West, JS, Oaks, FL, Lundberg, PL, Klenerman, D, Durbin, R, Smith, AJ (2008) Accurate whole human genome sequencing using reversible terminator chemistry.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456</w:t>
      </w:r>
      <w:r w:rsidRPr="002A0789">
        <w:rPr>
          <w:rFonts w:ascii="Cambria" w:hAnsi="Cambria"/>
          <w:noProof/>
        </w:rPr>
        <w:t>: 53-59.</w:t>
      </w:r>
    </w:p>
    <w:p w:rsidR="002A0789" w:rsidRPr="002A0789" w:rsidRDefault="002A0789" w:rsidP="002A0789">
      <w:pPr>
        <w:jc w:val="both"/>
        <w:rPr>
          <w:rFonts w:ascii="Cambria" w:hAnsi="Cambria"/>
          <w:noProof/>
        </w:rPr>
      </w:pPr>
      <w:r w:rsidRPr="002A0789">
        <w:rPr>
          <w:rFonts w:ascii="Cambria" w:hAnsi="Cambria"/>
          <w:noProof/>
        </w:rPr>
        <w:t xml:space="preserve">Blagoveshchenskaya, AD, Thomas, L, Feliciangeli, SF, Hung, CH, Thomas, G (2002) HIV-1 Nef downregulates MHC-I by a PACS-1- and PI3K-regulated ARF6 endocytic pathway. </w:t>
      </w:r>
      <w:r w:rsidRPr="002A0789">
        <w:rPr>
          <w:rFonts w:ascii="Cambria" w:hAnsi="Cambria"/>
          <w:i/>
          <w:noProof/>
        </w:rPr>
        <w:t>Cell</w:t>
      </w:r>
      <w:r w:rsidRPr="002A0789">
        <w:rPr>
          <w:rFonts w:ascii="Cambria" w:hAnsi="Cambria"/>
          <w:noProof/>
        </w:rPr>
        <w:t xml:space="preserve"> </w:t>
      </w:r>
      <w:r w:rsidRPr="002A0789">
        <w:rPr>
          <w:rFonts w:ascii="Cambria" w:hAnsi="Cambria"/>
          <w:b/>
          <w:noProof/>
        </w:rPr>
        <w:t>111</w:t>
      </w:r>
      <w:r w:rsidRPr="002A0789">
        <w:rPr>
          <w:rFonts w:ascii="Cambria" w:hAnsi="Cambria"/>
          <w:noProof/>
        </w:rPr>
        <w:t>: 853-866.</w:t>
      </w:r>
    </w:p>
    <w:p w:rsidR="002A0789" w:rsidRPr="002A0789" w:rsidRDefault="002A0789" w:rsidP="002A0789">
      <w:pPr>
        <w:jc w:val="both"/>
        <w:rPr>
          <w:rFonts w:ascii="Cambria" w:hAnsi="Cambria"/>
          <w:noProof/>
        </w:rPr>
      </w:pPr>
      <w:r w:rsidRPr="002A0789">
        <w:rPr>
          <w:rFonts w:ascii="Cambria" w:hAnsi="Cambria"/>
          <w:noProof/>
        </w:rPr>
        <w:t xml:space="preserve">Borrow, P, Lewicki, H, Wei, X, Horwitz, MS, Peffer, N, Meyers, H, Nelson, JA, Gairin, JE, Hahn, BH, Oldstone, MB, Shaw, GM (1997) Antiviral pressure exerted by HIV-1-specific cytotoxic T lymphocytes (CTLs) during primary infection demonstrated by rapid selection of CTL escape virus. </w:t>
      </w:r>
      <w:r w:rsidRPr="002A0789">
        <w:rPr>
          <w:rFonts w:ascii="Cambria" w:hAnsi="Cambria"/>
          <w:i/>
          <w:noProof/>
        </w:rPr>
        <w:t>Nat Med</w:t>
      </w:r>
      <w:r w:rsidRPr="002A0789">
        <w:rPr>
          <w:rFonts w:ascii="Cambria" w:hAnsi="Cambria"/>
          <w:noProof/>
        </w:rPr>
        <w:t xml:space="preserve"> </w:t>
      </w:r>
      <w:r w:rsidRPr="002A0789">
        <w:rPr>
          <w:rFonts w:ascii="Cambria" w:hAnsi="Cambria"/>
          <w:b/>
          <w:noProof/>
        </w:rPr>
        <w:t>3</w:t>
      </w:r>
      <w:r w:rsidRPr="002A0789">
        <w:rPr>
          <w:rFonts w:ascii="Cambria" w:hAnsi="Cambria"/>
          <w:noProof/>
        </w:rPr>
        <w:t>: 205-211.</w:t>
      </w:r>
    </w:p>
    <w:p w:rsidR="002A0789" w:rsidRPr="002A0789" w:rsidRDefault="002A0789" w:rsidP="002A0789">
      <w:pPr>
        <w:jc w:val="both"/>
        <w:rPr>
          <w:rFonts w:ascii="Cambria" w:hAnsi="Cambria"/>
          <w:noProof/>
        </w:rPr>
      </w:pPr>
      <w:r w:rsidRPr="002A0789">
        <w:rPr>
          <w:rFonts w:ascii="Cambria" w:hAnsi="Cambria"/>
          <w:noProof/>
        </w:rPr>
        <w:t xml:space="preserve">Borsetti, A, Ohagen, A, Gottlinger, HG (1998) The C-terminal half of the human immunodeficiency virus type 1 Gag precursor is sufficient for efficient particle assembly.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72</w:t>
      </w:r>
      <w:r w:rsidRPr="002A0789">
        <w:rPr>
          <w:rFonts w:ascii="Cambria" w:hAnsi="Cambria"/>
          <w:noProof/>
        </w:rPr>
        <w:t>: 9313-9317.</w:t>
      </w:r>
    </w:p>
    <w:p w:rsidR="002A0789" w:rsidRPr="002A0789" w:rsidRDefault="002A0789" w:rsidP="002A0789">
      <w:pPr>
        <w:jc w:val="both"/>
        <w:rPr>
          <w:rFonts w:ascii="Cambria" w:hAnsi="Cambria"/>
          <w:noProof/>
        </w:rPr>
      </w:pPr>
      <w:r w:rsidRPr="002A0789">
        <w:rPr>
          <w:rFonts w:ascii="Cambria" w:hAnsi="Cambria"/>
          <w:noProof/>
        </w:rPr>
        <w:t xml:space="preserve">Bourgeois, CF, Kim, YK, Churcher, MJ, West, MJ, Karn, J (2002) Spt5 cooperates with human immunodeficiency virus type 1 Tat by preventing premature RNA release at terminator sequences. </w:t>
      </w:r>
      <w:r w:rsidRPr="002A0789">
        <w:rPr>
          <w:rFonts w:ascii="Cambria" w:hAnsi="Cambria"/>
          <w:i/>
          <w:noProof/>
        </w:rPr>
        <w:t>Mol Cell Biol</w:t>
      </w:r>
      <w:r w:rsidRPr="002A0789">
        <w:rPr>
          <w:rFonts w:ascii="Cambria" w:hAnsi="Cambria"/>
          <w:noProof/>
        </w:rPr>
        <w:t xml:space="preserve"> </w:t>
      </w:r>
      <w:r w:rsidRPr="002A0789">
        <w:rPr>
          <w:rFonts w:ascii="Cambria" w:hAnsi="Cambria"/>
          <w:b/>
          <w:noProof/>
        </w:rPr>
        <w:t>22</w:t>
      </w:r>
      <w:r w:rsidRPr="002A0789">
        <w:rPr>
          <w:rFonts w:ascii="Cambria" w:hAnsi="Cambria"/>
          <w:noProof/>
        </w:rPr>
        <w:t>: 1079-1093.</w:t>
      </w:r>
    </w:p>
    <w:p w:rsidR="002A0789" w:rsidRPr="002A0789" w:rsidRDefault="002A0789" w:rsidP="002A0789">
      <w:pPr>
        <w:jc w:val="both"/>
        <w:rPr>
          <w:rFonts w:ascii="Cambria" w:hAnsi="Cambria"/>
          <w:noProof/>
        </w:rPr>
      </w:pPr>
      <w:r w:rsidRPr="002A0789">
        <w:rPr>
          <w:rFonts w:ascii="Cambria" w:hAnsi="Cambria"/>
          <w:noProof/>
        </w:rPr>
        <w:t xml:space="preserve">Briggs, JA, Krausslich, HG The molecular architecture of HIV. </w:t>
      </w:r>
      <w:r w:rsidRPr="002A0789">
        <w:rPr>
          <w:rFonts w:ascii="Cambria" w:hAnsi="Cambria"/>
          <w:i/>
          <w:noProof/>
        </w:rPr>
        <w:t>J Mol Biol</w:t>
      </w:r>
      <w:r w:rsidRPr="002A0789">
        <w:rPr>
          <w:rFonts w:ascii="Cambria" w:hAnsi="Cambria"/>
          <w:noProof/>
        </w:rPr>
        <w:t xml:space="preserve"> </w:t>
      </w:r>
      <w:r w:rsidRPr="002A0789">
        <w:rPr>
          <w:rFonts w:ascii="Cambria" w:hAnsi="Cambria"/>
          <w:b/>
          <w:noProof/>
        </w:rPr>
        <w:t>410</w:t>
      </w:r>
      <w:r w:rsidRPr="002A0789">
        <w:rPr>
          <w:rFonts w:ascii="Cambria" w:hAnsi="Cambria"/>
          <w:noProof/>
        </w:rPr>
        <w:t>: 491-500.</w:t>
      </w:r>
    </w:p>
    <w:p w:rsidR="002A0789" w:rsidRPr="002A0789" w:rsidRDefault="002A0789" w:rsidP="002A0789">
      <w:pPr>
        <w:jc w:val="both"/>
        <w:rPr>
          <w:rFonts w:ascii="Cambria" w:hAnsi="Cambria"/>
          <w:noProof/>
        </w:rPr>
      </w:pPr>
      <w:r w:rsidRPr="002A0789">
        <w:rPr>
          <w:rFonts w:ascii="Cambria" w:hAnsi="Cambria"/>
          <w:noProof/>
        </w:rPr>
        <w:t xml:space="preserve">Briggs, JA, Simon, MN, Gross, I, Krausslich, HG, Fuller, SD, Vogt, VM, Johnson, MC (2004) The stoichiometry of Gag protein in HIV-1. </w:t>
      </w:r>
      <w:r w:rsidRPr="002A0789">
        <w:rPr>
          <w:rFonts w:ascii="Cambria" w:hAnsi="Cambria"/>
          <w:i/>
          <w:noProof/>
        </w:rPr>
        <w:t>Nat Struct Mol Biol</w:t>
      </w:r>
      <w:r w:rsidRPr="002A0789">
        <w:rPr>
          <w:rFonts w:ascii="Cambria" w:hAnsi="Cambria"/>
          <w:noProof/>
        </w:rPr>
        <w:t xml:space="preserve"> </w:t>
      </w:r>
      <w:r w:rsidRPr="002A0789">
        <w:rPr>
          <w:rFonts w:ascii="Cambria" w:hAnsi="Cambria"/>
          <w:b/>
          <w:noProof/>
        </w:rPr>
        <w:t>11</w:t>
      </w:r>
      <w:r w:rsidRPr="002A0789">
        <w:rPr>
          <w:rFonts w:ascii="Cambria" w:hAnsi="Cambria"/>
          <w:noProof/>
        </w:rPr>
        <w:t>: 672-675.</w:t>
      </w:r>
    </w:p>
    <w:p w:rsidR="002A0789" w:rsidRPr="002A0789" w:rsidRDefault="002A0789" w:rsidP="002A0789">
      <w:pPr>
        <w:jc w:val="both"/>
        <w:rPr>
          <w:rFonts w:ascii="Cambria" w:hAnsi="Cambria"/>
          <w:noProof/>
        </w:rPr>
      </w:pPr>
      <w:r w:rsidRPr="002A0789">
        <w:rPr>
          <w:rFonts w:ascii="Cambria" w:hAnsi="Cambria"/>
          <w:noProof/>
        </w:rPr>
        <w:t xml:space="preserve">Briz, V, Poveda, E, Soriano, V (2006) HIV entry inhibitors: mechanisms of action and resistance pathways. </w:t>
      </w:r>
      <w:r w:rsidRPr="002A0789">
        <w:rPr>
          <w:rFonts w:ascii="Cambria" w:hAnsi="Cambria"/>
          <w:i/>
          <w:noProof/>
        </w:rPr>
        <w:t>Journal of Antimicrobial Chemotherapy</w:t>
      </w:r>
      <w:r w:rsidRPr="002A0789">
        <w:rPr>
          <w:rFonts w:ascii="Cambria" w:hAnsi="Cambria"/>
          <w:noProof/>
        </w:rPr>
        <w:t xml:space="preserve"> </w:t>
      </w:r>
      <w:r w:rsidRPr="002A0789">
        <w:rPr>
          <w:rFonts w:ascii="Cambria" w:hAnsi="Cambria"/>
          <w:b/>
          <w:noProof/>
        </w:rPr>
        <w:t>57</w:t>
      </w:r>
      <w:r w:rsidRPr="002A0789">
        <w:rPr>
          <w:rFonts w:ascii="Cambria" w:hAnsi="Cambria"/>
          <w:noProof/>
        </w:rPr>
        <w:t>: 619-627.</w:t>
      </w:r>
    </w:p>
    <w:p w:rsidR="002A0789" w:rsidRPr="002A0789" w:rsidRDefault="002A0789" w:rsidP="002A0789">
      <w:pPr>
        <w:jc w:val="both"/>
        <w:rPr>
          <w:rFonts w:ascii="Cambria" w:hAnsi="Cambria"/>
          <w:noProof/>
        </w:rPr>
      </w:pPr>
      <w:r w:rsidRPr="002A0789">
        <w:rPr>
          <w:rFonts w:ascii="Cambria" w:hAnsi="Cambria"/>
          <w:noProof/>
        </w:rPr>
        <w:t xml:space="preserve">Bukrinsky, MI, Sharova, N, Dempsey, MP, Stanwick, TL, Bukrinskaya, AG, Haggerty, S, Stevenson, M (1992) Active nuclear import of human immunodeficiency virus type 1 preintegration complexes. </w:t>
      </w:r>
      <w:r w:rsidRPr="002A0789">
        <w:rPr>
          <w:rFonts w:ascii="Cambria" w:hAnsi="Cambria"/>
          <w:i/>
          <w:noProof/>
        </w:rPr>
        <w:t>Proceedings of the National Academy of Sciences</w:t>
      </w:r>
      <w:r w:rsidRPr="002A0789">
        <w:rPr>
          <w:rFonts w:ascii="Cambria" w:hAnsi="Cambria"/>
          <w:noProof/>
        </w:rPr>
        <w:t xml:space="preserve"> </w:t>
      </w:r>
      <w:r w:rsidRPr="002A0789">
        <w:rPr>
          <w:rFonts w:ascii="Cambria" w:hAnsi="Cambria"/>
          <w:b/>
          <w:noProof/>
        </w:rPr>
        <w:t>89</w:t>
      </w:r>
      <w:r w:rsidRPr="002A0789">
        <w:rPr>
          <w:rFonts w:ascii="Cambria" w:hAnsi="Cambria"/>
          <w:noProof/>
        </w:rPr>
        <w:t>: 6580-6584.</w:t>
      </w:r>
    </w:p>
    <w:p w:rsidR="002A0789" w:rsidRPr="002A0789" w:rsidRDefault="002A0789" w:rsidP="002A0789">
      <w:pPr>
        <w:jc w:val="both"/>
        <w:rPr>
          <w:rFonts w:ascii="Cambria" w:hAnsi="Cambria"/>
          <w:noProof/>
        </w:rPr>
      </w:pPr>
      <w:r w:rsidRPr="002A0789">
        <w:rPr>
          <w:rFonts w:ascii="Cambria" w:hAnsi="Cambria"/>
          <w:noProof/>
        </w:rPr>
        <w:t xml:space="preserve">Bukrinsky, MI, Sharova, N, McDonald, TL, Pushkarskaya, T, Tarpley, WG, Stevenson, M (1993) Association of integrase, matrix, and reverse transcriptase antigens of human immunodeficiency virus type 1 with viral nucleic acids following acute infection.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90</w:t>
      </w:r>
      <w:r w:rsidRPr="002A0789">
        <w:rPr>
          <w:rFonts w:ascii="Cambria" w:hAnsi="Cambria"/>
          <w:noProof/>
        </w:rPr>
        <w:t>: 6125-6129.</w:t>
      </w:r>
    </w:p>
    <w:p w:rsidR="002A0789" w:rsidRPr="002A0789" w:rsidRDefault="002A0789" w:rsidP="002A0789">
      <w:pPr>
        <w:jc w:val="both"/>
        <w:rPr>
          <w:rFonts w:ascii="Cambria" w:hAnsi="Cambria"/>
          <w:noProof/>
        </w:rPr>
      </w:pPr>
      <w:r w:rsidRPr="002A0789">
        <w:rPr>
          <w:rFonts w:ascii="Cambria" w:hAnsi="Cambria"/>
          <w:noProof/>
        </w:rPr>
        <w:t xml:space="preserve">Cameron, W, Japour, AJ, Xu, Y, Hsu, A, Mellors, J, Farthing, C, Cohen, C, Poretz, D, Markowitz, M, Follansbee, S (1999) Ritonavir and saquinavir combination therapy for the treatment of HIV infection.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13</w:t>
      </w:r>
      <w:r w:rsidRPr="002A0789">
        <w:rPr>
          <w:rFonts w:ascii="Cambria" w:hAnsi="Cambria"/>
          <w:noProof/>
        </w:rPr>
        <w:t>: 213-224.</w:t>
      </w:r>
    </w:p>
    <w:p w:rsidR="002A0789" w:rsidRPr="002A0789" w:rsidRDefault="002A0789" w:rsidP="002A0789">
      <w:pPr>
        <w:jc w:val="both"/>
        <w:rPr>
          <w:rFonts w:ascii="Cambria" w:hAnsi="Cambria"/>
          <w:noProof/>
        </w:rPr>
      </w:pPr>
      <w:r w:rsidRPr="002A0789">
        <w:rPr>
          <w:rFonts w:ascii="Cambria" w:hAnsi="Cambria"/>
          <w:noProof/>
        </w:rPr>
        <w:t xml:space="preserve">Carpenter, CC, Fischl, MA, Hammer, SM, Hirsch, MS, Jacobsen, DM, Katzenstein, DA, Montaner, JS, Richman, DD, Saag, MS, Schooley, RT (1997) Antiretroviral therapy for HIV infection in 1997: updated recommendations of the International AIDS Society-USA panel. </w:t>
      </w:r>
      <w:r w:rsidRPr="002A0789">
        <w:rPr>
          <w:rFonts w:ascii="Cambria" w:hAnsi="Cambria"/>
          <w:i/>
          <w:noProof/>
        </w:rPr>
        <w:t>JAMA, the journal of the American Medical Association</w:t>
      </w:r>
      <w:r w:rsidRPr="002A0789">
        <w:rPr>
          <w:rFonts w:ascii="Cambria" w:hAnsi="Cambria"/>
          <w:noProof/>
        </w:rPr>
        <w:t xml:space="preserve"> </w:t>
      </w:r>
      <w:r w:rsidRPr="002A0789">
        <w:rPr>
          <w:rFonts w:ascii="Cambria" w:hAnsi="Cambria"/>
          <w:b/>
          <w:noProof/>
        </w:rPr>
        <w:t>277</w:t>
      </w:r>
      <w:r w:rsidRPr="002A0789">
        <w:rPr>
          <w:rFonts w:ascii="Cambria" w:hAnsi="Cambria"/>
          <w:noProof/>
        </w:rPr>
        <w:t>: 1962-1969.</w:t>
      </w:r>
    </w:p>
    <w:p w:rsidR="002A0789" w:rsidRPr="002A0789" w:rsidRDefault="002A0789" w:rsidP="002A0789">
      <w:pPr>
        <w:jc w:val="both"/>
        <w:rPr>
          <w:rFonts w:ascii="Cambria" w:hAnsi="Cambria"/>
          <w:noProof/>
        </w:rPr>
      </w:pPr>
      <w:r w:rsidRPr="002A0789">
        <w:rPr>
          <w:rFonts w:ascii="Cambria" w:hAnsi="Cambria"/>
          <w:noProof/>
        </w:rPr>
        <w:t xml:space="preserve">Carr, A, Miller, J, Law, M, Cooper, DA (2000) A syndrome of lipoatrophy, lactic acidaemia and liver dysfunction associated with HIV nucleoside analogue therapy: contribution to protease inhibitor-related lipodystrophy syndrome.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w:t>
      </w:r>
      <w:r w:rsidRPr="002A0789">
        <w:rPr>
          <w:rFonts w:ascii="Cambria" w:hAnsi="Cambria"/>
          <w:noProof/>
        </w:rPr>
        <w:t>: F25-32.</w:t>
      </w:r>
    </w:p>
    <w:p w:rsidR="002A0789" w:rsidRPr="002A0789" w:rsidRDefault="002A0789" w:rsidP="002A0789">
      <w:pPr>
        <w:jc w:val="both"/>
        <w:rPr>
          <w:rFonts w:ascii="Cambria" w:hAnsi="Cambria"/>
          <w:noProof/>
        </w:rPr>
      </w:pPr>
      <w:r w:rsidRPr="002A0789">
        <w:rPr>
          <w:rFonts w:ascii="Cambria" w:hAnsi="Cambria"/>
          <w:noProof/>
        </w:rPr>
        <w:t xml:space="preserve">Carr, A, Samaras, K, Burton, S, Law, M, Freund, J, Chisholm, DJ, Cooper, DA (1998a) A syndrome of peripheral lipodystrophy, hyperlipidaemia and insulin resistance in patients receiving HIV protease inhibitors. </w:t>
      </w:r>
      <w:r w:rsidRPr="002A0789">
        <w:rPr>
          <w:rFonts w:ascii="Cambria" w:hAnsi="Cambria"/>
          <w:i/>
          <w:noProof/>
        </w:rPr>
        <w:t>AIDS</w:t>
      </w:r>
      <w:r w:rsidRPr="002A0789">
        <w:rPr>
          <w:rFonts w:ascii="Cambria" w:hAnsi="Cambria"/>
          <w:noProof/>
        </w:rPr>
        <w:t xml:space="preserve"> </w:t>
      </w:r>
      <w:r w:rsidRPr="002A0789">
        <w:rPr>
          <w:rFonts w:ascii="Cambria" w:hAnsi="Cambria"/>
          <w:b/>
          <w:noProof/>
        </w:rPr>
        <w:t>12</w:t>
      </w:r>
      <w:r w:rsidRPr="002A0789">
        <w:rPr>
          <w:rFonts w:ascii="Cambria" w:hAnsi="Cambria"/>
          <w:noProof/>
        </w:rPr>
        <w:t>: F51-58.</w:t>
      </w:r>
    </w:p>
    <w:p w:rsidR="002A0789" w:rsidRPr="002A0789" w:rsidRDefault="002A0789" w:rsidP="002A0789">
      <w:pPr>
        <w:jc w:val="both"/>
        <w:rPr>
          <w:rFonts w:ascii="Cambria" w:hAnsi="Cambria"/>
          <w:noProof/>
        </w:rPr>
      </w:pPr>
      <w:r w:rsidRPr="002A0789">
        <w:rPr>
          <w:rFonts w:ascii="Cambria" w:hAnsi="Cambria"/>
          <w:noProof/>
        </w:rPr>
        <w:t xml:space="preserve">Carr, A, Samaras, K, Chisholm, DJ, Cooper, DA (1998b) Abnormal fat distribution and use of protease inhibitors.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351</w:t>
      </w:r>
      <w:r w:rsidRPr="002A0789">
        <w:rPr>
          <w:rFonts w:ascii="Cambria" w:hAnsi="Cambria"/>
          <w:noProof/>
        </w:rPr>
        <w:t>: 1736.</w:t>
      </w:r>
    </w:p>
    <w:p w:rsidR="002A0789" w:rsidRPr="002A0789" w:rsidRDefault="002A0789" w:rsidP="002A0789">
      <w:pPr>
        <w:jc w:val="both"/>
        <w:rPr>
          <w:rFonts w:ascii="Cambria" w:hAnsi="Cambria"/>
          <w:noProof/>
        </w:rPr>
      </w:pPr>
      <w:r w:rsidRPr="002A0789">
        <w:rPr>
          <w:rFonts w:ascii="Cambria" w:hAnsi="Cambria"/>
          <w:noProof/>
        </w:rPr>
        <w:t xml:space="preserve">Carr, A, Samaras, K, Chisholm, DJ, Cooper, DA (1998c) Pathogenesis of HIV-1-protease inhibitor-associated peripheral lipodystrophy, hyperlipidaemia, and insulin resistance.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351</w:t>
      </w:r>
      <w:r w:rsidRPr="002A0789">
        <w:rPr>
          <w:rFonts w:ascii="Cambria" w:hAnsi="Cambria"/>
          <w:noProof/>
        </w:rPr>
        <w:t>: 1881-1883.</w:t>
      </w:r>
    </w:p>
    <w:p w:rsidR="002A0789" w:rsidRPr="002A0789" w:rsidRDefault="002A0789" w:rsidP="002A0789">
      <w:pPr>
        <w:jc w:val="both"/>
        <w:rPr>
          <w:rFonts w:ascii="Cambria" w:hAnsi="Cambria"/>
          <w:noProof/>
        </w:rPr>
      </w:pPr>
      <w:r w:rsidRPr="002A0789">
        <w:rPr>
          <w:rFonts w:ascii="Cambria" w:hAnsi="Cambria"/>
          <w:noProof/>
        </w:rPr>
        <w:t xml:space="preserve">Casado, JL, Hertogs, K, Ruiz, L, Dronda, F, Van Cauwenberge, A, Arno, A, Garcia-Arata, I, Bloor, S, Bonjoch, A, Blazquez, J, Clotet, B, Larder, B (2000) Non-nucleoside reverse transcriptase inhibitor resistance among patients failing a nevirapine plus protease inhibitor-containing regimen.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w:t>
      </w:r>
      <w:r w:rsidRPr="002A0789">
        <w:rPr>
          <w:rFonts w:ascii="Cambria" w:hAnsi="Cambria"/>
          <w:noProof/>
        </w:rPr>
        <w:t>: F1-7.</w:t>
      </w:r>
    </w:p>
    <w:p w:rsidR="002A0789" w:rsidRPr="002A0789" w:rsidRDefault="002A0789" w:rsidP="002A0789">
      <w:pPr>
        <w:jc w:val="both"/>
        <w:rPr>
          <w:rFonts w:ascii="Cambria" w:hAnsi="Cambria"/>
          <w:noProof/>
        </w:rPr>
      </w:pPr>
      <w:r w:rsidRPr="002A0789">
        <w:rPr>
          <w:rFonts w:ascii="Cambria" w:hAnsi="Cambria"/>
          <w:noProof/>
        </w:rPr>
        <w:t xml:space="preserve">Chan, DC, Fass, D, Berger, JM, Kim, PS (1997) Core Structure of gp41 from the HIV Envelope Glycoprotein. </w:t>
      </w:r>
      <w:r w:rsidRPr="002A0789">
        <w:rPr>
          <w:rFonts w:ascii="Cambria" w:hAnsi="Cambria"/>
          <w:i/>
          <w:noProof/>
        </w:rPr>
        <w:t>Cell</w:t>
      </w:r>
      <w:r w:rsidRPr="002A0789">
        <w:rPr>
          <w:rFonts w:ascii="Cambria" w:hAnsi="Cambria"/>
          <w:noProof/>
        </w:rPr>
        <w:t xml:space="preserve"> </w:t>
      </w:r>
      <w:r w:rsidRPr="002A0789">
        <w:rPr>
          <w:rFonts w:ascii="Cambria" w:hAnsi="Cambria"/>
          <w:b/>
          <w:noProof/>
        </w:rPr>
        <w:t>89</w:t>
      </w:r>
      <w:r w:rsidRPr="002A0789">
        <w:rPr>
          <w:rFonts w:ascii="Cambria" w:hAnsi="Cambria"/>
          <w:noProof/>
        </w:rPr>
        <w:t>: 263-273.</w:t>
      </w:r>
    </w:p>
    <w:p w:rsidR="002A0789" w:rsidRPr="002A0789" w:rsidRDefault="002A0789" w:rsidP="002A0789">
      <w:pPr>
        <w:jc w:val="both"/>
        <w:rPr>
          <w:rFonts w:ascii="Cambria" w:hAnsi="Cambria"/>
          <w:noProof/>
        </w:rPr>
      </w:pPr>
      <w:r w:rsidRPr="002A0789">
        <w:rPr>
          <w:rFonts w:ascii="Cambria" w:hAnsi="Cambria"/>
          <w:noProof/>
        </w:rPr>
        <w:t xml:space="preserve">Chen, X, Tsiang, M, Yu, F, Hung, M, Jones, GS, Zeynalzadegan, A, Qi, X, Jin, H, Kim, CU, Swaminathan, S, Chen, JM (2008) Modeling, Analysis, and Validation of a Novel HIV Integrase Structure Provide Insights into the Binding Modes of Potent Integrase Inhibitors. </w:t>
      </w:r>
      <w:r w:rsidRPr="002A0789">
        <w:rPr>
          <w:rFonts w:ascii="Cambria" w:hAnsi="Cambria"/>
          <w:i/>
          <w:noProof/>
        </w:rPr>
        <w:t>Journal of Molecular Biology</w:t>
      </w:r>
      <w:r w:rsidRPr="002A0789">
        <w:rPr>
          <w:rFonts w:ascii="Cambria" w:hAnsi="Cambria"/>
          <w:noProof/>
        </w:rPr>
        <w:t xml:space="preserve"> </w:t>
      </w:r>
      <w:r w:rsidRPr="002A0789">
        <w:rPr>
          <w:rFonts w:ascii="Cambria" w:hAnsi="Cambria"/>
          <w:b/>
          <w:noProof/>
        </w:rPr>
        <w:t>380</w:t>
      </w:r>
      <w:r w:rsidRPr="002A0789">
        <w:rPr>
          <w:rFonts w:ascii="Cambria" w:hAnsi="Cambria"/>
          <w:noProof/>
        </w:rPr>
        <w:t>: 504-519.</w:t>
      </w:r>
    </w:p>
    <w:p w:rsidR="002A0789" w:rsidRPr="002A0789" w:rsidRDefault="002A0789" w:rsidP="002A0789">
      <w:pPr>
        <w:jc w:val="both"/>
        <w:rPr>
          <w:rFonts w:ascii="Cambria" w:hAnsi="Cambria"/>
          <w:noProof/>
        </w:rPr>
      </w:pPr>
      <w:r w:rsidRPr="002A0789">
        <w:rPr>
          <w:rFonts w:ascii="Cambria" w:hAnsi="Cambria"/>
          <w:noProof/>
        </w:rPr>
        <w:t xml:space="preserve">Cherry, S, Doukas, T, Armknecht, S, Whelan, S, Wang, H, Sarnow, P, Perrimon, N (2005) Genome-wide RNAi screen reveals a specific sensitivity of IRES-containing RNA viruses to host translation inhibition. </w:t>
      </w:r>
      <w:r w:rsidRPr="002A0789">
        <w:rPr>
          <w:rFonts w:ascii="Cambria" w:hAnsi="Cambria"/>
          <w:i/>
          <w:noProof/>
        </w:rPr>
        <w:t>Genes Dev</w:t>
      </w:r>
      <w:r w:rsidRPr="002A0789">
        <w:rPr>
          <w:rFonts w:ascii="Cambria" w:hAnsi="Cambria"/>
          <w:noProof/>
        </w:rPr>
        <w:t xml:space="preserve"> </w:t>
      </w:r>
      <w:r w:rsidRPr="002A0789">
        <w:rPr>
          <w:rFonts w:ascii="Cambria" w:hAnsi="Cambria"/>
          <w:b/>
          <w:noProof/>
        </w:rPr>
        <w:t>19</w:t>
      </w:r>
      <w:r w:rsidRPr="002A0789">
        <w:rPr>
          <w:rFonts w:ascii="Cambria" w:hAnsi="Cambria"/>
          <w:noProof/>
        </w:rPr>
        <w:t>: 445-452.</w:t>
      </w:r>
    </w:p>
    <w:p w:rsidR="002A0789" w:rsidRPr="002A0789" w:rsidRDefault="002A0789" w:rsidP="002A0789">
      <w:pPr>
        <w:jc w:val="both"/>
        <w:rPr>
          <w:rFonts w:ascii="Cambria" w:hAnsi="Cambria"/>
          <w:noProof/>
        </w:rPr>
      </w:pPr>
      <w:r w:rsidRPr="002A0789">
        <w:rPr>
          <w:rFonts w:ascii="Cambria" w:hAnsi="Cambria"/>
          <w:noProof/>
        </w:rPr>
        <w:t xml:space="preserve">Chou, S, Upton, H, Bao, K, Schulze-Gahmen, U, Samelson, AJ, He, N, Nowak, A, Lu, H, Krogan, NJ, Zhou, Q, Alber, T HIV-1 Tat recruits transcription elongation factors dispersed along a flexible AFF4 scaffold.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110</w:t>
      </w:r>
      <w:r w:rsidRPr="002A0789">
        <w:rPr>
          <w:rFonts w:ascii="Cambria" w:hAnsi="Cambria"/>
          <w:noProof/>
        </w:rPr>
        <w:t>: E123-131.</w:t>
      </w:r>
    </w:p>
    <w:p w:rsidR="002A0789" w:rsidRPr="002A0789" w:rsidRDefault="002A0789" w:rsidP="002A0789">
      <w:pPr>
        <w:jc w:val="both"/>
        <w:rPr>
          <w:rFonts w:ascii="Cambria" w:hAnsi="Cambria"/>
          <w:noProof/>
        </w:rPr>
      </w:pPr>
      <w:r w:rsidRPr="002A0789">
        <w:rPr>
          <w:rFonts w:ascii="Cambria" w:hAnsi="Cambria"/>
          <w:noProof/>
        </w:rPr>
        <w:t xml:space="preserve">Christ, F, Thys, W, De Rijck, J, Gijsbers, R, Albanese, A, Arosio, D, Emiliani, S, Rain, JC, Benarous, R, Cereseto, A, Debyser, Z (2008) Transportin-SR2 imports HIV into the nucleus. </w:t>
      </w:r>
      <w:r w:rsidRPr="002A0789">
        <w:rPr>
          <w:rFonts w:ascii="Cambria" w:hAnsi="Cambria"/>
          <w:i/>
          <w:noProof/>
        </w:rPr>
        <w:t>Curr Biol</w:t>
      </w:r>
      <w:r w:rsidRPr="002A0789">
        <w:rPr>
          <w:rFonts w:ascii="Cambria" w:hAnsi="Cambria"/>
          <w:noProof/>
        </w:rPr>
        <w:t xml:space="preserve"> </w:t>
      </w:r>
      <w:r w:rsidRPr="002A0789">
        <w:rPr>
          <w:rFonts w:ascii="Cambria" w:hAnsi="Cambria"/>
          <w:b/>
          <w:noProof/>
        </w:rPr>
        <w:t>18</w:t>
      </w:r>
      <w:r w:rsidRPr="002A0789">
        <w:rPr>
          <w:rFonts w:ascii="Cambria" w:hAnsi="Cambria"/>
          <w:noProof/>
        </w:rPr>
        <w:t>: 1192-1202.</w:t>
      </w:r>
    </w:p>
    <w:p w:rsidR="002A0789" w:rsidRPr="002A0789" w:rsidRDefault="002A0789" w:rsidP="002A0789">
      <w:pPr>
        <w:jc w:val="both"/>
        <w:rPr>
          <w:rFonts w:ascii="Cambria" w:hAnsi="Cambria"/>
          <w:noProof/>
        </w:rPr>
      </w:pPr>
      <w:r w:rsidRPr="002A0789">
        <w:rPr>
          <w:rFonts w:ascii="Cambria" w:hAnsi="Cambria"/>
          <w:noProof/>
        </w:rPr>
        <w:t xml:space="preserve">Chukkapalli, V, Oh, SJ, Ono, A Opposing mechanisms involving RNA and lipids regulate HIV-1 Gag membrane binding through the highly basic region of the matrix domain.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107</w:t>
      </w:r>
      <w:r w:rsidRPr="002A0789">
        <w:rPr>
          <w:rFonts w:ascii="Cambria" w:hAnsi="Cambria"/>
          <w:noProof/>
        </w:rPr>
        <w:t>: 1600-1605.</w:t>
      </w:r>
    </w:p>
    <w:p w:rsidR="002A0789" w:rsidRPr="002A0789" w:rsidRDefault="002A0789" w:rsidP="002A0789">
      <w:pPr>
        <w:jc w:val="both"/>
        <w:rPr>
          <w:rFonts w:ascii="Cambria" w:hAnsi="Cambria"/>
          <w:noProof/>
        </w:rPr>
      </w:pPr>
      <w:r w:rsidRPr="002A0789">
        <w:rPr>
          <w:rFonts w:ascii="Cambria" w:hAnsi="Cambria"/>
          <w:noProof/>
        </w:rPr>
        <w:t xml:space="preserve">Clavel, F, Hance, AJ (2004) HIV Drug Resistance.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350</w:t>
      </w:r>
      <w:r w:rsidRPr="002A0789">
        <w:rPr>
          <w:rFonts w:ascii="Cambria" w:hAnsi="Cambria"/>
          <w:noProof/>
        </w:rPr>
        <w:t>: 1023-1035.</w:t>
      </w:r>
    </w:p>
    <w:p w:rsidR="002A0789" w:rsidRPr="002A0789" w:rsidRDefault="002A0789" w:rsidP="002A0789">
      <w:pPr>
        <w:jc w:val="both"/>
        <w:rPr>
          <w:rFonts w:ascii="Cambria" w:hAnsi="Cambria"/>
          <w:noProof/>
        </w:rPr>
      </w:pPr>
      <w:r w:rsidRPr="002A0789">
        <w:rPr>
          <w:rFonts w:ascii="Cambria" w:hAnsi="Cambria"/>
          <w:noProof/>
        </w:rPr>
        <w:t xml:space="preserve">Cohen, EA, Subbramanian, RA, Gottlinger, HG (1996) Role of auxiliary proteins in retroviral morphogenesis. </w:t>
      </w:r>
      <w:r w:rsidRPr="002A0789">
        <w:rPr>
          <w:rFonts w:ascii="Cambria" w:hAnsi="Cambria"/>
          <w:i/>
          <w:noProof/>
        </w:rPr>
        <w:t>Curr Top Microbiol Immunol</w:t>
      </w:r>
      <w:r w:rsidRPr="002A0789">
        <w:rPr>
          <w:rFonts w:ascii="Cambria" w:hAnsi="Cambria"/>
          <w:noProof/>
        </w:rPr>
        <w:t xml:space="preserve"> </w:t>
      </w:r>
      <w:r w:rsidRPr="002A0789">
        <w:rPr>
          <w:rFonts w:ascii="Cambria" w:hAnsi="Cambria"/>
          <w:b/>
          <w:noProof/>
        </w:rPr>
        <w:t>214</w:t>
      </w:r>
      <w:r w:rsidRPr="002A0789">
        <w:rPr>
          <w:rFonts w:ascii="Cambria" w:hAnsi="Cambria"/>
          <w:noProof/>
        </w:rPr>
        <w:t>: 219-235.</w:t>
      </w:r>
    </w:p>
    <w:p w:rsidR="002A0789" w:rsidRPr="002A0789" w:rsidRDefault="002A0789" w:rsidP="002A0789">
      <w:pPr>
        <w:jc w:val="both"/>
        <w:rPr>
          <w:rFonts w:ascii="Cambria" w:hAnsi="Cambria"/>
          <w:noProof/>
        </w:rPr>
      </w:pPr>
      <w:r w:rsidRPr="002A0789">
        <w:rPr>
          <w:rFonts w:ascii="Cambria" w:hAnsi="Cambria"/>
          <w:noProof/>
        </w:rPr>
        <w:t xml:space="preserve">Cohen, EA, Terwilliger, EF, Sodroski, JG, Haseltine, WA (1988) Identification of a protein encoded by the vpu gene of HIV-1.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334</w:t>
      </w:r>
      <w:r w:rsidRPr="002A0789">
        <w:rPr>
          <w:rFonts w:ascii="Cambria" w:hAnsi="Cambria"/>
          <w:noProof/>
        </w:rPr>
        <w:t>: 532-534.</w:t>
      </w:r>
    </w:p>
    <w:p w:rsidR="002A0789" w:rsidRPr="002A0789" w:rsidRDefault="002A0789" w:rsidP="002A0789">
      <w:pPr>
        <w:jc w:val="both"/>
        <w:rPr>
          <w:rFonts w:ascii="Cambria" w:hAnsi="Cambria"/>
          <w:noProof/>
        </w:rPr>
      </w:pPr>
      <w:r w:rsidRPr="002A0789">
        <w:rPr>
          <w:rFonts w:ascii="Cambria" w:hAnsi="Cambria"/>
          <w:noProof/>
        </w:rPr>
        <w:t xml:space="preserve">Collier, AC, Coombs, RW, Fischl, MA, Skolnik, PR, Northfelt, D, Boutin, P, Hooper, CJ, Kaplan, LD, Volberding, PA, Davis, LG, Henrard, DR, Weller, S, Corey, L (1993) Combination therapy with zidovudine and didanosine compared with zidovudine alone in HIV-1 infection.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119</w:t>
      </w:r>
      <w:r w:rsidRPr="002A0789">
        <w:rPr>
          <w:rFonts w:ascii="Cambria" w:hAnsi="Cambria"/>
          <w:noProof/>
        </w:rPr>
        <w:t>: 786-793.</w:t>
      </w:r>
    </w:p>
    <w:p w:rsidR="002A0789" w:rsidRPr="002A0789" w:rsidRDefault="002A0789" w:rsidP="002A0789">
      <w:pPr>
        <w:jc w:val="both"/>
        <w:rPr>
          <w:rFonts w:ascii="Cambria" w:hAnsi="Cambria"/>
          <w:noProof/>
        </w:rPr>
      </w:pPr>
      <w:r w:rsidRPr="002A0789">
        <w:rPr>
          <w:rFonts w:ascii="Cambria" w:hAnsi="Cambria"/>
          <w:noProof/>
        </w:rPr>
        <w:t xml:space="preserve">Collier, AC, Coombs, RW, Schoenfeld, DA, Bassett, RL, Timpone, J, Baruch, A, Jones, M, Facey, K, Whitacre, C, McAuliffe, VJ, Friedman, HM, Merigan, TC, Reichman, RC, Hooper, C, Corey, L (1996) Treatment of human immunodeficiency virus infection with saquinavir, zidovudine, and zalcitabine. AIDS Clinical Trials Group.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334</w:t>
      </w:r>
      <w:r w:rsidRPr="002A0789">
        <w:rPr>
          <w:rFonts w:ascii="Cambria" w:hAnsi="Cambria"/>
          <w:noProof/>
        </w:rPr>
        <w:t>: 1011-1017.</w:t>
      </w:r>
    </w:p>
    <w:p w:rsidR="002A0789" w:rsidRPr="002A0789" w:rsidRDefault="002A0789" w:rsidP="002A0789">
      <w:pPr>
        <w:jc w:val="both"/>
        <w:rPr>
          <w:rFonts w:ascii="Cambria" w:hAnsi="Cambria"/>
          <w:noProof/>
        </w:rPr>
      </w:pPr>
      <w:r w:rsidRPr="002A0789">
        <w:rPr>
          <w:rFonts w:ascii="Cambria" w:hAnsi="Cambria"/>
          <w:noProof/>
        </w:rPr>
        <w:t xml:space="preserve">Condra, JH, Schleif, WA, Blahy, OM, Gabryelski, LJ, Graham, DJ, Quintero, JC, Rhodes, A, Robbins, HL, Roth, E, Shivaprakash, M, et al. (1995) In vivo emergence of HIV-1 variants resistant to multiple protease inhibitors.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374</w:t>
      </w:r>
      <w:r w:rsidRPr="002A0789">
        <w:rPr>
          <w:rFonts w:ascii="Cambria" w:hAnsi="Cambria"/>
          <w:noProof/>
        </w:rPr>
        <w:t>: 569-571.</w:t>
      </w:r>
    </w:p>
    <w:p w:rsidR="002A0789" w:rsidRPr="002A0789" w:rsidRDefault="002A0789" w:rsidP="002A0789">
      <w:pPr>
        <w:jc w:val="both"/>
        <w:rPr>
          <w:rFonts w:ascii="Cambria" w:hAnsi="Cambria"/>
          <w:noProof/>
        </w:rPr>
      </w:pPr>
      <w:r w:rsidRPr="002A0789">
        <w:rPr>
          <w:rFonts w:ascii="Cambria" w:hAnsi="Cambria"/>
          <w:noProof/>
        </w:rPr>
        <w:t xml:space="preserve">Connor, EM, Sperling, RS, Gelber, R, Kiselev, P, Scott, G, O'Sullivan, MJ, VanDyke, R, Bey, M, Shearer, W, Jacobson, RL (1994) Reduction of maternal-infant transmission of human immunodeficiency virus type 1 with zidovudine treatment.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331</w:t>
      </w:r>
      <w:r w:rsidRPr="002A0789">
        <w:rPr>
          <w:rFonts w:ascii="Cambria" w:hAnsi="Cambria"/>
          <w:noProof/>
        </w:rPr>
        <w:t>: 1173-1180.</w:t>
      </w:r>
    </w:p>
    <w:p w:rsidR="002A0789" w:rsidRPr="002A0789" w:rsidRDefault="002A0789" w:rsidP="002A0789">
      <w:pPr>
        <w:jc w:val="both"/>
        <w:rPr>
          <w:rFonts w:ascii="Cambria" w:hAnsi="Cambria"/>
          <w:noProof/>
        </w:rPr>
      </w:pPr>
      <w:r w:rsidRPr="002A0789">
        <w:rPr>
          <w:rFonts w:ascii="Cambria" w:hAnsi="Cambria"/>
          <w:noProof/>
        </w:rPr>
        <w:t xml:space="preserve">Connor, RI, Chen, BK, Choe, S, Landau, NR (1995) Vpr Is Required for Efficient Replication of Human Immunodeficiency Virus Type-1 in Mononuclear Phagocytes. </w:t>
      </w:r>
      <w:r w:rsidRPr="002A0789">
        <w:rPr>
          <w:rFonts w:ascii="Cambria" w:hAnsi="Cambria"/>
          <w:i/>
          <w:noProof/>
        </w:rPr>
        <w:t>Virology</w:t>
      </w:r>
      <w:r w:rsidRPr="002A0789">
        <w:rPr>
          <w:rFonts w:ascii="Cambria" w:hAnsi="Cambria"/>
          <w:noProof/>
        </w:rPr>
        <w:t xml:space="preserve"> </w:t>
      </w:r>
      <w:r w:rsidRPr="002A0789">
        <w:rPr>
          <w:rFonts w:ascii="Cambria" w:hAnsi="Cambria"/>
          <w:b/>
          <w:noProof/>
        </w:rPr>
        <w:t>206</w:t>
      </w:r>
      <w:r w:rsidRPr="002A0789">
        <w:rPr>
          <w:rFonts w:ascii="Cambria" w:hAnsi="Cambria"/>
          <w:noProof/>
        </w:rPr>
        <w:t>: 935-944.</w:t>
      </w:r>
    </w:p>
    <w:p w:rsidR="002A0789" w:rsidRPr="002A0789" w:rsidRDefault="002A0789" w:rsidP="002A0789">
      <w:pPr>
        <w:jc w:val="both"/>
        <w:rPr>
          <w:rFonts w:ascii="Cambria" w:hAnsi="Cambria"/>
          <w:noProof/>
        </w:rPr>
      </w:pPr>
      <w:r w:rsidRPr="002A0789">
        <w:rPr>
          <w:rFonts w:ascii="Cambria" w:hAnsi="Cambria"/>
          <w:noProof/>
        </w:rPr>
        <w:t xml:space="preserve">Corbitt, G, Bailey, A, Williams, G (1990) HIV infection in Manchester, 1959. </w:t>
      </w:r>
      <w:r w:rsidRPr="002A0789">
        <w:rPr>
          <w:rFonts w:ascii="Cambria" w:hAnsi="Cambria"/>
          <w:i/>
          <w:noProof/>
        </w:rPr>
        <w:t>The Lancet</w:t>
      </w:r>
      <w:r w:rsidRPr="002A0789">
        <w:rPr>
          <w:rFonts w:ascii="Cambria" w:hAnsi="Cambria"/>
          <w:noProof/>
        </w:rPr>
        <w:t xml:space="preserve"> </w:t>
      </w:r>
      <w:r w:rsidRPr="002A0789">
        <w:rPr>
          <w:rFonts w:ascii="Cambria" w:hAnsi="Cambria"/>
          <w:b/>
          <w:noProof/>
        </w:rPr>
        <w:t>336</w:t>
      </w:r>
      <w:r w:rsidRPr="002A0789">
        <w:rPr>
          <w:rFonts w:ascii="Cambria" w:hAnsi="Cambria"/>
          <w:noProof/>
        </w:rPr>
        <w:t>: 51.</w:t>
      </w:r>
    </w:p>
    <w:p w:rsidR="002A0789" w:rsidRPr="002A0789" w:rsidRDefault="002A0789" w:rsidP="002A0789">
      <w:pPr>
        <w:jc w:val="both"/>
        <w:rPr>
          <w:rFonts w:ascii="Cambria" w:hAnsi="Cambria"/>
          <w:noProof/>
        </w:rPr>
      </w:pPr>
      <w:r w:rsidRPr="002A0789">
        <w:rPr>
          <w:rFonts w:ascii="Cambria" w:hAnsi="Cambria"/>
          <w:noProof/>
        </w:rPr>
        <w:t xml:space="preserve">Cullen, BR (1991) Regulation of HIV-1 gene expression. </w:t>
      </w:r>
      <w:r w:rsidRPr="002A0789">
        <w:rPr>
          <w:rFonts w:ascii="Cambria" w:hAnsi="Cambria"/>
          <w:i/>
          <w:noProof/>
        </w:rPr>
        <w:t>FASEB J</w:t>
      </w:r>
      <w:r w:rsidRPr="002A0789">
        <w:rPr>
          <w:rFonts w:ascii="Cambria" w:hAnsi="Cambria"/>
          <w:noProof/>
        </w:rPr>
        <w:t xml:space="preserve"> </w:t>
      </w:r>
      <w:r w:rsidRPr="002A0789">
        <w:rPr>
          <w:rFonts w:ascii="Cambria" w:hAnsi="Cambria"/>
          <w:b/>
          <w:noProof/>
        </w:rPr>
        <w:t>5</w:t>
      </w:r>
      <w:r w:rsidRPr="002A0789">
        <w:rPr>
          <w:rFonts w:ascii="Cambria" w:hAnsi="Cambria"/>
          <w:noProof/>
        </w:rPr>
        <w:t>: 2361-2368.</w:t>
      </w:r>
    </w:p>
    <w:p w:rsidR="002A0789" w:rsidRPr="002A0789" w:rsidRDefault="002A0789" w:rsidP="002A0789">
      <w:pPr>
        <w:jc w:val="both"/>
        <w:rPr>
          <w:rFonts w:ascii="Cambria" w:hAnsi="Cambria"/>
          <w:noProof/>
        </w:rPr>
      </w:pPr>
      <w:r w:rsidRPr="002A0789">
        <w:rPr>
          <w:rFonts w:ascii="Cambria" w:hAnsi="Cambria"/>
          <w:noProof/>
        </w:rPr>
        <w:t xml:space="preserve">D'Aquila, RT, Johnson, VA, Welles, SL, Japour, AJ, Kuritzkes, DR, DeGruttola, V, Reichelderfer, PS, Coombs, RW, Crumpacker, CS, Kahn, JO, Richman, DD (1995) Zidovudine resistance and HIV-1 disease progression during antiretroviral therapy. AIDS Clinical Trials Group Protocol 116B/117 Team and the Virology Committee Resistance Working Group.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122</w:t>
      </w:r>
      <w:r w:rsidRPr="002A0789">
        <w:rPr>
          <w:rFonts w:ascii="Cambria" w:hAnsi="Cambria"/>
          <w:noProof/>
        </w:rPr>
        <w:t>: 401-408.</w:t>
      </w:r>
    </w:p>
    <w:p w:rsidR="002A0789" w:rsidRPr="002A0789" w:rsidRDefault="002A0789" w:rsidP="002A0789">
      <w:pPr>
        <w:jc w:val="both"/>
        <w:rPr>
          <w:rFonts w:ascii="Cambria" w:hAnsi="Cambria"/>
          <w:noProof/>
        </w:rPr>
      </w:pPr>
      <w:r w:rsidRPr="002A0789">
        <w:rPr>
          <w:rFonts w:ascii="Cambria" w:hAnsi="Cambria"/>
          <w:noProof/>
        </w:rPr>
        <w:t xml:space="preserve">Daly, TJ, Cook, KS, Gray, GS, Maione, TE, Rusche, JR (1989) Specific binding of HIV-1 recombinant Rev protein to the Rev-responsive element in vitro.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342</w:t>
      </w:r>
      <w:r w:rsidRPr="002A0789">
        <w:rPr>
          <w:rFonts w:ascii="Cambria" w:hAnsi="Cambria"/>
          <w:noProof/>
        </w:rPr>
        <w:t>: 816-819.</w:t>
      </w:r>
    </w:p>
    <w:p w:rsidR="002A0789" w:rsidRPr="002A0789" w:rsidRDefault="002A0789" w:rsidP="002A0789">
      <w:pPr>
        <w:jc w:val="both"/>
        <w:rPr>
          <w:rFonts w:ascii="Cambria" w:hAnsi="Cambria"/>
          <w:noProof/>
        </w:rPr>
      </w:pPr>
      <w:r w:rsidRPr="002A0789">
        <w:rPr>
          <w:rFonts w:ascii="Cambria" w:hAnsi="Cambria"/>
          <w:noProof/>
        </w:rPr>
        <w:t xml:space="preserve">Damond, F, Worobey, M, Campa, P, Farfara, I, Colin, G, Matheron, S, Brun-Vézinet, Ft, Robertson, DL, Simon, Ft (2004) Identification of a highly divergent HIV type 2 and proposal for a change in HIV type 2 classification. </w:t>
      </w:r>
      <w:r w:rsidRPr="002A0789">
        <w:rPr>
          <w:rFonts w:ascii="Cambria" w:hAnsi="Cambria"/>
          <w:i/>
          <w:noProof/>
        </w:rPr>
        <w:t>AIDS research and human retroviruses</w:t>
      </w:r>
      <w:r w:rsidRPr="002A0789">
        <w:rPr>
          <w:rFonts w:ascii="Cambria" w:hAnsi="Cambria"/>
          <w:noProof/>
        </w:rPr>
        <w:t xml:space="preserve"> </w:t>
      </w:r>
      <w:r w:rsidRPr="002A0789">
        <w:rPr>
          <w:rFonts w:ascii="Cambria" w:hAnsi="Cambria"/>
          <w:b/>
          <w:noProof/>
        </w:rPr>
        <w:t>20</w:t>
      </w:r>
      <w:r w:rsidRPr="002A0789">
        <w:rPr>
          <w:rFonts w:ascii="Cambria" w:hAnsi="Cambria"/>
          <w:noProof/>
        </w:rPr>
        <w:t>: 666–672.</w:t>
      </w:r>
    </w:p>
    <w:p w:rsidR="002A0789" w:rsidRPr="002A0789" w:rsidRDefault="002A0789" w:rsidP="002A0789">
      <w:pPr>
        <w:jc w:val="both"/>
        <w:rPr>
          <w:rFonts w:ascii="Cambria" w:hAnsi="Cambria"/>
          <w:noProof/>
        </w:rPr>
      </w:pPr>
      <w:r w:rsidRPr="002A0789">
        <w:rPr>
          <w:rFonts w:ascii="Cambria" w:hAnsi="Cambria"/>
          <w:noProof/>
        </w:rPr>
        <w:t xml:space="preserve">Darke, PL, Nutt, RF, Brady, SF, Garsky, VM, Ciccarone, TM, Leu, C-T, Lumma, PK, Freidinger, RM, Veber, DF, Sigal, IS (1988) HIV-1 protease specificity of peptide cleavage is sufficient for processing of gag and pol polyproteins. </w:t>
      </w:r>
      <w:r w:rsidRPr="002A0789">
        <w:rPr>
          <w:rFonts w:ascii="Cambria" w:hAnsi="Cambria"/>
          <w:i/>
          <w:noProof/>
        </w:rPr>
        <w:t>Biochemical and Biophysical Research Communications</w:t>
      </w:r>
      <w:r w:rsidRPr="002A0789">
        <w:rPr>
          <w:rFonts w:ascii="Cambria" w:hAnsi="Cambria"/>
          <w:noProof/>
        </w:rPr>
        <w:t xml:space="preserve"> </w:t>
      </w:r>
      <w:r w:rsidRPr="002A0789">
        <w:rPr>
          <w:rFonts w:ascii="Cambria" w:hAnsi="Cambria"/>
          <w:b/>
          <w:noProof/>
        </w:rPr>
        <w:t>156</w:t>
      </w:r>
      <w:r w:rsidRPr="002A0789">
        <w:rPr>
          <w:rFonts w:ascii="Cambria" w:hAnsi="Cambria"/>
          <w:noProof/>
        </w:rPr>
        <w:t>: 297-303.</w:t>
      </w:r>
    </w:p>
    <w:p w:rsidR="002A0789" w:rsidRPr="002A0789" w:rsidRDefault="002A0789" w:rsidP="002A0789">
      <w:pPr>
        <w:jc w:val="both"/>
        <w:rPr>
          <w:rFonts w:ascii="Cambria" w:hAnsi="Cambria"/>
          <w:noProof/>
        </w:rPr>
      </w:pPr>
      <w:r w:rsidRPr="002A0789">
        <w:rPr>
          <w:rFonts w:ascii="Cambria" w:hAnsi="Cambria"/>
          <w:noProof/>
        </w:rPr>
        <w:t xml:space="preserve">Davey, NE, Travé, G, Gibson, TJ (2011) How viruses hijack cell regulation. </w:t>
      </w:r>
      <w:r w:rsidRPr="002A0789">
        <w:rPr>
          <w:rFonts w:ascii="Cambria" w:hAnsi="Cambria"/>
          <w:i/>
          <w:noProof/>
        </w:rPr>
        <w:t>Trends in Biochemical Sciences</w:t>
      </w:r>
      <w:r w:rsidRPr="002A0789">
        <w:rPr>
          <w:rFonts w:ascii="Cambria" w:hAnsi="Cambria"/>
          <w:noProof/>
        </w:rPr>
        <w:t xml:space="preserve"> </w:t>
      </w:r>
      <w:r w:rsidRPr="002A0789">
        <w:rPr>
          <w:rFonts w:ascii="Cambria" w:hAnsi="Cambria"/>
          <w:b/>
          <w:noProof/>
        </w:rPr>
        <w:t>36</w:t>
      </w:r>
      <w:r w:rsidRPr="002A0789">
        <w:rPr>
          <w:rFonts w:ascii="Cambria" w:hAnsi="Cambria"/>
          <w:noProof/>
        </w:rPr>
        <w:t>: 159-169.</w:t>
      </w:r>
    </w:p>
    <w:p w:rsidR="002A0789" w:rsidRPr="002A0789" w:rsidRDefault="002A0789" w:rsidP="002A0789">
      <w:pPr>
        <w:jc w:val="both"/>
        <w:rPr>
          <w:rFonts w:ascii="Cambria" w:hAnsi="Cambria"/>
          <w:noProof/>
        </w:rPr>
      </w:pPr>
      <w:r w:rsidRPr="002A0789">
        <w:rPr>
          <w:rFonts w:ascii="Cambria" w:hAnsi="Cambria"/>
          <w:noProof/>
        </w:rPr>
        <w:t xml:space="preserve">Davies, JF, Hostomska, Z, Hostomsky, Z, Jordan, Matthews, DA (1991) Crystal structure of the ribonuclease H domain of HIV-1 reverse transcriptase.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252</w:t>
      </w:r>
      <w:r w:rsidRPr="002A0789">
        <w:rPr>
          <w:rFonts w:ascii="Cambria" w:hAnsi="Cambria"/>
          <w:noProof/>
        </w:rPr>
        <w:t>: 88-95.</w:t>
      </w:r>
    </w:p>
    <w:p w:rsidR="002A0789" w:rsidRPr="002A0789" w:rsidRDefault="002A0789" w:rsidP="002A0789">
      <w:pPr>
        <w:jc w:val="both"/>
        <w:rPr>
          <w:rFonts w:ascii="Cambria" w:hAnsi="Cambria"/>
          <w:noProof/>
        </w:rPr>
      </w:pPr>
      <w:r w:rsidRPr="002A0789">
        <w:rPr>
          <w:rFonts w:ascii="Cambria" w:hAnsi="Cambria"/>
          <w:noProof/>
        </w:rPr>
        <w:t xml:space="preserve">Dawson, L, Yu, X-F (1998) The Role of Nucleocapsid of HIV-1 in Virus Assembly. </w:t>
      </w:r>
      <w:r w:rsidRPr="002A0789">
        <w:rPr>
          <w:rFonts w:ascii="Cambria" w:hAnsi="Cambria"/>
          <w:i/>
          <w:noProof/>
        </w:rPr>
        <w:t>Virology</w:t>
      </w:r>
      <w:r w:rsidRPr="002A0789">
        <w:rPr>
          <w:rFonts w:ascii="Cambria" w:hAnsi="Cambria"/>
          <w:noProof/>
        </w:rPr>
        <w:t xml:space="preserve"> </w:t>
      </w:r>
      <w:r w:rsidRPr="002A0789">
        <w:rPr>
          <w:rFonts w:ascii="Cambria" w:hAnsi="Cambria"/>
          <w:b/>
          <w:noProof/>
        </w:rPr>
        <w:t>251</w:t>
      </w:r>
      <w:r w:rsidRPr="002A0789">
        <w:rPr>
          <w:rFonts w:ascii="Cambria" w:hAnsi="Cambria"/>
          <w:noProof/>
        </w:rPr>
        <w:t>: 141-157.</w:t>
      </w:r>
    </w:p>
    <w:p w:rsidR="002A0789" w:rsidRPr="002A0789" w:rsidRDefault="002A0789" w:rsidP="002A0789">
      <w:pPr>
        <w:jc w:val="both"/>
        <w:rPr>
          <w:rFonts w:ascii="Cambria" w:hAnsi="Cambria"/>
          <w:noProof/>
        </w:rPr>
      </w:pPr>
      <w:r w:rsidRPr="002A0789">
        <w:rPr>
          <w:rFonts w:ascii="Cambria" w:hAnsi="Cambria"/>
          <w:noProof/>
        </w:rPr>
        <w:t xml:space="preserve">De Clercq, E (2002) Strategies in the design of antiviral drugs. </w:t>
      </w:r>
      <w:r w:rsidRPr="002A0789">
        <w:rPr>
          <w:rFonts w:ascii="Cambria" w:hAnsi="Cambria"/>
          <w:i/>
          <w:noProof/>
        </w:rPr>
        <w:t>Nature Reviews Drug Discovery</w:t>
      </w:r>
      <w:r w:rsidRPr="002A0789">
        <w:rPr>
          <w:rFonts w:ascii="Cambria" w:hAnsi="Cambria"/>
          <w:noProof/>
        </w:rPr>
        <w:t xml:space="preserve"> </w:t>
      </w:r>
      <w:r w:rsidRPr="002A0789">
        <w:rPr>
          <w:rFonts w:ascii="Cambria" w:hAnsi="Cambria"/>
          <w:b/>
          <w:noProof/>
        </w:rPr>
        <w:t>1</w:t>
      </w:r>
      <w:r w:rsidRPr="002A0789">
        <w:rPr>
          <w:rFonts w:ascii="Cambria" w:hAnsi="Cambria"/>
          <w:noProof/>
        </w:rPr>
        <w:t>: 13-25.</w:t>
      </w:r>
    </w:p>
    <w:p w:rsidR="002A0789" w:rsidRPr="002A0789" w:rsidRDefault="002A0789" w:rsidP="002A0789">
      <w:pPr>
        <w:jc w:val="both"/>
        <w:rPr>
          <w:rFonts w:ascii="Cambria" w:hAnsi="Cambria"/>
          <w:noProof/>
        </w:rPr>
      </w:pPr>
      <w:r w:rsidRPr="002A0789">
        <w:rPr>
          <w:rFonts w:ascii="Cambria" w:hAnsi="Cambria"/>
          <w:noProof/>
        </w:rPr>
        <w:t xml:space="preserve">Decroly, E, Vandenbranden, M, Ruysschaert, JM, Cogniaux, J, Jacob, GS, Howard, SC, Marshall, G, Kompelli, A, Basak, A, Jean, F (1994) The convertases furin and PC1 can both cleave the human immunodeficiency virus (HIV)-1 envelope glycoprotein gp160 into gp120 (HIV-1 SU) and gp41 (HIV-I TM). </w:t>
      </w:r>
      <w:r w:rsidRPr="002A0789">
        <w:rPr>
          <w:rFonts w:ascii="Cambria" w:hAnsi="Cambria"/>
          <w:i/>
          <w:noProof/>
        </w:rPr>
        <w:t>Journal of Biological Chemistry</w:t>
      </w:r>
      <w:r w:rsidRPr="002A0789">
        <w:rPr>
          <w:rFonts w:ascii="Cambria" w:hAnsi="Cambria"/>
          <w:noProof/>
        </w:rPr>
        <w:t xml:space="preserve"> </w:t>
      </w:r>
      <w:r w:rsidRPr="002A0789">
        <w:rPr>
          <w:rFonts w:ascii="Cambria" w:hAnsi="Cambria"/>
          <w:b/>
          <w:noProof/>
        </w:rPr>
        <w:t>269</w:t>
      </w:r>
      <w:r w:rsidRPr="002A0789">
        <w:rPr>
          <w:rFonts w:ascii="Cambria" w:hAnsi="Cambria"/>
          <w:noProof/>
        </w:rPr>
        <w:t>: 12240-12247.</w:t>
      </w:r>
    </w:p>
    <w:p w:rsidR="002A0789" w:rsidRPr="002A0789" w:rsidRDefault="002A0789" w:rsidP="002A0789">
      <w:pPr>
        <w:jc w:val="both"/>
        <w:rPr>
          <w:rFonts w:ascii="Cambria" w:hAnsi="Cambria"/>
          <w:noProof/>
        </w:rPr>
      </w:pPr>
      <w:r w:rsidRPr="002A0789">
        <w:rPr>
          <w:rFonts w:ascii="Cambria" w:hAnsi="Cambria"/>
          <w:noProof/>
        </w:rPr>
        <w:t xml:space="preserve">Delwart, E, Magierowska, M, Royz, M, Foley, B, Peddada, L, Smith, R, Heldebrant, C, Conrad, A, Busch, M (2002) Homogeneous quasispecies in 16 out of 17 individuals during very early HIV-1 primary infection.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16</w:t>
      </w:r>
      <w:r w:rsidRPr="002A0789">
        <w:rPr>
          <w:rFonts w:ascii="Cambria" w:hAnsi="Cambria"/>
          <w:noProof/>
        </w:rPr>
        <w:t>: 189-195.</w:t>
      </w:r>
    </w:p>
    <w:p w:rsidR="002A0789" w:rsidRPr="002A0789" w:rsidRDefault="002A0789" w:rsidP="002A0789">
      <w:pPr>
        <w:jc w:val="both"/>
        <w:rPr>
          <w:rFonts w:ascii="Cambria" w:hAnsi="Cambria"/>
          <w:noProof/>
        </w:rPr>
      </w:pPr>
      <w:r w:rsidRPr="002A0789">
        <w:rPr>
          <w:rFonts w:ascii="Cambria" w:hAnsi="Cambria"/>
          <w:noProof/>
        </w:rPr>
        <w:t xml:space="preserve">Demirov, DG, Orenstein, JM, Freed, EO (2002) The late domain of human immunodeficiency virus type 1 p6 promotes virus release in a cell type-dependent manner.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76</w:t>
      </w:r>
      <w:r w:rsidRPr="002A0789">
        <w:rPr>
          <w:rFonts w:ascii="Cambria" w:hAnsi="Cambria"/>
          <w:noProof/>
        </w:rPr>
        <w:t>: 105-117.</w:t>
      </w:r>
    </w:p>
    <w:p w:rsidR="002A0789" w:rsidRPr="002A0789" w:rsidRDefault="002A0789" w:rsidP="002A0789">
      <w:pPr>
        <w:jc w:val="both"/>
        <w:rPr>
          <w:rFonts w:ascii="Cambria" w:hAnsi="Cambria"/>
          <w:noProof/>
        </w:rPr>
      </w:pPr>
      <w:r w:rsidRPr="002A0789">
        <w:rPr>
          <w:rFonts w:ascii="Cambria" w:hAnsi="Cambria"/>
          <w:noProof/>
        </w:rPr>
        <w:t xml:space="preserve">di Marzo Veronese, F, Reitz, MS, Jr., Gupta, G, Robert-Guroff, M, Boyer-Thompson, C, Louie, A, Gallo, RC, Lusso, P (1993) Loss of a neutralizing epitope by a spontaneous point mutation in the V3 loop of HIV-1 isolated from an infected laboratory worker. </w:t>
      </w:r>
      <w:r w:rsidRPr="002A0789">
        <w:rPr>
          <w:rFonts w:ascii="Cambria" w:hAnsi="Cambria"/>
          <w:i/>
          <w:noProof/>
        </w:rPr>
        <w:t>J Biol Chem</w:t>
      </w:r>
      <w:r w:rsidRPr="002A0789">
        <w:rPr>
          <w:rFonts w:ascii="Cambria" w:hAnsi="Cambria"/>
          <w:noProof/>
        </w:rPr>
        <w:t xml:space="preserve"> </w:t>
      </w:r>
      <w:r w:rsidRPr="002A0789">
        <w:rPr>
          <w:rFonts w:ascii="Cambria" w:hAnsi="Cambria"/>
          <w:b/>
          <w:noProof/>
        </w:rPr>
        <w:t>268</w:t>
      </w:r>
      <w:r w:rsidRPr="002A0789">
        <w:rPr>
          <w:rFonts w:ascii="Cambria" w:hAnsi="Cambria"/>
          <w:noProof/>
        </w:rPr>
        <w:t>: 25894-25901.</w:t>
      </w:r>
    </w:p>
    <w:p w:rsidR="002A0789" w:rsidRPr="002A0789" w:rsidRDefault="002A0789" w:rsidP="002A0789">
      <w:pPr>
        <w:jc w:val="both"/>
        <w:rPr>
          <w:rFonts w:ascii="Cambria" w:hAnsi="Cambria"/>
          <w:noProof/>
        </w:rPr>
      </w:pPr>
      <w:r w:rsidRPr="002A0789">
        <w:rPr>
          <w:rFonts w:ascii="Cambria" w:hAnsi="Cambria"/>
          <w:noProof/>
        </w:rPr>
        <w:t xml:space="preserve">Dismuke, DJ, Aiken, C (2006) Evidence for a functional link between uncoating of the human immunodeficiency virus type 1 core and nuclear import of the viral preintegration complex.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80</w:t>
      </w:r>
      <w:r w:rsidRPr="002A0789">
        <w:rPr>
          <w:rFonts w:ascii="Cambria" w:hAnsi="Cambria"/>
          <w:noProof/>
        </w:rPr>
        <w:t>: 3712-3720.</w:t>
      </w:r>
    </w:p>
    <w:p w:rsidR="002A0789" w:rsidRPr="002A0789" w:rsidRDefault="002A0789" w:rsidP="002A0789">
      <w:pPr>
        <w:jc w:val="both"/>
        <w:rPr>
          <w:rFonts w:ascii="Cambria" w:hAnsi="Cambria"/>
          <w:noProof/>
        </w:rPr>
      </w:pPr>
      <w:r w:rsidRPr="002A0789">
        <w:rPr>
          <w:rFonts w:ascii="Cambria" w:hAnsi="Cambria"/>
          <w:noProof/>
        </w:rPr>
        <w:t xml:space="preserve">Dong, X, Li, H, Derdowski, A, Ding, L, Burnett, A, Chen, X, Peters, TR, Dermody, TS, Woodruff, E, Wang, JJ, Spearman, P (2005) AP-3 directs the intracellular trafficking of HIV-1 Gag and plays a key role in particle assembly. </w:t>
      </w:r>
      <w:r w:rsidRPr="002A0789">
        <w:rPr>
          <w:rFonts w:ascii="Cambria" w:hAnsi="Cambria"/>
          <w:i/>
          <w:noProof/>
        </w:rPr>
        <w:t>Cell</w:t>
      </w:r>
      <w:r w:rsidRPr="002A0789">
        <w:rPr>
          <w:rFonts w:ascii="Cambria" w:hAnsi="Cambria"/>
          <w:noProof/>
        </w:rPr>
        <w:t xml:space="preserve"> </w:t>
      </w:r>
      <w:r w:rsidRPr="002A0789">
        <w:rPr>
          <w:rFonts w:ascii="Cambria" w:hAnsi="Cambria"/>
          <w:b/>
          <w:noProof/>
        </w:rPr>
        <w:t>120</w:t>
      </w:r>
      <w:r w:rsidRPr="002A0789">
        <w:rPr>
          <w:rFonts w:ascii="Cambria" w:hAnsi="Cambria"/>
          <w:noProof/>
        </w:rPr>
        <w:t>: 663-674.</w:t>
      </w:r>
    </w:p>
    <w:p w:rsidR="002A0789" w:rsidRPr="002A0789" w:rsidRDefault="002A0789" w:rsidP="002A0789">
      <w:pPr>
        <w:jc w:val="both"/>
        <w:rPr>
          <w:rFonts w:ascii="Cambria" w:hAnsi="Cambria"/>
          <w:noProof/>
        </w:rPr>
      </w:pPr>
      <w:r w:rsidRPr="002A0789">
        <w:rPr>
          <w:rFonts w:ascii="Cambria" w:hAnsi="Cambria"/>
          <w:noProof/>
        </w:rPr>
        <w:t xml:space="preserve">Dudley, DM, Chin, EN, Bimber, BN, Sanabani, SS, Tarosso, LF, Costa, PR, Sauer, MM, Kallas, EG, O'Connor, DH (2012) Low-cost ultra-wide genotyping using Roche/454 pyrosequencing for surveillance of HIV drug resistance. </w:t>
      </w:r>
      <w:r w:rsidRPr="002A0789">
        <w:rPr>
          <w:rFonts w:ascii="Cambria" w:hAnsi="Cambria"/>
          <w:i/>
          <w:noProof/>
        </w:rPr>
        <w:t>PLoS One</w:t>
      </w:r>
      <w:r w:rsidRPr="002A0789">
        <w:rPr>
          <w:rFonts w:ascii="Cambria" w:hAnsi="Cambria"/>
          <w:noProof/>
        </w:rPr>
        <w:t xml:space="preserve"> </w:t>
      </w:r>
      <w:r w:rsidRPr="002A0789">
        <w:rPr>
          <w:rFonts w:ascii="Cambria" w:hAnsi="Cambria"/>
          <w:b/>
          <w:noProof/>
        </w:rPr>
        <w:t>7</w:t>
      </w:r>
      <w:r w:rsidRPr="002A0789">
        <w:rPr>
          <w:rFonts w:ascii="Cambria" w:hAnsi="Cambria"/>
          <w:noProof/>
        </w:rPr>
        <w:t>: e36494.</w:t>
      </w:r>
    </w:p>
    <w:p w:rsidR="002A0789" w:rsidRPr="002A0789" w:rsidRDefault="002A0789" w:rsidP="002A0789">
      <w:pPr>
        <w:jc w:val="both"/>
        <w:rPr>
          <w:rFonts w:ascii="Cambria" w:hAnsi="Cambria"/>
          <w:noProof/>
        </w:rPr>
      </w:pPr>
      <w:r w:rsidRPr="002A0789">
        <w:rPr>
          <w:rFonts w:ascii="Cambria" w:hAnsi="Cambria"/>
          <w:noProof/>
        </w:rPr>
        <w:t xml:space="preserve">Duffalo, ML, James, CW (2003) Enfuvirtide: A Novel Agent for the Treatment of HIV-1 Infection. </w:t>
      </w:r>
      <w:r w:rsidRPr="002A0789">
        <w:rPr>
          <w:rFonts w:ascii="Cambria" w:hAnsi="Cambria"/>
          <w:i/>
          <w:noProof/>
        </w:rPr>
        <w:t>The Annals of Pharmacotherapy</w:t>
      </w:r>
      <w:r w:rsidRPr="002A0789">
        <w:rPr>
          <w:rFonts w:ascii="Cambria" w:hAnsi="Cambria"/>
          <w:noProof/>
        </w:rPr>
        <w:t xml:space="preserve"> </w:t>
      </w:r>
      <w:r w:rsidRPr="002A0789">
        <w:rPr>
          <w:rFonts w:ascii="Cambria" w:hAnsi="Cambria"/>
          <w:b/>
          <w:noProof/>
        </w:rPr>
        <w:t>37</w:t>
      </w:r>
      <w:r w:rsidRPr="002A0789">
        <w:rPr>
          <w:rFonts w:ascii="Cambria" w:hAnsi="Cambria"/>
          <w:noProof/>
        </w:rPr>
        <w:t>: 1448-1456.</w:t>
      </w:r>
    </w:p>
    <w:p w:rsidR="002A0789" w:rsidRPr="002A0789" w:rsidRDefault="002A0789" w:rsidP="002A0789">
      <w:pPr>
        <w:jc w:val="both"/>
        <w:rPr>
          <w:rFonts w:ascii="Cambria" w:hAnsi="Cambria"/>
          <w:noProof/>
        </w:rPr>
      </w:pPr>
      <w:r w:rsidRPr="002A0789">
        <w:rPr>
          <w:rFonts w:ascii="Cambria" w:hAnsi="Cambria"/>
          <w:noProof/>
        </w:rPr>
        <w:t xml:space="preserve">Dumonceaux, J, Nisole, S, Chanel, C, Quivet, L, Amara, A, Baleux, F, Briand, P, Hazan, U (1998) Spontaneous mutations in the env gene of the human immunodeficiency virus type 1 NDK isolate are associated with a CD4-independent entry phenotype.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72</w:t>
      </w:r>
      <w:r w:rsidRPr="002A0789">
        <w:rPr>
          <w:rFonts w:ascii="Cambria" w:hAnsi="Cambria"/>
          <w:noProof/>
        </w:rPr>
        <w:t>: 512-519.</w:t>
      </w:r>
    </w:p>
    <w:p w:rsidR="002A0789" w:rsidRPr="002A0789" w:rsidRDefault="002A0789" w:rsidP="002A0789">
      <w:pPr>
        <w:jc w:val="both"/>
        <w:rPr>
          <w:rFonts w:ascii="Cambria" w:hAnsi="Cambria"/>
          <w:noProof/>
        </w:rPr>
      </w:pPr>
      <w:r w:rsidRPr="002A0789">
        <w:rPr>
          <w:rFonts w:ascii="Cambria" w:hAnsi="Cambria"/>
          <w:noProof/>
        </w:rPr>
        <w:t xml:space="preserve">Durant, J, Clevenbergh, P, Halfon, P, Delgiudice, P, Porsin, S, Simonet, P, Montagne, N, Boucher, CA, Schapiro, JM, Dellamonica, P (1999) Drug-resistance genotyping in HIV-1 therapy: the VIRADAPT randomised controlled trial.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353</w:t>
      </w:r>
      <w:r w:rsidRPr="002A0789">
        <w:rPr>
          <w:rFonts w:ascii="Cambria" w:hAnsi="Cambria"/>
          <w:noProof/>
        </w:rPr>
        <w:t>: 2195-2199.</w:t>
      </w:r>
    </w:p>
    <w:p w:rsidR="002A0789" w:rsidRPr="002A0789" w:rsidRDefault="002A0789" w:rsidP="002A0789">
      <w:pPr>
        <w:jc w:val="both"/>
        <w:rPr>
          <w:rFonts w:ascii="Cambria" w:hAnsi="Cambria"/>
          <w:noProof/>
        </w:rPr>
      </w:pPr>
      <w:r w:rsidRPr="002A0789">
        <w:rPr>
          <w:rFonts w:ascii="Cambria" w:hAnsi="Cambria"/>
          <w:noProof/>
        </w:rPr>
        <w:t xml:space="preserve">Dwyer, JJ, Hasan, A, Wilson, KL, White, JM, Matthews, TJ, Delmedico, MK (2003) The hydrophobic pocket contributes to the structural stability of the N-terminal coiled coil of HIV gp41 but is not required for six-helix bundle formation. </w:t>
      </w:r>
      <w:r w:rsidRPr="002A0789">
        <w:rPr>
          <w:rFonts w:ascii="Cambria" w:hAnsi="Cambria"/>
          <w:i/>
          <w:noProof/>
        </w:rPr>
        <w:t>Biochemistry</w:t>
      </w:r>
      <w:r w:rsidRPr="002A0789">
        <w:rPr>
          <w:rFonts w:ascii="Cambria" w:hAnsi="Cambria"/>
          <w:noProof/>
        </w:rPr>
        <w:t xml:space="preserve"> </w:t>
      </w:r>
      <w:r w:rsidRPr="002A0789">
        <w:rPr>
          <w:rFonts w:ascii="Cambria" w:hAnsi="Cambria"/>
          <w:b/>
          <w:noProof/>
        </w:rPr>
        <w:t>42</w:t>
      </w:r>
      <w:r w:rsidRPr="002A0789">
        <w:rPr>
          <w:rFonts w:ascii="Cambria" w:hAnsi="Cambria"/>
          <w:noProof/>
        </w:rPr>
        <w:t>: 4945-4953.</w:t>
      </w:r>
    </w:p>
    <w:p w:rsidR="002A0789" w:rsidRPr="002A0789" w:rsidRDefault="002A0789" w:rsidP="002A0789">
      <w:pPr>
        <w:jc w:val="both"/>
        <w:rPr>
          <w:rFonts w:ascii="Cambria" w:hAnsi="Cambria"/>
          <w:noProof/>
        </w:rPr>
      </w:pPr>
      <w:r w:rsidRPr="002A0789">
        <w:rPr>
          <w:rFonts w:ascii="Cambria" w:hAnsi="Cambria"/>
          <w:noProof/>
        </w:rPr>
        <w:t xml:space="preserve">Emiliani, S, Mousnier, A, Busschots, K, Maroun, M, Maele, BV, Tempé, D, Vandekerckhove, L, Moisant, F, Ben-Slama, L, Witvrouw, M, Christ, F, Rain, J-C, Dargemont, C, Debyser, Z, Benarous, R (2005) Integrase Mutants Defective for Interaction with LEDGF/p75 Are Impaired in Chromosome Tethering and HIV-1 Replication. </w:t>
      </w:r>
      <w:r w:rsidRPr="002A0789">
        <w:rPr>
          <w:rFonts w:ascii="Cambria" w:hAnsi="Cambria"/>
          <w:i/>
          <w:noProof/>
        </w:rPr>
        <w:t>Journal of Biological Chemistry</w:t>
      </w:r>
      <w:r w:rsidRPr="002A0789">
        <w:rPr>
          <w:rFonts w:ascii="Cambria" w:hAnsi="Cambria"/>
          <w:noProof/>
        </w:rPr>
        <w:t xml:space="preserve"> </w:t>
      </w:r>
      <w:r w:rsidRPr="002A0789">
        <w:rPr>
          <w:rFonts w:ascii="Cambria" w:hAnsi="Cambria"/>
          <w:b/>
          <w:noProof/>
        </w:rPr>
        <w:t>280</w:t>
      </w:r>
      <w:r w:rsidRPr="002A0789">
        <w:rPr>
          <w:rFonts w:ascii="Cambria" w:hAnsi="Cambria"/>
          <w:noProof/>
        </w:rPr>
        <w:t>: 25517-25523.</w:t>
      </w:r>
    </w:p>
    <w:p w:rsidR="002A0789" w:rsidRPr="002A0789" w:rsidRDefault="002A0789" w:rsidP="002A0789">
      <w:pPr>
        <w:jc w:val="both"/>
        <w:rPr>
          <w:rFonts w:ascii="Cambria" w:hAnsi="Cambria"/>
          <w:noProof/>
        </w:rPr>
      </w:pPr>
      <w:r w:rsidRPr="002A0789">
        <w:rPr>
          <w:rFonts w:ascii="Cambria" w:hAnsi="Cambria"/>
          <w:noProof/>
        </w:rPr>
        <w:t xml:space="preserve">Eron, JJ, Benoit, SL, Jemsek, J, MacArthur, RD, Santana, J, Quinn, JB, Kuritzkes, DR, Fallon, MA, Rubin, M (1995) Treatment with lamivudine, zidovudine, or both in HIV-positive patients with 200 to 500 CD4+ cells per cubic millimeter. North American HIV Working Party.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333</w:t>
      </w:r>
      <w:r w:rsidRPr="002A0789">
        <w:rPr>
          <w:rFonts w:ascii="Cambria" w:hAnsi="Cambria"/>
          <w:noProof/>
        </w:rPr>
        <w:t>: 1662-1669.</w:t>
      </w:r>
    </w:p>
    <w:p w:rsidR="002A0789" w:rsidRPr="002A0789" w:rsidRDefault="002A0789" w:rsidP="002A0789">
      <w:pPr>
        <w:jc w:val="both"/>
        <w:rPr>
          <w:rFonts w:ascii="Cambria" w:hAnsi="Cambria"/>
          <w:noProof/>
        </w:rPr>
      </w:pPr>
      <w:r w:rsidRPr="002A0789">
        <w:rPr>
          <w:rFonts w:ascii="Cambria" w:hAnsi="Cambria"/>
          <w:noProof/>
        </w:rPr>
        <w:t xml:space="preserve">Esnouf, R, Ren, J, Ross, C, Jones, Y, Stammers, D, Stuart, D (1995) Mechanism of inhibition of HIV-1 reverse transcriptase by non-nucleoside inhibitors. </w:t>
      </w:r>
      <w:r w:rsidRPr="002A0789">
        <w:rPr>
          <w:rFonts w:ascii="Cambria" w:hAnsi="Cambria"/>
          <w:i/>
          <w:noProof/>
        </w:rPr>
        <w:t>Nature Structural &amp; Molecular Biology</w:t>
      </w:r>
      <w:r w:rsidRPr="002A0789">
        <w:rPr>
          <w:rFonts w:ascii="Cambria" w:hAnsi="Cambria"/>
          <w:noProof/>
        </w:rPr>
        <w:t xml:space="preserve"> </w:t>
      </w:r>
      <w:r w:rsidRPr="002A0789">
        <w:rPr>
          <w:rFonts w:ascii="Cambria" w:hAnsi="Cambria"/>
          <w:b/>
          <w:noProof/>
        </w:rPr>
        <w:t>2</w:t>
      </w:r>
      <w:r w:rsidRPr="002A0789">
        <w:rPr>
          <w:rFonts w:ascii="Cambria" w:hAnsi="Cambria"/>
          <w:noProof/>
        </w:rPr>
        <w:t>: 303–308.</w:t>
      </w:r>
    </w:p>
    <w:p w:rsidR="002A0789" w:rsidRPr="002A0789" w:rsidRDefault="002A0789" w:rsidP="002A0789">
      <w:pPr>
        <w:jc w:val="both"/>
        <w:rPr>
          <w:rFonts w:ascii="Cambria" w:hAnsi="Cambria"/>
          <w:noProof/>
        </w:rPr>
      </w:pPr>
      <w:r w:rsidRPr="002A0789">
        <w:rPr>
          <w:rFonts w:ascii="Cambria" w:hAnsi="Cambria"/>
          <w:noProof/>
        </w:rPr>
        <w:t xml:space="preserve">Esparza, J, Bhamarapravati, N (2000) Accelerating the development and future availability of HIV-1 vaccines: why, when, where, and how?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355</w:t>
      </w:r>
      <w:r w:rsidRPr="002A0789">
        <w:rPr>
          <w:rFonts w:ascii="Cambria" w:hAnsi="Cambria"/>
          <w:noProof/>
        </w:rPr>
        <w:t>: 2061-2066.</w:t>
      </w:r>
    </w:p>
    <w:p w:rsidR="002A0789" w:rsidRPr="002A0789" w:rsidRDefault="002A0789" w:rsidP="002A0789">
      <w:pPr>
        <w:jc w:val="both"/>
        <w:rPr>
          <w:rFonts w:ascii="Cambria" w:hAnsi="Cambria"/>
          <w:noProof/>
        </w:rPr>
      </w:pPr>
      <w:r w:rsidRPr="002A0789">
        <w:rPr>
          <w:rFonts w:ascii="Cambria" w:hAnsi="Cambria"/>
          <w:noProof/>
        </w:rPr>
        <w:t xml:space="preserve">Ewing, B, Hillier, L, Wendl, MC, Green, P (1998) Base-calling of automated sequencer traces using phred. I. Accuracy assessment. </w:t>
      </w:r>
      <w:r w:rsidRPr="002A0789">
        <w:rPr>
          <w:rFonts w:ascii="Cambria" w:hAnsi="Cambria"/>
          <w:i/>
          <w:noProof/>
        </w:rPr>
        <w:t>Genome Res</w:t>
      </w:r>
      <w:r w:rsidRPr="002A0789">
        <w:rPr>
          <w:rFonts w:ascii="Cambria" w:hAnsi="Cambria"/>
          <w:noProof/>
        </w:rPr>
        <w:t xml:space="preserve"> </w:t>
      </w:r>
      <w:r w:rsidRPr="002A0789">
        <w:rPr>
          <w:rFonts w:ascii="Cambria" w:hAnsi="Cambria"/>
          <w:b/>
          <w:noProof/>
        </w:rPr>
        <w:t>8</w:t>
      </w:r>
      <w:r w:rsidRPr="002A0789">
        <w:rPr>
          <w:rFonts w:ascii="Cambria" w:hAnsi="Cambria"/>
          <w:noProof/>
        </w:rPr>
        <w:t>: 175-185.</w:t>
      </w:r>
    </w:p>
    <w:p w:rsidR="002A0789" w:rsidRPr="002A0789" w:rsidRDefault="002A0789" w:rsidP="002A0789">
      <w:pPr>
        <w:jc w:val="both"/>
        <w:rPr>
          <w:rFonts w:ascii="Cambria" w:hAnsi="Cambria"/>
          <w:noProof/>
        </w:rPr>
      </w:pPr>
      <w:r w:rsidRPr="002A0789">
        <w:rPr>
          <w:rFonts w:ascii="Cambria" w:hAnsi="Cambria"/>
          <w:noProof/>
        </w:rPr>
        <w:t xml:space="preserve">Fang, G, Weiser, B, Kuiken, C, Philpott, SM, Rowland-Jones, S, Plummer, F, Kimani, J, Shi, B, Kaul, R, Bwayo, J, Anzala, O, Burger, H (2004) Recombination following superinfection by HIV-1. </w:t>
      </w:r>
      <w:r w:rsidRPr="002A0789">
        <w:rPr>
          <w:rFonts w:ascii="Cambria" w:hAnsi="Cambria"/>
          <w:i/>
          <w:noProof/>
        </w:rPr>
        <w:t>AIDS</w:t>
      </w:r>
      <w:r w:rsidRPr="002A0789">
        <w:rPr>
          <w:rFonts w:ascii="Cambria" w:hAnsi="Cambria"/>
          <w:noProof/>
        </w:rPr>
        <w:t xml:space="preserve"> </w:t>
      </w:r>
      <w:r w:rsidRPr="002A0789">
        <w:rPr>
          <w:rFonts w:ascii="Cambria" w:hAnsi="Cambria"/>
          <w:b/>
          <w:noProof/>
        </w:rPr>
        <w:t>18</w:t>
      </w:r>
      <w:r w:rsidRPr="002A0789">
        <w:rPr>
          <w:rFonts w:ascii="Cambria" w:hAnsi="Cambria"/>
          <w:noProof/>
        </w:rPr>
        <w:t>: 153-159.</w:t>
      </w:r>
    </w:p>
    <w:p w:rsidR="002A0789" w:rsidRPr="002A0789" w:rsidRDefault="002A0789" w:rsidP="002A0789">
      <w:pPr>
        <w:jc w:val="both"/>
        <w:rPr>
          <w:rFonts w:ascii="Cambria" w:hAnsi="Cambria"/>
          <w:noProof/>
        </w:rPr>
      </w:pPr>
      <w:r w:rsidRPr="002A0789">
        <w:rPr>
          <w:rFonts w:ascii="Cambria" w:hAnsi="Cambria"/>
          <w:noProof/>
        </w:rPr>
        <w:t xml:space="preserve">Farnet, CM, Haseltine, WA (1991) Determination of viral proteins present in the human immunodeficiency virus type 1 preintegration complex.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65</w:t>
      </w:r>
      <w:r w:rsidRPr="002A0789">
        <w:rPr>
          <w:rFonts w:ascii="Cambria" w:hAnsi="Cambria"/>
          <w:noProof/>
        </w:rPr>
        <w:t>: 1910-1915.</w:t>
      </w:r>
    </w:p>
    <w:p w:rsidR="002A0789" w:rsidRPr="002A0789" w:rsidRDefault="002A0789" w:rsidP="002A0789">
      <w:pPr>
        <w:jc w:val="both"/>
        <w:rPr>
          <w:rFonts w:ascii="Cambria" w:hAnsi="Cambria"/>
          <w:noProof/>
        </w:rPr>
      </w:pPr>
      <w:r w:rsidRPr="002A0789">
        <w:rPr>
          <w:rFonts w:ascii="Cambria" w:hAnsi="Cambria"/>
          <w:noProof/>
        </w:rPr>
        <w:t xml:space="preserve">Fassati, A, Gorlich, D, Harrison, I, Zaytseva, L, Mingot, JM (2003) Nuclear import of HIV-1 intracellular reverse transcription complexes is mediated by importin 7. </w:t>
      </w:r>
      <w:r w:rsidRPr="002A0789">
        <w:rPr>
          <w:rFonts w:ascii="Cambria" w:hAnsi="Cambria"/>
          <w:i/>
          <w:noProof/>
        </w:rPr>
        <w:t>EMBO J</w:t>
      </w:r>
      <w:r w:rsidRPr="002A0789">
        <w:rPr>
          <w:rFonts w:ascii="Cambria" w:hAnsi="Cambria"/>
          <w:noProof/>
        </w:rPr>
        <w:t xml:space="preserve"> </w:t>
      </w:r>
      <w:r w:rsidRPr="002A0789">
        <w:rPr>
          <w:rFonts w:ascii="Cambria" w:hAnsi="Cambria"/>
          <w:b/>
          <w:noProof/>
        </w:rPr>
        <w:t>22</w:t>
      </w:r>
      <w:r w:rsidRPr="002A0789">
        <w:rPr>
          <w:rFonts w:ascii="Cambria" w:hAnsi="Cambria"/>
          <w:noProof/>
        </w:rPr>
        <w:t>: 3675-3685.</w:t>
      </w:r>
    </w:p>
    <w:p w:rsidR="002A0789" w:rsidRPr="002A0789" w:rsidRDefault="002A0789" w:rsidP="002A0789">
      <w:pPr>
        <w:jc w:val="both"/>
        <w:rPr>
          <w:rFonts w:ascii="Cambria" w:hAnsi="Cambria"/>
          <w:noProof/>
        </w:rPr>
      </w:pPr>
      <w:r w:rsidRPr="002A0789">
        <w:rPr>
          <w:rFonts w:ascii="Cambria" w:hAnsi="Cambria"/>
          <w:noProof/>
        </w:rPr>
        <w:t xml:space="preserve">Fätkenheuer, G, Pozniak, AL, Johnson, MA, Plettenberg, A, Staszewski, S, Hoepelman, AIM, Saag, MS, Goebel, FD, Rockstroh, JK, Dezube, BJ, Jenkins, TM, Medhurst, C, Sullivan, JF, Ridgway, C, Abel, S, James, IT, Youle, M, van der Ryst, E (2005) Efficacy of short-term monotherapy with maraviroc, a new CCR5 antagonist, in patients infected with HIV-1. </w:t>
      </w:r>
      <w:r w:rsidRPr="002A0789">
        <w:rPr>
          <w:rFonts w:ascii="Cambria" w:hAnsi="Cambria"/>
          <w:i/>
          <w:noProof/>
        </w:rPr>
        <w:t>Nature Medicine</w:t>
      </w:r>
      <w:r w:rsidRPr="002A0789">
        <w:rPr>
          <w:rFonts w:ascii="Cambria" w:hAnsi="Cambria"/>
          <w:noProof/>
        </w:rPr>
        <w:t xml:space="preserve"> </w:t>
      </w:r>
      <w:r w:rsidRPr="002A0789">
        <w:rPr>
          <w:rFonts w:ascii="Cambria" w:hAnsi="Cambria"/>
          <w:b/>
          <w:noProof/>
        </w:rPr>
        <w:t>11</w:t>
      </w:r>
      <w:r w:rsidRPr="002A0789">
        <w:rPr>
          <w:rFonts w:ascii="Cambria" w:hAnsi="Cambria"/>
          <w:noProof/>
        </w:rPr>
        <w:t>: 1170-1172.</w:t>
      </w:r>
    </w:p>
    <w:p w:rsidR="002A0789" w:rsidRPr="002A0789" w:rsidRDefault="002A0789" w:rsidP="002A0789">
      <w:pPr>
        <w:jc w:val="both"/>
        <w:rPr>
          <w:rFonts w:ascii="Cambria" w:hAnsi="Cambria"/>
          <w:noProof/>
        </w:rPr>
      </w:pPr>
      <w:r w:rsidRPr="002A0789">
        <w:rPr>
          <w:rFonts w:ascii="Cambria" w:hAnsi="Cambria"/>
          <w:noProof/>
        </w:rPr>
        <w:t xml:space="preserve">Fischer, W, Ganusov, VV, Giorgi, EE, Hraber, PT, Keele, BF, Leitner, T, Han, CS, Gleasner, CD, Green, L, Lo, CC, Nag, A, Wallstrom, TC, Wang, S, McMichael, AJ, Haynes, BF, Hahn, BH, Perelson, AS, Borrow, P, Shaw, GM, Bhattacharya, T, Korber, BT (2010) Transmission of single HIV-1 genomes and dynamics of early immune escape revealed by ultra-deep sequencing. </w:t>
      </w:r>
      <w:r w:rsidRPr="002A0789">
        <w:rPr>
          <w:rFonts w:ascii="Cambria" w:hAnsi="Cambria"/>
          <w:i/>
          <w:noProof/>
        </w:rPr>
        <w:t>PLoS One</w:t>
      </w:r>
      <w:r w:rsidRPr="002A0789">
        <w:rPr>
          <w:rFonts w:ascii="Cambria" w:hAnsi="Cambria"/>
          <w:noProof/>
        </w:rPr>
        <w:t xml:space="preserve"> </w:t>
      </w:r>
      <w:r w:rsidRPr="002A0789">
        <w:rPr>
          <w:rFonts w:ascii="Cambria" w:hAnsi="Cambria"/>
          <w:b/>
          <w:noProof/>
        </w:rPr>
        <w:t>5</w:t>
      </w:r>
      <w:r w:rsidRPr="002A0789">
        <w:rPr>
          <w:rFonts w:ascii="Cambria" w:hAnsi="Cambria"/>
          <w:noProof/>
        </w:rPr>
        <w:t>: e12303.</w:t>
      </w:r>
    </w:p>
    <w:p w:rsidR="002A0789" w:rsidRPr="002A0789" w:rsidRDefault="002A0789" w:rsidP="002A0789">
      <w:pPr>
        <w:jc w:val="both"/>
        <w:rPr>
          <w:rFonts w:ascii="Cambria" w:hAnsi="Cambria"/>
          <w:noProof/>
        </w:rPr>
      </w:pPr>
      <w:r w:rsidRPr="002A0789">
        <w:rPr>
          <w:rFonts w:ascii="Cambria" w:hAnsi="Cambria"/>
          <w:noProof/>
        </w:rPr>
        <w:t xml:space="preserve">Fischl, MA, Olson, RM, Follansbee, SE, Lalezari, JP, Henry, DH, Frame, PT, Remick, SC, Salgo, MP, Lin, AH, Nauss-Karol, C, Lieberman, J, Soo, W (1993) Zalcitabine compared with zidovudine in patients with advanced HIV-1 infection who received previous zidovudine therapy.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118</w:t>
      </w:r>
      <w:r w:rsidRPr="002A0789">
        <w:rPr>
          <w:rFonts w:ascii="Cambria" w:hAnsi="Cambria"/>
          <w:noProof/>
        </w:rPr>
        <w:t>: 762-769.</w:t>
      </w:r>
    </w:p>
    <w:p w:rsidR="002A0789" w:rsidRPr="002A0789" w:rsidRDefault="002A0789" w:rsidP="002A0789">
      <w:pPr>
        <w:jc w:val="both"/>
        <w:rPr>
          <w:rFonts w:ascii="Cambria" w:hAnsi="Cambria"/>
          <w:noProof/>
        </w:rPr>
      </w:pPr>
      <w:r w:rsidRPr="002A0789">
        <w:rPr>
          <w:rFonts w:ascii="Cambria" w:hAnsi="Cambria"/>
          <w:noProof/>
        </w:rPr>
        <w:t xml:space="preserve">Fischl, MA, Richman, DD, Hansen, N, Collier, AC, Carey, JT, Para, MF, Hardy, WD, Dolin, R, Powderly, WG, Allan, JD, et al. (1990) The safety and efficacy of zidovudine (AZT) in the treatment of subjects with mildly symptomatic human immunodeficiency virus type 1 (HIV) infection. A double-blind, placebo-controlled trial. The AIDS Clinical Trials Group.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112</w:t>
      </w:r>
      <w:r w:rsidRPr="002A0789">
        <w:rPr>
          <w:rFonts w:ascii="Cambria" w:hAnsi="Cambria"/>
          <w:noProof/>
        </w:rPr>
        <w:t>: 727-737.</w:t>
      </w:r>
    </w:p>
    <w:p w:rsidR="002A0789" w:rsidRPr="002A0789" w:rsidRDefault="002A0789" w:rsidP="002A0789">
      <w:pPr>
        <w:jc w:val="both"/>
        <w:rPr>
          <w:rFonts w:ascii="Cambria" w:hAnsi="Cambria"/>
          <w:noProof/>
        </w:rPr>
      </w:pPr>
      <w:r w:rsidRPr="002A0789">
        <w:rPr>
          <w:rFonts w:ascii="Cambria" w:hAnsi="Cambria"/>
          <w:noProof/>
        </w:rPr>
        <w:t xml:space="preserve">Fouchier, RA, Groenink, M, Kootstra, NA, Tersmette, M, Huisman, HG, Miedema, F, Schuitemaker, H (1992) Phenotype-associated sequence variation in the third variable domain of the human immunodeficiency virus type 1 gp120 molecule.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66</w:t>
      </w:r>
      <w:r w:rsidRPr="002A0789">
        <w:rPr>
          <w:rFonts w:ascii="Cambria" w:hAnsi="Cambria"/>
          <w:noProof/>
        </w:rPr>
        <w:t>: 3183-3187.</w:t>
      </w:r>
    </w:p>
    <w:p w:rsidR="002A0789" w:rsidRPr="002A0789" w:rsidRDefault="002A0789" w:rsidP="002A0789">
      <w:pPr>
        <w:jc w:val="both"/>
        <w:rPr>
          <w:rFonts w:ascii="Cambria" w:hAnsi="Cambria"/>
          <w:noProof/>
        </w:rPr>
      </w:pPr>
      <w:r w:rsidRPr="002A0789">
        <w:rPr>
          <w:rFonts w:ascii="Cambria" w:hAnsi="Cambria"/>
          <w:noProof/>
        </w:rPr>
        <w:t xml:space="preserve">Francis, DP, Curran, JW, Essex, M (1983) Epidemic acquired immune deficiency syndrome: epidemiologic evidence for a transmissible agent. </w:t>
      </w:r>
      <w:r w:rsidRPr="002A0789">
        <w:rPr>
          <w:rFonts w:ascii="Cambria" w:hAnsi="Cambria"/>
          <w:i/>
          <w:noProof/>
        </w:rPr>
        <w:t>Journal of the National Cancer Institute</w:t>
      </w:r>
      <w:r w:rsidRPr="002A0789">
        <w:rPr>
          <w:rFonts w:ascii="Cambria" w:hAnsi="Cambria"/>
          <w:noProof/>
        </w:rPr>
        <w:t xml:space="preserve"> </w:t>
      </w:r>
      <w:r w:rsidRPr="002A0789">
        <w:rPr>
          <w:rFonts w:ascii="Cambria" w:hAnsi="Cambria"/>
          <w:b/>
          <w:noProof/>
        </w:rPr>
        <w:t>71</w:t>
      </w:r>
      <w:r w:rsidRPr="002A0789">
        <w:rPr>
          <w:rFonts w:ascii="Cambria" w:hAnsi="Cambria"/>
          <w:noProof/>
        </w:rPr>
        <w:t>: 5–9.</w:t>
      </w:r>
    </w:p>
    <w:p w:rsidR="002A0789" w:rsidRPr="002A0789" w:rsidRDefault="002A0789" w:rsidP="002A0789">
      <w:pPr>
        <w:jc w:val="both"/>
        <w:rPr>
          <w:rFonts w:ascii="Cambria" w:hAnsi="Cambria"/>
          <w:noProof/>
        </w:rPr>
      </w:pPr>
      <w:r w:rsidRPr="002A0789">
        <w:rPr>
          <w:rFonts w:ascii="Cambria" w:hAnsi="Cambria"/>
          <w:noProof/>
        </w:rPr>
        <w:t xml:space="preserve">Frankel, AD, Young, JAT (1998) HIV-1: Fifteen Proteins and an RNA. </w:t>
      </w:r>
      <w:r w:rsidRPr="002A0789">
        <w:rPr>
          <w:rFonts w:ascii="Cambria" w:hAnsi="Cambria"/>
          <w:i/>
          <w:noProof/>
        </w:rPr>
        <w:t>Annual Review of Biochemistry</w:t>
      </w:r>
      <w:r w:rsidRPr="002A0789">
        <w:rPr>
          <w:rFonts w:ascii="Cambria" w:hAnsi="Cambria"/>
          <w:noProof/>
        </w:rPr>
        <w:t xml:space="preserve"> </w:t>
      </w:r>
      <w:r w:rsidRPr="002A0789">
        <w:rPr>
          <w:rFonts w:ascii="Cambria" w:hAnsi="Cambria"/>
          <w:b/>
          <w:noProof/>
        </w:rPr>
        <w:t>67</w:t>
      </w:r>
      <w:r w:rsidRPr="002A0789">
        <w:rPr>
          <w:rFonts w:ascii="Cambria" w:hAnsi="Cambria"/>
          <w:noProof/>
        </w:rPr>
        <w:t>: 1-25.</w:t>
      </w:r>
    </w:p>
    <w:p w:rsidR="002A0789" w:rsidRPr="002A0789" w:rsidRDefault="002A0789" w:rsidP="002A0789">
      <w:pPr>
        <w:jc w:val="both"/>
        <w:rPr>
          <w:rFonts w:ascii="Cambria" w:hAnsi="Cambria"/>
          <w:noProof/>
        </w:rPr>
      </w:pPr>
      <w:r w:rsidRPr="002A0789">
        <w:rPr>
          <w:rFonts w:ascii="Cambria" w:hAnsi="Cambria"/>
          <w:noProof/>
        </w:rPr>
        <w:t xml:space="preserve">Friedman-Kien, AE (1981) Disseminated Kaposi's sarcoma syndrome in young homosexual men. </w:t>
      </w:r>
      <w:r w:rsidRPr="002A0789">
        <w:rPr>
          <w:rFonts w:ascii="Cambria" w:hAnsi="Cambria"/>
          <w:i/>
          <w:noProof/>
        </w:rPr>
        <w:t>Journal of the American Academy of Dermatology</w:t>
      </w:r>
      <w:r w:rsidRPr="002A0789">
        <w:rPr>
          <w:rFonts w:ascii="Cambria" w:hAnsi="Cambria"/>
          <w:noProof/>
        </w:rPr>
        <w:t xml:space="preserve"> </w:t>
      </w:r>
      <w:r w:rsidRPr="002A0789">
        <w:rPr>
          <w:rFonts w:ascii="Cambria" w:hAnsi="Cambria"/>
          <w:b/>
          <w:noProof/>
        </w:rPr>
        <w:t>5</w:t>
      </w:r>
      <w:r w:rsidRPr="002A0789">
        <w:rPr>
          <w:rFonts w:ascii="Cambria" w:hAnsi="Cambria"/>
          <w:noProof/>
        </w:rPr>
        <w:t>: 468–471.</w:t>
      </w:r>
    </w:p>
    <w:p w:rsidR="002A0789" w:rsidRPr="002A0789" w:rsidRDefault="002A0789" w:rsidP="002A0789">
      <w:pPr>
        <w:jc w:val="both"/>
        <w:rPr>
          <w:rFonts w:ascii="Cambria" w:hAnsi="Cambria"/>
          <w:noProof/>
        </w:rPr>
      </w:pPr>
      <w:r w:rsidRPr="002A0789">
        <w:rPr>
          <w:rFonts w:ascii="Cambria" w:hAnsi="Cambria"/>
          <w:noProof/>
        </w:rPr>
        <w:t xml:space="preserve">Friedman-Kien, AE, Laubenstein, L, Marmor, M, Hymes, K, Green, J, Ragaz, A, Gottleib, J, Muggia, F, Demopoulos, R, Weintraub, M (1981) Kaposi’s sarcoma and Pneumocystis pneumonia among homosexual men—New York City and California. </w:t>
      </w:r>
      <w:r w:rsidRPr="002A0789">
        <w:rPr>
          <w:rFonts w:ascii="Cambria" w:hAnsi="Cambria"/>
          <w:i/>
          <w:noProof/>
        </w:rPr>
        <w:t>MMWR</w:t>
      </w:r>
      <w:r w:rsidRPr="002A0789">
        <w:rPr>
          <w:rFonts w:ascii="Cambria" w:hAnsi="Cambria"/>
          <w:noProof/>
        </w:rPr>
        <w:t xml:space="preserve"> </w:t>
      </w:r>
      <w:r w:rsidRPr="002A0789">
        <w:rPr>
          <w:rFonts w:ascii="Cambria" w:hAnsi="Cambria"/>
          <w:b/>
          <w:noProof/>
        </w:rPr>
        <w:t>30</w:t>
      </w:r>
      <w:r w:rsidRPr="002A0789">
        <w:rPr>
          <w:rFonts w:ascii="Cambria" w:hAnsi="Cambria"/>
          <w:noProof/>
        </w:rPr>
        <w:t>: 305–308.</w:t>
      </w:r>
    </w:p>
    <w:p w:rsidR="002A0789" w:rsidRPr="002A0789" w:rsidRDefault="002A0789" w:rsidP="002A0789">
      <w:pPr>
        <w:jc w:val="both"/>
        <w:rPr>
          <w:rFonts w:ascii="Cambria" w:hAnsi="Cambria"/>
          <w:noProof/>
        </w:rPr>
      </w:pPr>
      <w:r w:rsidRPr="002A0789">
        <w:rPr>
          <w:rFonts w:ascii="Cambria" w:hAnsi="Cambria"/>
          <w:noProof/>
        </w:rPr>
        <w:t xml:space="preserve">Furuta, RA, Wild, CT, Weng, Y, Weiss, CD (1998) Capture of an early fusion-active conformation of HIV-1 gp41. </w:t>
      </w:r>
      <w:r w:rsidRPr="002A0789">
        <w:rPr>
          <w:rFonts w:ascii="Cambria" w:hAnsi="Cambria"/>
          <w:i/>
          <w:noProof/>
        </w:rPr>
        <w:t>Nature Structural &amp; Molecular Biology</w:t>
      </w:r>
      <w:r w:rsidRPr="002A0789">
        <w:rPr>
          <w:rFonts w:ascii="Cambria" w:hAnsi="Cambria"/>
          <w:noProof/>
        </w:rPr>
        <w:t xml:space="preserve"> </w:t>
      </w:r>
      <w:r w:rsidRPr="002A0789">
        <w:rPr>
          <w:rFonts w:ascii="Cambria" w:hAnsi="Cambria"/>
          <w:b/>
          <w:noProof/>
        </w:rPr>
        <w:t>5</w:t>
      </w:r>
      <w:r w:rsidRPr="002A0789">
        <w:rPr>
          <w:rFonts w:ascii="Cambria" w:hAnsi="Cambria"/>
          <w:noProof/>
        </w:rPr>
        <w:t>: 276-279.</w:t>
      </w:r>
    </w:p>
    <w:p w:rsidR="002A0789" w:rsidRPr="002A0789" w:rsidRDefault="002A0789" w:rsidP="002A0789">
      <w:pPr>
        <w:jc w:val="both"/>
        <w:rPr>
          <w:rFonts w:ascii="Cambria" w:hAnsi="Cambria"/>
          <w:noProof/>
        </w:rPr>
      </w:pPr>
      <w:r w:rsidRPr="002A0789">
        <w:rPr>
          <w:rFonts w:ascii="Cambria" w:hAnsi="Cambria"/>
          <w:noProof/>
        </w:rPr>
        <w:t xml:space="preserve">Gallo, RC, Sarin, PS, Gelmann, EP, Robert-Guroff, M, Richardson, E, Kalyanaraman, VS, Mann, D, Sidhu, GD, Stahl, RE, Zolla-Pazner, S, Leibowitch, J, Popovic, M (1983) Isolation of human T-cell leukemia virus in acquired immune deficiency syndrome (AIDS). </w:t>
      </w:r>
      <w:r w:rsidRPr="002A0789">
        <w:rPr>
          <w:rFonts w:ascii="Cambria" w:hAnsi="Cambria"/>
          <w:i/>
          <w:noProof/>
        </w:rPr>
        <w:t>Science (New York, NY)</w:t>
      </w:r>
      <w:r w:rsidRPr="002A0789">
        <w:rPr>
          <w:rFonts w:ascii="Cambria" w:hAnsi="Cambria"/>
          <w:noProof/>
        </w:rPr>
        <w:t xml:space="preserve"> </w:t>
      </w:r>
      <w:r w:rsidRPr="002A0789">
        <w:rPr>
          <w:rFonts w:ascii="Cambria" w:hAnsi="Cambria"/>
          <w:b/>
          <w:noProof/>
        </w:rPr>
        <w:t>220</w:t>
      </w:r>
      <w:r w:rsidRPr="002A0789">
        <w:rPr>
          <w:rFonts w:ascii="Cambria" w:hAnsi="Cambria"/>
          <w:noProof/>
        </w:rPr>
        <w:t>: 865-867.</w:t>
      </w:r>
    </w:p>
    <w:p w:rsidR="002A0789" w:rsidRPr="002A0789" w:rsidRDefault="002A0789" w:rsidP="002A0789">
      <w:pPr>
        <w:jc w:val="both"/>
        <w:rPr>
          <w:rFonts w:ascii="Cambria" w:hAnsi="Cambria"/>
          <w:noProof/>
        </w:rPr>
      </w:pPr>
      <w:r w:rsidRPr="002A0789">
        <w:rPr>
          <w:rFonts w:ascii="Cambria" w:hAnsi="Cambria"/>
          <w:noProof/>
        </w:rPr>
        <w:t xml:space="preserve">Ganser-Pornillos, BK, von Schwedler, UK, Stray, KM, Aiken, C, Sundquist, WI (2004) Assembly properties of the human immunodeficiency virus type 1 CA protein.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78</w:t>
      </w:r>
      <w:r w:rsidRPr="002A0789">
        <w:rPr>
          <w:rFonts w:ascii="Cambria" w:hAnsi="Cambria"/>
          <w:noProof/>
        </w:rPr>
        <w:t>: 2545-2552.</w:t>
      </w:r>
    </w:p>
    <w:p w:rsidR="002A0789" w:rsidRPr="002A0789" w:rsidRDefault="002A0789" w:rsidP="002A0789">
      <w:pPr>
        <w:jc w:val="both"/>
        <w:rPr>
          <w:rFonts w:ascii="Cambria" w:hAnsi="Cambria"/>
          <w:noProof/>
        </w:rPr>
      </w:pPr>
      <w:r w:rsidRPr="002A0789">
        <w:rPr>
          <w:rFonts w:ascii="Cambria" w:hAnsi="Cambria"/>
          <w:noProof/>
        </w:rPr>
        <w:t xml:space="preserve">Gao, F, Bailes, E, Robertson, DL, Chen, Y, Rodenburg, CM, Michael, SF, Cummins, LB, Arthur, LO, Peeters, M, Shaw, GM (1999) Origin of HIV-1 in the chimpanzee Pan troglodytes troglodytes.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397</w:t>
      </w:r>
      <w:r w:rsidRPr="002A0789">
        <w:rPr>
          <w:rFonts w:ascii="Cambria" w:hAnsi="Cambria"/>
          <w:noProof/>
        </w:rPr>
        <w:t>: 436-441.</w:t>
      </w:r>
    </w:p>
    <w:p w:rsidR="002A0789" w:rsidRPr="002A0789" w:rsidRDefault="002A0789" w:rsidP="002A0789">
      <w:pPr>
        <w:jc w:val="both"/>
        <w:rPr>
          <w:rFonts w:ascii="Cambria" w:hAnsi="Cambria"/>
          <w:noProof/>
        </w:rPr>
      </w:pPr>
      <w:r w:rsidRPr="002A0789">
        <w:rPr>
          <w:rFonts w:ascii="Cambria" w:hAnsi="Cambria"/>
          <w:noProof/>
        </w:rPr>
        <w:t xml:space="preserve">Gao, F, Vidal, N, Li, Y, Trask, SA, Chen, Y, Kostrikis, LG, Ho, DD, Kim, J, Oh, M-D, Choe, K, Salminen, M, Robertson, DL, Shaw, GM, Hahn, BH, Peeters, M (2001) Evidence of Two Distinct Subsubtypes within the HIV-1 Subtype A Radiation. </w:t>
      </w:r>
      <w:r w:rsidRPr="002A0789">
        <w:rPr>
          <w:rFonts w:ascii="Cambria" w:hAnsi="Cambria"/>
          <w:i/>
          <w:noProof/>
        </w:rPr>
        <w:t>AIDS Research and Human Retroviruses</w:t>
      </w:r>
      <w:r w:rsidRPr="002A0789">
        <w:rPr>
          <w:rFonts w:ascii="Cambria" w:hAnsi="Cambria"/>
          <w:noProof/>
        </w:rPr>
        <w:t xml:space="preserve"> </w:t>
      </w:r>
      <w:r w:rsidRPr="002A0789">
        <w:rPr>
          <w:rFonts w:ascii="Cambria" w:hAnsi="Cambria"/>
          <w:b/>
          <w:noProof/>
        </w:rPr>
        <w:t>17</w:t>
      </w:r>
      <w:r w:rsidRPr="002A0789">
        <w:rPr>
          <w:rFonts w:ascii="Cambria" w:hAnsi="Cambria"/>
          <w:noProof/>
        </w:rPr>
        <w:t>: 675-688.</w:t>
      </w:r>
    </w:p>
    <w:p w:rsidR="002A0789" w:rsidRPr="002A0789" w:rsidRDefault="002A0789" w:rsidP="002A0789">
      <w:pPr>
        <w:jc w:val="both"/>
        <w:rPr>
          <w:rFonts w:ascii="Cambria" w:hAnsi="Cambria"/>
          <w:noProof/>
        </w:rPr>
      </w:pPr>
      <w:r w:rsidRPr="002A0789">
        <w:rPr>
          <w:rFonts w:ascii="Cambria" w:hAnsi="Cambria"/>
          <w:noProof/>
        </w:rPr>
        <w:t xml:space="preserve">Gao, F, Yue, L, Robertson, DL, Hill, SC, Hui, H, Biggar, RJ, Neequaye, AE, Whelan, TM, Ho, DD, Shaw, GM (1994) Genetic diversity of human immunodeficiency virus type 2: evidence for distinct sequence subtypes with differences in virus biology.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68</w:t>
      </w:r>
      <w:r w:rsidRPr="002A0789">
        <w:rPr>
          <w:rFonts w:ascii="Cambria" w:hAnsi="Cambria"/>
          <w:noProof/>
        </w:rPr>
        <w:t>: 7433–7447.</w:t>
      </w:r>
    </w:p>
    <w:p w:rsidR="002A0789" w:rsidRPr="002A0789" w:rsidRDefault="002A0789" w:rsidP="002A0789">
      <w:pPr>
        <w:jc w:val="both"/>
        <w:rPr>
          <w:rFonts w:ascii="Cambria" w:hAnsi="Cambria"/>
          <w:noProof/>
        </w:rPr>
      </w:pPr>
      <w:r w:rsidRPr="002A0789">
        <w:rPr>
          <w:rFonts w:ascii="Cambria" w:hAnsi="Cambria"/>
          <w:noProof/>
        </w:rPr>
        <w:t xml:space="preserve">Gao, F, Yue, L, White, AT, Pappas, PG, Barchue, J, Hanson, AP, Greene, BM, Sharp, PM, Shaw, GM, Hahn, BH (1992) Human infection by genetically diverse SIVSM-related HIV-2 in West Africa.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358</w:t>
      </w:r>
      <w:r w:rsidRPr="002A0789">
        <w:rPr>
          <w:rFonts w:ascii="Cambria" w:hAnsi="Cambria"/>
          <w:noProof/>
        </w:rPr>
        <w:t>: 495-499.</w:t>
      </w:r>
    </w:p>
    <w:p w:rsidR="002A0789" w:rsidRPr="002A0789" w:rsidRDefault="002A0789" w:rsidP="002A0789">
      <w:pPr>
        <w:jc w:val="both"/>
        <w:rPr>
          <w:rFonts w:ascii="Cambria" w:hAnsi="Cambria"/>
          <w:noProof/>
        </w:rPr>
      </w:pPr>
      <w:r w:rsidRPr="002A0789">
        <w:rPr>
          <w:rFonts w:ascii="Cambria" w:hAnsi="Cambria"/>
          <w:noProof/>
        </w:rPr>
        <w:t xml:space="preserve">Garcia, JV, Miller, AD (1991) Serine phosphorylation-independent downregulation of cell-surface CD4 by nef.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350</w:t>
      </w:r>
      <w:r w:rsidRPr="002A0789">
        <w:rPr>
          <w:rFonts w:ascii="Cambria" w:hAnsi="Cambria"/>
          <w:noProof/>
        </w:rPr>
        <w:t>: 508–511.</w:t>
      </w:r>
    </w:p>
    <w:p w:rsidR="002A0789" w:rsidRPr="002A0789" w:rsidRDefault="002A0789" w:rsidP="002A0789">
      <w:pPr>
        <w:jc w:val="both"/>
        <w:rPr>
          <w:rFonts w:ascii="Cambria" w:hAnsi="Cambria"/>
          <w:noProof/>
        </w:rPr>
      </w:pPr>
      <w:r w:rsidRPr="002A0789">
        <w:rPr>
          <w:rFonts w:ascii="Cambria" w:hAnsi="Cambria"/>
          <w:noProof/>
        </w:rPr>
        <w:t xml:space="preserve">Gaynor, R (1992) Cellular transcription factors involved in the regulation of HIV-1 gene expression.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6</w:t>
      </w:r>
      <w:r w:rsidRPr="002A0789">
        <w:rPr>
          <w:rFonts w:ascii="Cambria" w:hAnsi="Cambria"/>
          <w:noProof/>
        </w:rPr>
        <w:t>: 347-363.</w:t>
      </w:r>
    </w:p>
    <w:p w:rsidR="002A0789" w:rsidRPr="002A0789" w:rsidRDefault="002A0789" w:rsidP="002A0789">
      <w:pPr>
        <w:jc w:val="both"/>
        <w:rPr>
          <w:rFonts w:ascii="Cambria" w:hAnsi="Cambria"/>
          <w:noProof/>
        </w:rPr>
      </w:pPr>
      <w:r w:rsidRPr="002A0789">
        <w:rPr>
          <w:rFonts w:ascii="Cambria" w:hAnsi="Cambria"/>
          <w:noProof/>
        </w:rPr>
        <w:t xml:space="preserve">Glenn, TC (2011) Field guide to next-generation DNA sequencers. </w:t>
      </w:r>
      <w:r w:rsidRPr="002A0789">
        <w:rPr>
          <w:rFonts w:ascii="Cambria" w:hAnsi="Cambria"/>
          <w:i/>
          <w:noProof/>
        </w:rPr>
        <w:t>Mol Ecol Resour</w:t>
      </w:r>
      <w:r w:rsidRPr="002A0789">
        <w:rPr>
          <w:rFonts w:ascii="Cambria" w:hAnsi="Cambria"/>
          <w:noProof/>
        </w:rPr>
        <w:t xml:space="preserve"> </w:t>
      </w:r>
      <w:r w:rsidRPr="002A0789">
        <w:rPr>
          <w:rFonts w:ascii="Cambria" w:hAnsi="Cambria"/>
          <w:b/>
          <w:noProof/>
        </w:rPr>
        <w:t>11</w:t>
      </w:r>
      <w:r w:rsidRPr="002A0789">
        <w:rPr>
          <w:rFonts w:ascii="Cambria" w:hAnsi="Cambria"/>
          <w:noProof/>
        </w:rPr>
        <w:t>: 759-769.</w:t>
      </w:r>
    </w:p>
    <w:p w:rsidR="002A0789" w:rsidRPr="002A0789" w:rsidRDefault="002A0789" w:rsidP="002A0789">
      <w:pPr>
        <w:jc w:val="both"/>
        <w:rPr>
          <w:rFonts w:ascii="Cambria" w:hAnsi="Cambria"/>
          <w:noProof/>
        </w:rPr>
      </w:pPr>
      <w:r w:rsidRPr="002A0789">
        <w:rPr>
          <w:rFonts w:ascii="Cambria" w:hAnsi="Cambria"/>
          <w:noProof/>
        </w:rPr>
        <w:t xml:space="preserve">Goodenow, M, Huet, T, Saurin, W, Kwok, S, Sninsky, J, Wain-Hobson, S (1989) HIV-1 isolates are rapidly evolving quasispecies: evidence for viral mixtures and preferred nucleotide substitutions. </w:t>
      </w:r>
      <w:r w:rsidRPr="002A0789">
        <w:rPr>
          <w:rFonts w:ascii="Cambria" w:hAnsi="Cambria"/>
          <w:i/>
          <w:noProof/>
        </w:rPr>
        <w:t>J Acquir Immune Defic Syndr</w:t>
      </w:r>
      <w:r w:rsidRPr="002A0789">
        <w:rPr>
          <w:rFonts w:ascii="Cambria" w:hAnsi="Cambria"/>
          <w:noProof/>
        </w:rPr>
        <w:t xml:space="preserve"> </w:t>
      </w:r>
      <w:r w:rsidRPr="002A0789">
        <w:rPr>
          <w:rFonts w:ascii="Cambria" w:hAnsi="Cambria"/>
          <w:b/>
          <w:noProof/>
        </w:rPr>
        <w:t>2</w:t>
      </w:r>
      <w:r w:rsidRPr="002A0789">
        <w:rPr>
          <w:rFonts w:ascii="Cambria" w:hAnsi="Cambria"/>
          <w:noProof/>
        </w:rPr>
        <w:t>: 344-352.</w:t>
      </w:r>
    </w:p>
    <w:p w:rsidR="002A0789" w:rsidRPr="002A0789" w:rsidRDefault="002A0789" w:rsidP="002A0789">
      <w:pPr>
        <w:jc w:val="both"/>
        <w:rPr>
          <w:rFonts w:ascii="Cambria" w:hAnsi="Cambria"/>
          <w:noProof/>
        </w:rPr>
      </w:pPr>
      <w:r w:rsidRPr="002A0789">
        <w:rPr>
          <w:rFonts w:ascii="Cambria" w:hAnsi="Cambria"/>
          <w:noProof/>
        </w:rPr>
        <w:t xml:space="preserve">Gottlieb, MS, Schroff, R, Schanker, HM, Weisman, JD, Fan, PT, Wolf, RA, Saxon, A (1981) \textitPneumocystis carinii Pneumonia and Mucosal Candidiasis in Previously Healthy Homosexual Men.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305</w:t>
      </w:r>
      <w:r w:rsidRPr="002A0789">
        <w:rPr>
          <w:rFonts w:ascii="Cambria" w:hAnsi="Cambria"/>
          <w:noProof/>
        </w:rPr>
        <w:t>: 1425-1431.</w:t>
      </w:r>
    </w:p>
    <w:p w:rsidR="002A0789" w:rsidRPr="002A0789" w:rsidRDefault="002A0789" w:rsidP="002A0789">
      <w:pPr>
        <w:jc w:val="both"/>
        <w:rPr>
          <w:rFonts w:ascii="Cambria" w:hAnsi="Cambria"/>
          <w:noProof/>
        </w:rPr>
      </w:pPr>
      <w:r w:rsidRPr="002A0789">
        <w:rPr>
          <w:rFonts w:ascii="Cambria" w:hAnsi="Cambria"/>
          <w:noProof/>
        </w:rPr>
        <w:t xml:space="preserve">Göttlinger, HG, Sodroski, JG, Haseltine, WA (1989) Role of capsid precursor processing and myristoylation in morphogenesis and infectivity of human immunodeficiency virus type 1. </w:t>
      </w:r>
      <w:r w:rsidRPr="002A0789">
        <w:rPr>
          <w:rFonts w:ascii="Cambria" w:hAnsi="Cambria"/>
          <w:i/>
          <w:noProof/>
        </w:rPr>
        <w:t>Proceedings of the National Academy of Sciences</w:t>
      </w:r>
      <w:r w:rsidRPr="002A0789">
        <w:rPr>
          <w:rFonts w:ascii="Cambria" w:hAnsi="Cambria"/>
          <w:noProof/>
        </w:rPr>
        <w:t xml:space="preserve"> </w:t>
      </w:r>
      <w:r w:rsidRPr="002A0789">
        <w:rPr>
          <w:rFonts w:ascii="Cambria" w:hAnsi="Cambria"/>
          <w:b/>
          <w:noProof/>
        </w:rPr>
        <w:t>86</w:t>
      </w:r>
      <w:r w:rsidRPr="002A0789">
        <w:rPr>
          <w:rFonts w:ascii="Cambria" w:hAnsi="Cambria"/>
          <w:noProof/>
        </w:rPr>
        <w:t>: 5781-5785.</w:t>
      </w:r>
    </w:p>
    <w:p w:rsidR="002A0789" w:rsidRPr="002A0789" w:rsidRDefault="002A0789" w:rsidP="002A0789">
      <w:pPr>
        <w:jc w:val="both"/>
        <w:rPr>
          <w:rFonts w:ascii="Cambria" w:hAnsi="Cambria"/>
          <w:noProof/>
        </w:rPr>
      </w:pPr>
      <w:r w:rsidRPr="002A0789">
        <w:rPr>
          <w:rFonts w:ascii="Cambria" w:hAnsi="Cambria"/>
          <w:noProof/>
        </w:rPr>
        <w:t xml:space="preserve">Greenberg, ME, Iafrate, AJ, Skowronski, J (1998) The SH3 domain-binding surface and an acidic motif in HIV-1 Nef regulate trafficking of class I MHC complexes. </w:t>
      </w:r>
      <w:r w:rsidRPr="002A0789">
        <w:rPr>
          <w:rFonts w:ascii="Cambria" w:hAnsi="Cambria"/>
          <w:i/>
          <w:noProof/>
        </w:rPr>
        <w:t>EMBO J</w:t>
      </w:r>
      <w:r w:rsidRPr="002A0789">
        <w:rPr>
          <w:rFonts w:ascii="Cambria" w:hAnsi="Cambria"/>
          <w:noProof/>
        </w:rPr>
        <w:t xml:space="preserve"> </w:t>
      </w:r>
      <w:r w:rsidRPr="002A0789">
        <w:rPr>
          <w:rFonts w:ascii="Cambria" w:hAnsi="Cambria"/>
          <w:b/>
          <w:noProof/>
        </w:rPr>
        <w:t>17</w:t>
      </w:r>
      <w:r w:rsidRPr="002A0789">
        <w:rPr>
          <w:rFonts w:ascii="Cambria" w:hAnsi="Cambria"/>
          <w:noProof/>
        </w:rPr>
        <w:t>: 2777-2789.</w:t>
      </w:r>
    </w:p>
    <w:p w:rsidR="002A0789" w:rsidRPr="002A0789" w:rsidRDefault="002A0789" w:rsidP="002A0789">
      <w:pPr>
        <w:jc w:val="both"/>
        <w:rPr>
          <w:rFonts w:ascii="Cambria" w:hAnsi="Cambria"/>
          <w:noProof/>
        </w:rPr>
      </w:pPr>
      <w:r w:rsidRPr="002A0789">
        <w:rPr>
          <w:rFonts w:ascii="Cambria" w:hAnsi="Cambria"/>
          <w:noProof/>
        </w:rPr>
        <w:t xml:space="preserve">Gu, Z, Gao, Q, Faust, EA, Wainberg, MA (1995) Possible involvement of cell fusion and viral recombination in generation of human immunodeficiency virus variants that display dual resistance to AZT and 3TC. </w:t>
      </w:r>
      <w:r w:rsidRPr="002A0789">
        <w:rPr>
          <w:rFonts w:ascii="Cambria" w:hAnsi="Cambria"/>
          <w:i/>
          <w:noProof/>
        </w:rPr>
        <w:t>J Gen Virol</w:t>
      </w:r>
      <w:r w:rsidRPr="002A0789">
        <w:rPr>
          <w:rFonts w:ascii="Cambria" w:hAnsi="Cambria"/>
          <w:noProof/>
        </w:rPr>
        <w:t xml:space="preserve"> </w:t>
      </w:r>
      <w:r w:rsidRPr="002A0789">
        <w:rPr>
          <w:rFonts w:ascii="Cambria" w:hAnsi="Cambria"/>
          <w:b/>
          <w:noProof/>
        </w:rPr>
        <w:t>76 ( Pt 10)</w:t>
      </w:r>
      <w:r w:rsidRPr="002A0789">
        <w:rPr>
          <w:rFonts w:ascii="Cambria" w:hAnsi="Cambria"/>
          <w:noProof/>
        </w:rPr>
        <w:t>: 2601-2605.</w:t>
      </w:r>
    </w:p>
    <w:p w:rsidR="002A0789" w:rsidRPr="002A0789" w:rsidRDefault="002A0789" w:rsidP="002A0789">
      <w:pPr>
        <w:jc w:val="both"/>
        <w:rPr>
          <w:rFonts w:ascii="Cambria" w:hAnsi="Cambria"/>
          <w:noProof/>
        </w:rPr>
      </w:pPr>
      <w:r w:rsidRPr="002A0789">
        <w:rPr>
          <w:rFonts w:ascii="Cambria" w:hAnsi="Cambria"/>
          <w:noProof/>
        </w:rPr>
        <w:t xml:space="preserve">Gulick, RM, Mellors, JW, Havlir, D, Eron, JJ, Gonzalez, C, McMahon, D, Jonas, L, Meibohm, A, Holder, D, Schleif, WA, Condra, JH, Emini, EA, Isaacs, R, Chodakewitz, JA, Richman, DD (1998) Simultaneous vs sequential initiation of therapy with indinavir, zidovudine, and lamivudine for HIV-1 infection: 100-week follow-up. </w:t>
      </w:r>
      <w:r w:rsidRPr="002A0789">
        <w:rPr>
          <w:rFonts w:ascii="Cambria" w:hAnsi="Cambria"/>
          <w:i/>
          <w:noProof/>
        </w:rPr>
        <w:t>JAMA</w:t>
      </w:r>
      <w:r w:rsidRPr="002A0789">
        <w:rPr>
          <w:rFonts w:ascii="Cambria" w:hAnsi="Cambria"/>
          <w:noProof/>
        </w:rPr>
        <w:t xml:space="preserve"> </w:t>
      </w:r>
      <w:r w:rsidRPr="002A0789">
        <w:rPr>
          <w:rFonts w:ascii="Cambria" w:hAnsi="Cambria"/>
          <w:b/>
          <w:noProof/>
        </w:rPr>
        <w:t>280</w:t>
      </w:r>
      <w:r w:rsidRPr="002A0789">
        <w:rPr>
          <w:rFonts w:ascii="Cambria" w:hAnsi="Cambria"/>
          <w:noProof/>
        </w:rPr>
        <w:t>: 35-41.</w:t>
      </w:r>
    </w:p>
    <w:p w:rsidR="002A0789" w:rsidRPr="002A0789" w:rsidRDefault="002A0789" w:rsidP="002A0789">
      <w:pPr>
        <w:jc w:val="both"/>
        <w:rPr>
          <w:rFonts w:ascii="Cambria" w:hAnsi="Cambria"/>
          <w:noProof/>
        </w:rPr>
      </w:pPr>
      <w:r w:rsidRPr="002A0789">
        <w:rPr>
          <w:rFonts w:ascii="Cambria" w:hAnsi="Cambria"/>
          <w:noProof/>
        </w:rPr>
        <w:t xml:space="preserve">Gulick, RM, Mellors, JW, Havlir, D, Eron, JJ, Gonzalez, C, McMahon, D, Richman, DD, Valentine, FT, Jonas, L, Meibohm, A, Emini, EA, Chodakewitz, JA, Deutsch, P, Holder, D, Schleif, WA, Condra, JH (1997) Treatment with Indinavir, Zidovudine, and Lamivudine in Adults with Human Immunodeficiency Virus Infection and Prior Antiretroviral Therapy.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337</w:t>
      </w:r>
      <w:r w:rsidRPr="002A0789">
        <w:rPr>
          <w:rFonts w:ascii="Cambria" w:hAnsi="Cambria"/>
          <w:noProof/>
        </w:rPr>
        <w:t>: 734-739.</w:t>
      </w:r>
    </w:p>
    <w:p w:rsidR="002A0789" w:rsidRPr="002A0789" w:rsidRDefault="002A0789" w:rsidP="002A0789">
      <w:pPr>
        <w:jc w:val="both"/>
        <w:rPr>
          <w:rFonts w:ascii="Cambria" w:hAnsi="Cambria"/>
          <w:noProof/>
        </w:rPr>
      </w:pPr>
      <w:r w:rsidRPr="002A0789">
        <w:rPr>
          <w:rFonts w:ascii="Cambria" w:hAnsi="Cambria"/>
          <w:noProof/>
        </w:rPr>
        <w:t xml:space="preserve">Gulick, RM, Mellors, JW, Havlir, D, Eron, JJ, Meibohm, A, Condra, JH, Valentine, FT, McMahon, D, Gonzalez, C, Jonas, L (2000) 3-year suppression of HIV viremia with indinavir, zidovudine, and lamivudine. </w:t>
      </w:r>
      <w:r w:rsidRPr="002A0789">
        <w:rPr>
          <w:rFonts w:ascii="Cambria" w:hAnsi="Cambria"/>
          <w:i/>
          <w:noProof/>
        </w:rPr>
        <w:t>Annals of internal medicine</w:t>
      </w:r>
      <w:r w:rsidRPr="002A0789">
        <w:rPr>
          <w:rFonts w:ascii="Cambria" w:hAnsi="Cambria"/>
          <w:noProof/>
        </w:rPr>
        <w:t xml:space="preserve"> </w:t>
      </w:r>
      <w:r w:rsidRPr="002A0789">
        <w:rPr>
          <w:rFonts w:ascii="Cambria" w:hAnsi="Cambria"/>
          <w:b/>
          <w:noProof/>
        </w:rPr>
        <w:t>133</w:t>
      </w:r>
      <w:r w:rsidRPr="002A0789">
        <w:rPr>
          <w:rFonts w:ascii="Cambria" w:hAnsi="Cambria"/>
          <w:noProof/>
        </w:rPr>
        <w:t>: 35-39.</w:t>
      </w:r>
    </w:p>
    <w:p w:rsidR="002A0789" w:rsidRPr="002A0789" w:rsidRDefault="002A0789" w:rsidP="002A0789">
      <w:pPr>
        <w:jc w:val="both"/>
        <w:rPr>
          <w:rFonts w:ascii="Cambria" w:hAnsi="Cambria"/>
          <w:noProof/>
        </w:rPr>
      </w:pPr>
      <w:r w:rsidRPr="002A0789">
        <w:rPr>
          <w:rFonts w:ascii="Cambria" w:hAnsi="Cambria"/>
          <w:noProof/>
        </w:rPr>
        <w:t xml:space="preserve">Gürtler, L (2004) [Zoonotic infections stimulation]. </w:t>
      </w:r>
      <w:r w:rsidRPr="002A0789">
        <w:rPr>
          <w:rFonts w:ascii="Cambria" w:hAnsi="Cambria"/>
          <w:i/>
          <w:noProof/>
        </w:rPr>
        <w:t>Bundesgesundheitsblatt, Gesundheitsforschung, Gesundheitsschutz</w:t>
      </w:r>
      <w:r w:rsidRPr="002A0789">
        <w:rPr>
          <w:rFonts w:ascii="Cambria" w:hAnsi="Cambria"/>
          <w:noProof/>
        </w:rPr>
        <w:t xml:space="preserve"> </w:t>
      </w:r>
      <w:r w:rsidRPr="002A0789">
        <w:rPr>
          <w:rFonts w:ascii="Cambria" w:hAnsi="Cambria"/>
          <w:b/>
          <w:noProof/>
        </w:rPr>
        <w:t>47</w:t>
      </w:r>
      <w:r w:rsidRPr="002A0789">
        <w:rPr>
          <w:rFonts w:ascii="Cambria" w:hAnsi="Cambria"/>
          <w:noProof/>
        </w:rPr>
        <w:t>: 609-610.</w:t>
      </w:r>
    </w:p>
    <w:p w:rsidR="002A0789" w:rsidRPr="002A0789" w:rsidRDefault="002A0789" w:rsidP="002A0789">
      <w:pPr>
        <w:jc w:val="both"/>
        <w:rPr>
          <w:rFonts w:ascii="Cambria" w:hAnsi="Cambria"/>
          <w:noProof/>
        </w:rPr>
      </w:pPr>
      <w:r w:rsidRPr="002A0789">
        <w:rPr>
          <w:rFonts w:ascii="Cambria" w:hAnsi="Cambria"/>
          <w:noProof/>
        </w:rPr>
        <w:t xml:space="preserve">Haase, AT Targeting early infection to prevent HIV-1 mucosal transmission.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464</w:t>
      </w:r>
      <w:r w:rsidRPr="002A0789">
        <w:rPr>
          <w:rFonts w:ascii="Cambria" w:hAnsi="Cambria"/>
          <w:noProof/>
        </w:rPr>
        <w:t>: 217-223.</w:t>
      </w:r>
    </w:p>
    <w:p w:rsidR="002A0789" w:rsidRPr="002A0789" w:rsidRDefault="002A0789" w:rsidP="002A0789">
      <w:pPr>
        <w:jc w:val="both"/>
        <w:rPr>
          <w:rFonts w:ascii="Cambria" w:hAnsi="Cambria"/>
          <w:noProof/>
        </w:rPr>
      </w:pPr>
      <w:r w:rsidRPr="002A0789">
        <w:rPr>
          <w:rFonts w:ascii="Cambria" w:hAnsi="Cambria"/>
          <w:noProof/>
        </w:rPr>
        <w:t xml:space="preserve">Hahn, BH, Shaw, GM, De, KM, Sharp, PM (2000) AIDS as a zoonosis: scientific and public health implications.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287</w:t>
      </w:r>
      <w:r w:rsidRPr="002A0789">
        <w:rPr>
          <w:rFonts w:ascii="Cambria" w:hAnsi="Cambria"/>
          <w:noProof/>
        </w:rPr>
        <w:t>: 607–614.</w:t>
      </w:r>
    </w:p>
    <w:p w:rsidR="002A0789" w:rsidRPr="002A0789" w:rsidRDefault="002A0789" w:rsidP="002A0789">
      <w:pPr>
        <w:jc w:val="both"/>
        <w:rPr>
          <w:rFonts w:ascii="Cambria" w:hAnsi="Cambria"/>
          <w:noProof/>
        </w:rPr>
      </w:pPr>
      <w:r w:rsidRPr="002A0789">
        <w:rPr>
          <w:rFonts w:ascii="Cambria" w:hAnsi="Cambria"/>
          <w:noProof/>
        </w:rPr>
        <w:t xml:space="preserve">Hammer, SM, Eron, JJ, Jr., Reiss, P, Schooley, RT, Thompson, MA, Walmsley, S, Cahn, P, Fischl, MA, Gatell, JM, Hirsch, MS, Jacobsen, DM, Montaner, JS, Richman, DD, Yeni, PG, Volberding, PA (2008) Antiretroviral treatment of adult HIV infection: 2008 recommendations of the International AIDS Society-USA panel. </w:t>
      </w:r>
      <w:r w:rsidRPr="002A0789">
        <w:rPr>
          <w:rFonts w:ascii="Cambria" w:hAnsi="Cambria"/>
          <w:i/>
          <w:noProof/>
        </w:rPr>
        <w:t>JAMA</w:t>
      </w:r>
      <w:r w:rsidRPr="002A0789">
        <w:rPr>
          <w:rFonts w:ascii="Cambria" w:hAnsi="Cambria"/>
          <w:noProof/>
        </w:rPr>
        <w:t xml:space="preserve"> </w:t>
      </w:r>
      <w:r w:rsidRPr="002A0789">
        <w:rPr>
          <w:rFonts w:ascii="Cambria" w:hAnsi="Cambria"/>
          <w:b/>
          <w:noProof/>
        </w:rPr>
        <w:t>300</w:t>
      </w:r>
      <w:r w:rsidRPr="002A0789">
        <w:rPr>
          <w:rFonts w:ascii="Cambria" w:hAnsi="Cambria"/>
          <w:noProof/>
        </w:rPr>
        <w:t>: 555-570.</w:t>
      </w:r>
    </w:p>
    <w:p w:rsidR="002A0789" w:rsidRPr="002A0789" w:rsidRDefault="002A0789" w:rsidP="002A0789">
      <w:pPr>
        <w:jc w:val="both"/>
        <w:rPr>
          <w:rFonts w:ascii="Cambria" w:hAnsi="Cambria"/>
          <w:noProof/>
        </w:rPr>
      </w:pPr>
      <w:r w:rsidRPr="002A0789">
        <w:rPr>
          <w:rFonts w:ascii="Cambria" w:hAnsi="Cambria"/>
          <w:noProof/>
        </w:rPr>
        <w:t xml:space="preserve">Hammer, SM, Katzenstein, DA, Hughes, MD, Gundacker, H, Schooley, RT, Haubrich, RH, Henry, WK, Lederman, MM, Phair, JP, Niu, M, Hirsch, MS, Merigan, TC (1996) A trial comparing nucleoside monotherapy with combination therapy in HIV-infected adults with CD4 cell counts from 200 to 500 per cubic millimeter. AIDS Clinical Trials Group Study 175 Study Team.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335</w:t>
      </w:r>
      <w:r w:rsidRPr="002A0789">
        <w:rPr>
          <w:rFonts w:ascii="Cambria" w:hAnsi="Cambria"/>
          <w:noProof/>
        </w:rPr>
        <w:t>: 1081-1090.</w:t>
      </w:r>
    </w:p>
    <w:p w:rsidR="002A0789" w:rsidRPr="002A0789" w:rsidRDefault="002A0789" w:rsidP="002A0789">
      <w:pPr>
        <w:jc w:val="both"/>
        <w:rPr>
          <w:rFonts w:ascii="Cambria" w:hAnsi="Cambria"/>
          <w:noProof/>
        </w:rPr>
      </w:pPr>
      <w:r w:rsidRPr="002A0789">
        <w:rPr>
          <w:rFonts w:ascii="Cambria" w:hAnsi="Cambria"/>
          <w:noProof/>
        </w:rPr>
        <w:t xml:space="preserve">Hammer, SM, Squires, KE, Hughes, MD, Grimes, JM, Demeter, LM, Currier, JS, Eron, JJ, Feinberg, JE, Balfour, HH, Deyton, LR, Chodakewitz, JA, Fischl, MA, Phair, JP, Pedneault, L, Nguyen, B-Y, Cook, JC (1997) A Controlled Trial of Two Nucleoside Analogues plus Indinavir in Persons with Human Immunodeficiency Virus Infection and CD4 Cell Counts of 200 per Cubic Millimeter or Less.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337</w:t>
      </w:r>
      <w:r w:rsidRPr="002A0789">
        <w:rPr>
          <w:rFonts w:ascii="Cambria" w:hAnsi="Cambria"/>
          <w:noProof/>
        </w:rPr>
        <w:t>: 725-733.</w:t>
      </w:r>
    </w:p>
    <w:p w:rsidR="002A0789" w:rsidRPr="002A0789" w:rsidRDefault="002A0789" w:rsidP="002A0789">
      <w:pPr>
        <w:jc w:val="both"/>
        <w:rPr>
          <w:rFonts w:ascii="Cambria" w:hAnsi="Cambria"/>
          <w:noProof/>
        </w:rPr>
      </w:pPr>
      <w:r w:rsidRPr="002A0789">
        <w:rPr>
          <w:rFonts w:ascii="Cambria" w:hAnsi="Cambria"/>
          <w:noProof/>
        </w:rPr>
        <w:t xml:space="preserve">Hanna, GJ, D'Aquila, RT (2001) Clinical use of genotypic and phenotypic drug resistance testing to monitor antiretroviral chemotherapy. </w:t>
      </w:r>
      <w:r w:rsidRPr="002A0789">
        <w:rPr>
          <w:rFonts w:ascii="Cambria" w:hAnsi="Cambria"/>
          <w:i/>
          <w:noProof/>
        </w:rPr>
        <w:t>Clin Infect Dis</w:t>
      </w:r>
      <w:r w:rsidRPr="002A0789">
        <w:rPr>
          <w:rFonts w:ascii="Cambria" w:hAnsi="Cambria"/>
          <w:noProof/>
        </w:rPr>
        <w:t xml:space="preserve"> </w:t>
      </w:r>
      <w:r w:rsidRPr="002A0789">
        <w:rPr>
          <w:rFonts w:ascii="Cambria" w:hAnsi="Cambria"/>
          <w:b/>
          <w:noProof/>
        </w:rPr>
        <w:t>32</w:t>
      </w:r>
      <w:r w:rsidRPr="002A0789">
        <w:rPr>
          <w:rFonts w:ascii="Cambria" w:hAnsi="Cambria"/>
          <w:noProof/>
        </w:rPr>
        <w:t>: 774-782.</w:t>
      </w:r>
    </w:p>
    <w:p w:rsidR="002A0789" w:rsidRPr="002A0789" w:rsidRDefault="002A0789" w:rsidP="002A0789">
      <w:pPr>
        <w:jc w:val="both"/>
        <w:rPr>
          <w:rFonts w:ascii="Cambria" w:hAnsi="Cambria"/>
          <w:noProof/>
        </w:rPr>
      </w:pPr>
      <w:r w:rsidRPr="002A0789">
        <w:rPr>
          <w:rFonts w:ascii="Cambria" w:hAnsi="Cambria"/>
          <w:noProof/>
        </w:rPr>
        <w:t xml:space="preserve">Hanna, GJ, Johnson, VA, Kuritzkes, DR, Richman, DD, Brown, AJ, Savara, AV, Hazelwood, JD, D'Aquila, RT (2000) Patterns of resistance mutations selected by treatment of human immunodeficiency virus type 1 infection with zidovudine, didanosine, and nevirapine.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181</w:t>
      </w:r>
      <w:r w:rsidRPr="002A0789">
        <w:rPr>
          <w:rFonts w:ascii="Cambria" w:hAnsi="Cambria"/>
          <w:noProof/>
        </w:rPr>
        <w:t>: 904-911.</w:t>
      </w:r>
    </w:p>
    <w:p w:rsidR="002A0789" w:rsidRPr="002A0789" w:rsidRDefault="002A0789" w:rsidP="002A0789">
      <w:pPr>
        <w:jc w:val="both"/>
        <w:rPr>
          <w:rFonts w:ascii="Cambria" w:hAnsi="Cambria"/>
          <w:noProof/>
        </w:rPr>
      </w:pPr>
      <w:r w:rsidRPr="002A0789">
        <w:rPr>
          <w:rFonts w:ascii="Cambria" w:hAnsi="Cambria"/>
          <w:noProof/>
        </w:rPr>
        <w:t xml:space="preserve">Havlir, DV, Marschner, IC, Hirsch, MS, Collier, AC, Tebas, P, Bassett, RL, Ioannidis, JP, Holohan, MK, Leavitt, R, Boone, G, Richman, DD (1998) Maintenance antiretroviral therapies in HIV infected patients with undetectable plasma HIV RNA after triple-drug therapy. AIDS Clinical Trials Group Study 343 Team.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339</w:t>
      </w:r>
      <w:r w:rsidRPr="002A0789">
        <w:rPr>
          <w:rFonts w:ascii="Cambria" w:hAnsi="Cambria"/>
          <w:noProof/>
        </w:rPr>
        <w:t>: 1261-1268.</w:t>
      </w:r>
    </w:p>
    <w:p w:rsidR="002A0789" w:rsidRPr="002A0789" w:rsidRDefault="002A0789" w:rsidP="002A0789">
      <w:pPr>
        <w:jc w:val="both"/>
        <w:rPr>
          <w:rFonts w:ascii="Cambria" w:hAnsi="Cambria"/>
          <w:noProof/>
        </w:rPr>
      </w:pPr>
      <w:r w:rsidRPr="002A0789">
        <w:rPr>
          <w:rFonts w:ascii="Cambria" w:hAnsi="Cambria"/>
          <w:noProof/>
        </w:rPr>
        <w:t xml:space="preserve">Hazuda, DJ, Anthony, NJ, Gomez, RP, Jolly, SM, Wai, JS, Zhuang, L, Fisher, TE, Embrey, M, Guare, JP, Egbertson, MS, Vacca, JP, Huff, JR, Felock, PJ, Witmer, MV, Stillmock, KA, Danovich, R, Grobler, J, Miller, MD, Espeseth, AS, Jin, L, Chen, I-W, Lin, JH, Kassahun, K, Ellis, JD, Wong, BK, Xu, W, Pearson, PG, Schleif, WA, Cortese, R, Emini, E, Summa, V, Holloway, MK, Young, SD (2004) A naphthyridine carboxamide provides evidence for discordant resistance between mechanistically identical inhibitors of HIV-1 integrase. </w:t>
      </w:r>
      <w:r w:rsidRPr="002A0789">
        <w:rPr>
          <w:rFonts w:ascii="Cambria" w:hAnsi="Cambria"/>
          <w:i/>
          <w:noProof/>
        </w:rPr>
        <w:t>Proceedings of the National Academy of Sciences of the United States of America</w:t>
      </w:r>
      <w:r w:rsidRPr="002A0789">
        <w:rPr>
          <w:rFonts w:ascii="Cambria" w:hAnsi="Cambria"/>
          <w:noProof/>
        </w:rPr>
        <w:t xml:space="preserve"> </w:t>
      </w:r>
      <w:r w:rsidRPr="002A0789">
        <w:rPr>
          <w:rFonts w:ascii="Cambria" w:hAnsi="Cambria"/>
          <w:b/>
          <w:noProof/>
        </w:rPr>
        <w:t>101</w:t>
      </w:r>
      <w:r w:rsidRPr="002A0789">
        <w:rPr>
          <w:rFonts w:ascii="Cambria" w:hAnsi="Cambria"/>
          <w:noProof/>
        </w:rPr>
        <w:t>: 11233-11238.</w:t>
      </w:r>
    </w:p>
    <w:p w:rsidR="002A0789" w:rsidRPr="002A0789" w:rsidRDefault="002A0789" w:rsidP="002A0789">
      <w:pPr>
        <w:jc w:val="both"/>
        <w:rPr>
          <w:rFonts w:ascii="Cambria" w:hAnsi="Cambria"/>
          <w:noProof/>
        </w:rPr>
      </w:pPr>
      <w:r w:rsidRPr="002A0789">
        <w:rPr>
          <w:rFonts w:ascii="Cambria" w:hAnsi="Cambria"/>
          <w:noProof/>
        </w:rPr>
        <w:t xml:space="preserve">He, J, Choe, S, Walker, R, Marzio, PD, Morgan, DO, Landau, NR (1995) Human immunodeficiency virus type 1 viral protein R (Vpr) arrests cells in the G2 phase of the cell cycle by inhibiting p34cdc2 activity.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69</w:t>
      </w:r>
      <w:r w:rsidRPr="002A0789">
        <w:rPr>
          <w:rFonts w:ascii="Cambria" w:hAnsi="Cambria"/>
          <w:noProof/>
        </w:rPr>
        <w:t>: 6705-6711.</w:t>
      </w:r>
    </w:p>
    <w:p w:rsidR="002A0789" w:rsidRPr="002A0789" w:rsidRDefault="002A0789" w:rsidP="002A0789">
      <w:pPr>
        <w:jc w:val="both"/>
        <w:rPr>
          <w:rFonts w:ascii="Cambria" w:hAnsi="Cambria"/>
          <w:noProof/>
        </w:rPr>
      </w:pPr>
      <w:r w:rsidRPr="002A0789">
        <w:rPr>
          <w:rFonts w:ascii="Cambria" w:hAnsi="Cambria"/>
          <w:noProof/>
        </w:rPr>
        <w:t xml:space="preserve">He, N, Zhou, Q New insights into the control of HIV-1 transcription: when Tat meets the 7SK snRNP and super elongation complex (SEC). </w:t>
      </w:r>
      <w:r w:rsidRPr="002A0789">
        <w:rPr>
          <w:rFonts w:ascii="Cambria" w:hAnsi="Cambria"/>
          <w:i/>
          <w:noProof/>
        </w:rPr>
        <w:t>J Neuroimmune Pharmacol</w:t>
      </w:r>
      <w:r w:rsidRPr="002A0789">
        <w:rPr>
          <w:rFonts w:ascii="Cambria" w:hAnsi="Cambria"/>
          <w:noProof/>
        </w:rPr>
        <w:t xml:space="preserve"> </w:t>
      </w:r>
      <w:r w:rsidRPr="002A0789">
        <w:rPr>
          <w:rFonts w:ascii="Cambria" w:hAnsi="Cambria"/>
          <w:b/>
          <w:noProof/>
        </w:rPr>
        <w:t>6</w:t>
      </w:r>
      <w:r w:rsidRPr="002A0789">
        <w:rPr>
          <w:rFonts w:ascii="Cambria" w:hAnsi="Cambria"/>
          <w:noProof/>
        </w:rPr>
        <w:t>: 260-268.</w:t>
      </w:r>
    </w:p>
    <w:p w:rsidR="002A0789" w:rsidRPr="002A0789" w:rsidRDefault="002A0789" w:rsidP="002A0789">
      <w:pPr>
        <w:jc w:val="both"/>
        <w:rPr>
          <w:rFonts w:ascii="Cambria" w:hAnsi="Cambria"/>
          <w:noProof/>
        </w:rPr>
      </w:pPr>
      <w:r w:rsidRPr="002A0789">
        <w:rPr>
          <w:rFonts w:ascii="Cambria" w:hAnsi="Cambria"/>
          <w:noProof/>
        </w:rPr>
        <w:t xml:space="preserve">Hemelaar, J, Gouws, E, Ghys, PD, Osmanov, S (2006) Global and regional distribution of HIV-1 genetic subtypes and recombinants in 2004. </w:t>
      </w:r>
      <w:r w:rsidRPr="002A0789">
        <w:rPr>
          <w:rFonts w:ascii="Cambria" w:hAnsi="Cambria"/>
          <w:i/>
          <w:noProof/>
        </w:rPr>
        <w:t>AIDS</w:t>
      </w:r>
      <w:r w:rsidRPr="002A0789">
        <w:rPr>
          <w:rFonts w:ascii="Cambria" w:hAnsi="Cambria"/>
          <w:noProof/>
        </w:rPr>
        <w:t xml:space="preserve"> </w:t>
      </w:r>
      <w:r w:rsidRPr="002A0789">
        <w:rPr>
          <w:rFonts w:ascii="Cambria" w:hAnsi="Cambria"/>
          <w:b/>
          <w:noProof/>
        </w:rPr>
        <w:t>20</w:t>
      </w:r>
      <w:r w:rsidRPr="002A0789">
        <w:rPr>
          <w:rFonts w:ascii="Cambria" w:hAnsi="Cambria"/>
          <w:noProof/>
        </w:rPr>
        <w:t>: W13-W23.</w:t>
      </w:r>
    </w:p>
    <w:p w:rsidR="002A0789" w:rsidRPr="002A0789" w:rsidRDefault="002A0789" w:rsidP="002A0789">
      <w:pPr>
        <w:jc w:val="both"/>
        <w:rPr>
          <w:rFonts w:ascii="Cambria" w:hAnsi="Cambria"/>
          <w:noProof/>
        </w:rPr>
      </w:pPr>
      <w:r w:rsidRPr="002A0789">
        <w:rPr>
          <w:rFonts w:ascii="Cambria" w:hAnsi="Cambria"/>
          <w:noProof/>
        </w:rPr>
        <w:t xml:space="preserve">Hertogs, K, de Bethune, MP, Miller, V, Ivens, T, Schel, P, Van Cauwenberge, A, Van Den Eynde, C, Van Gerwen, V, Azijn, H, Van Houtte, M, Peeters, F, Staszewski, S, Conant, M, Bloor, S, Kemp, S, Larder, B, Pauwels, R (1998) A rapid method for simultaneous detection of phenotypic resistance to inhibitors of protease and reverse transcriptase in recombinant human immunodeficiency virus type 1 isolates from patients treated with antiretroviral drugs. </w:t>
      </w:r>
      <w:r w:rsidRPr="002A0789">
        <w:rPr>
          <w:rFonts w:ascii="Cambria" w:hAnsi="Cambria"/>
          <w:i/>
          <w:noProof/>
        </w:rPr>
        <w:t>Antimicrob Agents Chemother</w:t>
      </w:r>
      <w:r w:rsidRPr="002A0789">
        <w:rPr>
          <w:rFonts w:ascii="Cambria" w:hAnsi="Cambria"/>
          <w:noProof/>
        </w:rPr>
        <w:t xml:space="preserve"> </w:t>
      </w:r>
      <w:r w:rsidRPr="002A0789">
        <w:rPr>
          <w:rFonts w:ascii="Cambria" w:hAnsi="Cambria"/>
          <w:b/>
          <w:noProof/>
        </w:rPr>
        <w:t>42</w:t>
      </w:r>
      <w:r w:rsidRPr="002A0789">
        <w:rPr>
          <w:rFonts w:ascii="Cambria" w:hAnsi="Cambria"/>
          <w:noProof/>
        </w:rPr>
        <w:t>: 269-276.</w:t>
      </w:r>
    </w:p>
    <w:p w:rsidR="002A0789" w:rsidRPr="002A0789" w:rsidRDefault="002A0789" w:rsidP="002A0789">
      <w:pPr>
        <w:jc w:val="both"/>
        <w:rPr>
          <w:rFonts w:ascii="Cambria" w:hAnsi="Cambria"/>
          <w:noProof/>
        </w:rPr>
      </w:pPr>
      <w:r w:rsidRPr="002A0789">
        <w:rPr>
          <w:rFonts w:ascii="Cambria" w:hAnsi="Cambria"/>
          <w:noProof/>
        </w:rPr>
        <w:t xml:space="preserve">Himmel, DM, Sarafianos, SG, Dharmasena, S, Hossain, MM, McCoy-Simandle, K, Ilina, T, Clark, AD, Jr., Knight, JL, Julias, JG, Clark, PK, Krogh-Jespersen, K, Levy, RM, Hughes, SH, Parniak, MA, Arnold, E (2006) HIV-1 reverse transcriptase structure with RNase H inhibitor dihydroxy benzoyl naphthyl hydrazone bound at a novel site. </w:t>
      </w:r>
      <w:r w:rsidRPr="002A0789">
        <w:rPr>
          <w:rFonts w:ascii="Cambria" w:hAnsi="Cambria"/>
          <w:i/>
          <w:noProof/>
        </w:rPr>
        <w:t>ACS Chem Biol</w:t>
      </w:r>
      <w:r w:rsidRPr="002A0789">
        <w:rPr>
          <w:rFonts w:ascii="Cambria" w:hAnsi="Cambria"/>
          <w:noProof/>
        </w:rPr>
        <w:t xml:space="preserve"> </w:t>
      </w:r>
      <w:r w:rsidRPr="002A0789">
        <w:rPr>
          <w:rFonts w:ascii="Cambria" w:hAnsi="Cambria"/>
          <w:b/>
          <w:noProof/>
        </w:rPr>
        <w:t>1</w:t>
      </w:r>
      <w:r w:rsidRPr="002A0789">
        <w:rPr>
          <w:rFonts w:ascii="Cambria" w:hAnsi="Cambria"/>
          <w:noProof/>
        </w:rPr>
        <w:t>: 702-712.</w:t>
      </w:r>
    </w:p>
    <w:p w:rsidR="002A0789" w:rsidRPr="002A0789" w:rsidRDefault="002A0789" w:rsidP="002A0789">
      <w:pPr>
        <w:jc w:val="both"/>
        <w:rPr>
          <w:rFonts w:ascii="Cambria" w:hAnsi="Cambria"/>
          <w:noProof/>
        </w:rPr>
      </w:pPr>
      <w:r w:rsidRPr="002A0789">
        <w:rPr>
          <w:rFonts w:ascii="Cambria" w:hAnsi="Cambria"/>
          <w:noProof/>
        </w:rPr>
        <w:t xml:space="preserve">Hirsch MS, B-VF (2000) Antiretroviral drug resistance testing in adult hiv-1 infection: Recommendations of an international aids society–usa panel. </w:t>
      </w:r>
      <w:r w:rsidRPr="002A0789">
        <w:rPr>
          <w:rFonts w:ascii="Cambria" w:hAnsi="Cambria"/>
          <w:i/>
          <w:noProof/>
        </w:rPr>
        <w:t>JAMA</w:t>
      </w:r>
      <w:r w:rsidRPr="002A0789">
        <w:rPr>
          <w:rFonts w:ascii="Cambria" w:hAnsi="Cambria"/>
          <w:noProof/>
        </w:rPr>
        <w:t xml:space="preserve"> </w:t>
      </w:r>
      <w:r w:rsidRPr="002A0789">
        <w:rPr>
          <w:rFonts w:ascii="Cambria" w:hAnsi="Cambria"/>
          <w:b/>
          <w:noProof/>
        </w:rPr>
        <w:t>283</w:t>
      </w:r>
      <w:r w:rsidRPr="002A0789">
        <w:rPr>
          <w:rFonts w:ascii="Cambria" w:hAnsi="Cambria"/>
          <w:noProof/>
        </w:rPr>
        <w:t>: 2417-2426.</w:t>
      </w:r>
    </w:p>
    <w:p w:rsidR="002A0789" w:rsidRPr="002A0789" w:rsidRDefault="002A0789" w:rsidP="002A0789">
      <w:pPr>
        <w:jc w:val="both"/>
        <w:rPr>
          <w:rFonts w:ascii="Cambria" w:hAnsi="Cambria"/>
          <w:noProof/>
        </w:rPr>
      </w:pPr>
      <w:r w:rsidRPr="002A0789">
        <w:rPr>
          <w:rFonts w:ascii="Cambria" w:hAnsi="Cambria"/>
          <w:noProof/>
        </w:rPr>
        <w:t>Hirsch, VM, Olmsted, RA, Murphey-Corb, M, Purcell, RH, Johnson, PR (1989) An African primate lentivirus (SIVsmclosely related to HIV-2.</w:t>
      </w:r>
    </w:p>
    <w:p w:rsidR="002A0789" w:rsidRPr="002A0789" w:rsidRDefault="002A0789" w:rsidP="002A0789">
      <w:pPr>
        <w:jc w:val="both"/>
        <w:rPr>
          <w:rFonts w:ascii="Cambria" w:hAnsi="Cambria"/>
          <w:noProof/>
        </w:rPr>
      </w:pPr>
      <w:r w:rsidRPr="002A0789">
        <w:rPr>
          <w:rFonts w:ascii="Cambria" w:hAnsi="Cambria"/>
          <w:noProof/>
        </w:rPr>
        <w:t xml:space="preserve">Ho, DD, Bieniasz, PD (2008) HIV-1 at 25. </w:t>
      </w:r>
      <w:r w:rsidRPr="002A0789">
        <w:rPr>
          <w:rFonts w:ascii="Cambria" w:hAnsi="Cambria"/>
          <w:i/>
          <w:noProof/>
        </w:rPr>
        <w:t>Cell</w:t>
      </w:r>
      <w:r w:rsidRPr="002A0789">
        <w:rPr>
          <w:rFonts w:ascii="Cambria" w:hAnsi="Cambria"/>
          <w:noProof/>
        </w:rPr>
        <w:t xml:space="preserve"> </w:t>
      </w:r>
      <w:r w:rsidRPr="002A0789">
        <w:rPr>
          <w:rFonts w:ascii="Cambria" w:hAnsi="Cambria"/>
          <w:b/>
          <w:noProof/>
        </w:rPr>
        <w:t>133</w:t>
      </w:r>
      <w:r w:rsidRPr="002A0789">
        <w:rPr>
          <w:rFonts w:ascii="Cambria" w:hAnsi="Cambria"/>
          <w:noProof/>
        </w:rPr>
        <w:t>: 561-565.</w:t>
      </w:r>
    </w:p>
    <w:p w:rsidR="002A0789" w:rsidRPr="002A0789" w:rsidRDefault="002A0789" w:rsidP="002A0789">
      <w:pPr>
        <w:jc w:val="both"/>
        <w:rPr>
          <w:rFonts w:ascii="Cambria" w:hAnsi="Cambria"/>
          <w:noProof/>
        </w:rPr>
      </w:pPr>
      <w:r w:rsidRPr="002A0789">
        <w:rPr>
          <w:rFonts w:ascii="Cambria" w:hAnsi="Cambria"/>
          <w:noProof/>
        </w:rPr>
        <w:t xml:space="preserve">Ho, DD, Neumann, AU, Perelson, AS, Chen, W, Leonard, JM, Markowitz, M (1995a) Rapid turnover of plasma virions and CD4 lymphocytes in HIV-1 infection.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373</w:t>
      </w:r>
      <w:r w:rsidRPr="002A0789">
        <w:rPr>
          <w:rFonts w:ascii="Cambria" w:hAnsi="Cambria"/>
          <w:noProof/>
        </w:rPr>
        <w:t>: 123-126.</w:t>
      </w:r>
    </w:p>
    <w:p w:rsidR="002A0789" w:rsidRPr="002A0789" w:rsidRDefault="002A0789" w:rsidP="002A0789">
      <w:pPr>
        <w:jc w:val="both"/>
        <w:rPr>
          <w:rFonts w:ascii="Cambria" w:hAnsi="Cambria"/>
          <w:noProof/>
        </w:rPr>
      </w:pPr>
      <w:r w:rsidRPr="002A0789">
        <w:rPr>
          <w:rFonts w:ascii="Cambria" w:hAnsi="Cambria"/>
          <w:noProof/>
        </w:rPr>
        <w:t xml:space="preserve">Ho, DD, Neumann, AU, Perelson, AS, Chen, W, Leonard, JM, Markowitz, M (1995b) Rapid turnover of plasma virions and CD4 lymphocytes in HIV-1 infection.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373</w:t>
      </w:r>
      <w:r w:rsidRPr="002A0789">
        <w:rPr>
          <w:rFonts w:ascii="Cambria" w:hAnsi="Cambria"/>
          <w:noProof/>
        </w:rPr>
        <w:t>: 123–126.</w:t>
      </w:r>
    </w:p>
    <w:p w:rsidR="002A0789" w:rsidRPr="002A0789" w:rsidRDefault="002A0789" w:rsidP="002A0789">
      <w:pPr>
        <w:jc w:val="both"/>
        <w:rPr>
          <w:rFonts w:ascii="Cambria" w:hAnsi="Cambria"/>
          <w:noProof/>
        </w:rPr>
      </w:pPr>
      <w:r w:rsidRPr="002A0789">
        <w:rPr>
          <w:rFonts w:ascii="Cambria" w:hAnsi="Cambria"/>
          <w:noProof/>
        </w:rPr>
        <w:t xml:space="preserve">Huang, C-c, Lam, SN, Acharya, P, Tang, M, Xiang, S-H, Hussan, SS-u, Stanfield, RL, Robinson, J, Sodroski, J, Wilson, IA, Wyatt, R, Bewley, CA, Kwong, PD (2007) Structures of the CCR5 N Terminus and of a Tyrosine-Sulfated Antibody with HIV-1 gp120 and CD4.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317</w:t>
      </w:r>
      <w:r w:rsidRPr="002A0789">
        <w:rPr>
          <w:rFonts w:ascii="Cambria" w:hAnsi="Cambria"/>
          <w:noProof/>
        </w:rPr>
        <w:t>: 1930-1934.</w:t>
      </w:r>
    </w:p>
    <w:p w:rsidR="002A0789" w:rsidRPr="002A0789" w:rsidRDefault="002A0789" w:rsidP="002A0789">
      <w:pPr>
        <w:jc w:val="both"/>
        <w:rPr>
          <w:rFonts w:ascii="Cambria" w:hAnsi="Cambria"/>
          <w:noProof/>
        </w:rPr>
      </w:pPr>
      <w:r w:rsidRPr="002A0789">
        <w:rPr>
          <w:rFonts w:ascii="Cambria" w:hAnsi="Cambria"/>
          <w:noProof/>
        </w:rPr>
        <w:t>Huet, T, Cheynier, R, Meyerhans, A, Roelants, G, Wain-Hobson, S (1990) Genetic organization of a chimpanzee lentivirus related to HIV-1.</w:t>
      </w:r>
    </w:p>
    <w:p w:rsidR="002A0789" w:rsidRPr="002A0789" w:rsidRDefault="002A0789" w:rsidP="002A0789">
      <w:pPr>
        <w:jc w:val="both"/>
        <w:rPr>
          <w:rFonts w:ascii="Cambria" w:hAnsi="Cambria"/>
          <w:noProof/>
        </w:rPr>
      </w:pPr>
      <w:r w:rsidRPr="002A0789">
        <w:rPr>
          <w:rFonts w:ascii="Cambria" w:hAnsi="Cambria"/>
          <w:noProof/>
        </w:rPr>
        <w:t xml:space="preserve">Hughes, JP, Totten, P (2003) Estimating the accuracy of polymerase chain reaction-based tests using endpoint dilution. </w:t>
      </w:r>
      <w:r w:rsidRPr="002A0789">
        <w:rPr>
          <w:rFonts w:ascii="Cambria" w:hAnsi="Cambria"/>
          <w:i/>
          <w:noProof/>
        </w:rPr>
        <w:t>Biometrics</w:t>
      </w:r>
      <w:r w:rsidRPr="002A0789">
        <w:rPr>
          <w:rFonts w:ascii="Cambria" w:hAnsi="Cambria"/>
          <w:noProof/>
        </w:rPr>
        <w:t xml:space="preserve"> </w:t>
      </w:r>
      <w:r w:rsidRPr="002A0789">
        <w:rPr>
          <w:rFonts w:ascii="Cambria" w:hAnsi="Cambria"/>
          <w:b/>
          <w:noProof/>
        </w:rPr>
        <w:t>59</w:t>
      </w:r>
      <w:r w:rsidRPr="002A0789">
        <w:rPr>
          <w:rFonts w:ascii="Cambria" w:hAnsi="Cambria"/>
          <w:noProof/>
        </w:rPr>
        <w:t>: 505-511.</w:t>
      </w:r>
    </w:p>
    <w:p w:rsidR="002A0789" w:rsidRPr="002A0789" w:rsidRDefault="002A0789" w:rsidP="002A0789">
      <w:pPr>
        <w:jc w:val="both"/>
        <w:rPr>
          <w:rFonts w:ascii="Cambria" w:hAnsi="Cambria"/>
          <w:noProof/>
        </w:rPr>
      </w:pPr>
      <w:r w:rsidRPr="002A0789">
        <w:rPr>
          <w:rFonts w:ascii="Cambria" w:hAnsi="Cambria"/>
          <w:noProof/>
        </w:rPr>
        <w:t xml:space="preserve">Hulme, AE, Perez, O, Hope, TJ (2011) Complementary assays reveal a relationship between HIV-1 uncoating and reverse transcription.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108</w:t>
      </w:r>
      <w:r w:rsidRPr="002A0789">
        <w:rPr>
          <w:rFonts w:ascii="Cambria" w:hAnsi="Cambria"/>
          <w:noProof/>
        </w:rPr>
        <w:t>: 9975-9980.</w:t>
      </w:r>
    </w:p>
    <w:p w:rsidR="002A0789" w:rsidRPr="002A0789" w:rsidRDefault="002A0789" w:rsidP="002A0789">
      <w:pPr>
        <w:jc w:val="both"/>
        <w:rPr>
          <w:rFonts w:ascii="Cambria" w:hAnsi="Cambria"/>
          <w:noProof/>
        </w:rPr>
      </w:pPr>
      <w:r w:rsidRPr="002A0789">
        <w:rPr>
          <w:rFonts w:ascii="Cambria" w:hAnsi="Cambria"/>
          <w:noProof/>
        </w:rPr>
        <w:t xml:space="preserve">Hussain, A, Wesley, C, Khalid, M, Chaudhry, A, Jameel, S (2008) Human immunodeficiency virus type 1 Vpu protein interacts with CD74 and modulates major histocompatibility complex class II presentation.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82</w:t>
      </w:r>
      <w:r w:rsidRPr="002A0789">
        <w:rPr>
          <w:rFonts w:ascii="Cambria" w:hAnsi="Cambria"/>
          <w:noProof/>
        </w:rPr>
        <w:t>: 893–902.</w:t>
      </w:r>
    </w:p>
    <w:p w:rsidR="002A0789" w:rsidRPr="002A0789" w:rsidRDefault="002A0789" w:rsidP="002A0789">
      <w:pPr>
        <w:jc w:val="both"/>
        <w:rPr>
          <w:rFonts w:ascii="Cambria" w:hAnsi="Cambria"/>
          <w:noProof/>
        </w:rPr>
      </w:pPr>
      <w:r w:rsidRPr="002A0789">
        <w:rPr>
          <w:rFonts w:ascii="Cambria" w:hAnsi="Cambria"/>
          <w:noProof/>
        </w:rPr>
        <w:t>Ilina, T, Parniak, MA (2008) Inhib</w:t>
      </w:r>
      <w:r w:rsidRPr="002A0789">
        <w:rPr>
          <w:rFonts w:ascii="Cambria" w:hAnsi="Cambria" w:hint="eastAsia"/>
          <w:noProof/>
        </w:rPr>
        <w:t>itors of HIV</w:t>
      </w:r>
      <w:r w:rsidRPr="002A0789">
        <w:rPr>
          <w:rFonts w:ascii="Cambria" w:hAnsi="Cambria" w:hint="eastAsia"/>
          <w:noProof/>
        </w:rPr>
        <w:t>‐</w:t>
      </w:r>
      <w:r w:rsidRPr="002A0789">
        <w:rPr>
          <w:rFonts w:ascii="Cambria" w:hAnsi="Cambria" w:hint="eastAsia"/>
          <w:noProof/>
        </w:rPr>
        <w:t>1 Reverse Transcriptase. In: Advances in Pharmacology, Academic Press, pp. 121-167.</w:t>
      </w:r>
    </w:p>
    <w:p w:rsidR="002A0789" w:rsidRPr="002A0789" w:rsidRDefault="002A0789" w:rsidP="002A0789">
      <w:pPr>
        <w:jc w:val="both"/>
        <w:rPr>
          <w:rFonts w:ascii="Cambria" w:hAnsi="Cambria"/>
          <w:noProof/>
        </w:rPr>
      </w:pPr>
      <w:r w:rsidRPr="002A0789">
        <w:rPr>
          <w:rFonts w:ascii="Cambria" w:hAnsi="Cambria"/>
          <w:noProof/>
        </w:rPr>
        <w:t xml:space="preserve">Jabara, CB, Jones, CD, Roach, J, Anderson, JA, Swanstrom, R (2011) Accurate sampling and deep sequencing of the HIV-1 protease gene using a Primer ID.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108</w:t>
      </w:r>
      <w:r w:rsidRPr="002A0789">
        <w:rPr>
          <w:rFonts w:ascii="Cambria" w:hAnsi="Cambria"/>
          <w:noProof/>
        </w:rPr>
        <w:t>: 20166-20171.</w:t>
      </w:r>
    </w:p>
    <w:p w:rsidR="002A0789" w:rsidRPr="002A0789" w:rsidRDefault="002A0789" w:rsidP="002A0789">
      <w:pPr>
        <w:jc w:val="both"/>
        <w:rPr>
          <w:rFonts w:ascii="Cambria" w:hAnsi="Cambria"/>
          <w:noProof/>
        </w:rPr>
      </w:pPr>
      <w:r w:rsidRPr="002A0789">
        <w:rPr>
          <w:rFonts w:ascii="Cambria" w:hAnsi="Cambria"/>
          <w:noProof/>
        </w:rPr>
        <w:t xml:space="preserve">Jacks, T, Power, MD, Masiarz, FR, Luciw, PA, Barr, PJ, Varmus, HE (1988) Characterization of ribosomal frameshifting in HIV-1 gag-pol expression.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331</w:t>
      </w:r>
      <w:r w:rsidRPr="002A0789">
        <w:rPr>
          <w:rFonts w:ascii="Cambria" w:hAnsi="Cambria"/>
          <w:noProof/>
        </w:rPr>
        <w:t>: 280-283.</w:t>
      </w:r>
    </w:p>
    <w:p w:rsidR="002A0789" w:rsidRPr="002A0789" w:rsidRDefault="002A0789" w:rsidP="002A0789">
      <w:pPr>
        <w:jc w:val="both"/>
        <w:rPr>
          <w:rFonts w:ascii="Cambria" w:hAnsi="Cambria"/>
          <w:noProof/>
        </w:rPr>
      </w:pPr>
      <w:r w:rsidRPr="002A0789">
        <w:rPr>
          <w:rFonts w:ascii="Cambria" w:hAnsi="Cambria"/>
          <w:noProof/>
        </w:rPr>
        <w:t xml:space="preserve">Jacobo-Molina, A, Arnold, E (1991) HIV reverse transcriptase structure-function relationships. </w:t>
      </w:r>
      <w:r w:rsidRPr="002A0789">
        <w:rPr>
          <w:rFonts w:ascii="Cambria" w:hAnsi="Cambria"/>
          <w:i/>
          <w:noProof/>
        </w:rPr>
        <w:t>Biochemistry</w:t>
      </w:r>
      <w:r w:rsidRPr="002A0789">
        <w:rPr>
          <w:rFonts w:ascii="Cambria" w:hAnsi="Cambria"/>
          <w:noProof/>
        </w:rPr>
        <w:t xml:space="preserve"> </w:t>
      </w:r>
      <w:r w:rsidRPr="002A0789">
        <w:rPr>
          <w:rFonts w:ascii="Cambria" w:hAnsi="Cambria"/>
          <w:b/>
          <w:noProof/>
        </w:rPr>
        <w:t>30</w:t>
      </w:r>
      <w:r w:rsidRPr="002A0789">
        <w:rPr>
          <w:rFonts w:ascii="Cambria" w:hAnsi="Cambria"/>
          <w:noProof/>
        </w:rPr>
        <w:t>: 6351–6361.</w:t>
      </w:r>
    </w:p>
    <w:p w:rsidR="002A0789" w:rsidRPr="002A0789" w:rsidRDefault="002A0789" w:rsidP="002A0789">
      <w:pPr>
        <w:jc w:val="both"/>
        <w:rPr>
          <w:rFonts w:ascii="Cambria" w:hAnsi="Cambria"/>
          <w:noProof/>
        </w:rPr>
      </w:pPr>
      <w:r w:rsidRPr="002A0789">
        <w:rPr>
          <w:rFonts w:ascii="Cambria" w:hAnsi="Cambria"/>
          <w:noProof/>
        </w:rPr>
        <w:t xml:space="preserve">Jager, S, Kim, DY, Hultquist, JF, Shindo, K, LaRue, RS, Kwon, E, Li, M, Anderson, BD, Yen, L, Stanley, D, Mahon, C, Kane, J, Franks-Skiba, K, Cimermancic, P, Burlingame, A, Sali, A, Craik, CS, Harris, RS, Gross, JD, Krogan, NJ Vif hijacks CBF-beta to degrade APOBEC3G and promote HIV-1 infection.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481</w:t>
      </w:r>
      <w:r w:rsidRPr="002A0789">
        <w:rPr>
          <w:rFonts w:ascii="Cambria" w:hAnsi="Cambria"/>
          <w:noProof/>
        </w:rPr>
        <w:t>: 371-375.</w:t>
      </w:r>
    </w:p>
    <w:p w:rsidR="002A0789" w:rsidRPr="002A0789" w:rsidRDefault="002A0789" w:rsidP="002A0789">
      <w:pPr>
        <w:jc w:val="both"/>
        <w:rPr>
          <w:rFonts w:ascii="Cambria" w:hAnsi="Cambria"/>
          <w:noProof/>
        </w:rPr>
      </w:pPr>
      <w:r w:rsidRPr="002A0789">
        <w:rPr>
          <w:rFonts w:ascii="Cambria" w:hAnsi="Cambria"/>
          <w:noProof/>
        </w:rPr>
        <w:t xml:space="preserve">Jakobson, CG, Dinnar, U, Feinsod, M, Nemirovsky, Y (2002) Ion-sensitive field-effect transistors in standard CMOS fabricated by post processing. </w:t>
      </w:r>
      <w:r w:rsidRPr="002A0789">
        <w:rPr>
          <w:rFonts w:ascii="Cambria" w:hAnsi="Cambria"/>
          <w:i/>
          <w:noProof/>
        </w:rPr>
        <w:t>IEEE Sensors Journal</w:t>
      </w:r>
      <w:r w:rsidRPr="002A0789">
        <w:rPr>
          <w:rFonts w:ascii="Cambria" w:hAnsi="Cambria"/>
          <w:noProof/>
        </w:rPr>
        <w:t xml:space="preserve"> </w:t>
      </w:r>
      <w:r w:rsidRPr="002A0789">
        <w:rPr>
          <w:rFonts w:ascii="Cambria" w:hAnsi="Cambria"/>
          <w:b/>
          <w:noProof/>
        </w:rPr>
        <w:t>2</w:t>
      </w:r>
      <w:r w:rsidRPr="002A0789">
        <w:rPr>
          <w:rFonts w:ascii="Cambria" w:hAnsi="Cambria"/>
          <w:noProof/>
        </w:rPr>
        <w:t>: 279-287.</w:t>
      </w:r>
    </w:p>
    <w:p w:rsidR="002A0789" w:rsidRPr="002A0789" w:rsidRDefault="002A0789" w:rsidP="002A0789">
      <w:pPr>
        <w:jc w:val="both"/>
        <w:rPr>
          <w:rFonts w:ascii="Cambria" w:hAnsi="Cambria"/>
          <w:noProof/>
        </w:rPr>
      </w:pPr>
      <w:r w:rsidRPr="002A0789">
        <w:rPr>
          <w:rFonts w:ascii="Cambria" w:hAnsi="Cambria"/>
          <w:noProof/>
        </w:rPr>
        <w:t xml:space="preserve">Japour, AJ, Welles, S, D'Aquila, RT, Johnson, VA, Richman, DD, Coombs, RW, Reichelderfer, PS, Kahn, JO, Crumpacker, CS, Kuritzkes, DR (1995) Prevalence and clinical significance of zidovudine resistance mutations in human immunodeficiency virus isolated from patients after long-term zidovudine treatment. AIDS Clinical Trials Group 116B/117 Study Team and the Virology Committee Resistance Working Group.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171</w:t>
      </w:r>
      <w:r w:rsidRPr="002A0789">
        <w:rPr>
          <w:rFonts w:ascii="Cambria" w:hAnsi="Cambria"/>
          <w:noProof/>
        </w:rPr>
        <w:t>: 1172-1179.</w:t>
      </w:r>
    </w:p>
    <w:p w:rsidR="002A0789" w:rsidRPr="002A0789" w:rsidRDefault="002A0789" w:rsidP="002A0789">
      <w:pPr>
        <w:jc w:val="both"/>
        <w:rPr>
          <w:rFonts w:ascii="Cambria" w:hAnsi="Cambria"/>
          <w:noProof/>
        </w:rPr>
      </w:pPr>
      <w:r w:rsidRPr="002A0789">
        <w:rPr>
          <w:rFonts w:ascii="Cambria" w:hAnsi="Cambria"/>
          <w:noProof/>
        </w:rPr>
        <w:t xml:space="preserve">Ji, H, Li, Y, Graham, M, Liang, BB, Pilon, R, Tyson, S, Peters, G, Tyler, S, Merks, H, Bertagnolio, S, Soto-Ramirez, L, Sandstrom, P, Brooks, J (2011) Next-generation sequencing of dried blood spot specimens: a novel approach to HIV drug-resistance surveillance. </w:t>
      </w:r>
      <w:r w:rsidRPr="002A0789">
        <w:rPr>
          <w:rFonts w:ascii="Cambria" w:hAnsi="Cambria"/>
          <w:i/>
          <w:noProof/>
        </w:rPr>
        <w:t>Antivir Ther</w:t>
      </w:r>
      <w:r w:rsidRPr="002A0789">
        <w:rPr>
          <w:rFonts w:ascii="Cambria" w:hAnsi="Cambria"/>
          <w:noProof/>
        </w:rPr>
        <w:t xml:space="preserve"> </w:t>
      </w:r>
      <w:r w:rsidRPr="002A0789">
        <w:rPr>
          <w:rFonts w:ascii="Cambria" w:hAnsi="Cambria"/>
          <w:b/>
          <w:noProof/>
        </w:rPr>
        <w:t>16</w:t>
      </w:r>
      <w:r w:rsidRPr="002A0789">
        <w:rPr>
          <w:rFonts w:ascii="Cambria" w:hAnsi="Cambria"/>
          <w:noProof/>
        </w:rPr>
        <w:t>: 871-878.</w:t>
      </w:r>
    </w:p>
    <w:p w:rsidR="002A0789" w:rsidRPr="002A0789" w:rsidRDefault="002A0789" w:rsidP="002A0789">
      <w:pPr>
        <w:jc w:val="both"/>
        <w:rPr>
          <w:rFonts w:ascii="Cambria" w:hAnsi="Cambria"/>
          <w:noProof/>
        </w:rPr>
      </w:pPr>
      <w:r w:rsidRPr="002A0789">
        <w:rPr>
          <w:rFonts w:ascii="Cambria" w:hAnsi="Cambria"/>
          <w:noProof/>
        </w:rPr>
        <w:t xml:space="preserve">Johnson, JA, Geretti, AM (2010) Low-frequency HIV-1 drug resistance mutations can be clinically significant but must be interpreted with caution. </w:t>
      </w:r>
      <w:r w:rsidRPr="002A0789">
        <w:rPr>
          <w:rFonts w:ascii="Cambria" w:hAnsi="Cambria"/>
          <w:i/>
          <w:noProof/>
        </w:rPr>
        <w:t>J Antimicrob Chemother</w:t>
      </w:r>
      <w:r w:rsidRPr="002A0789">
        <w:rPr>
          <w:rFonts w:ascii="Cambria" w:hAnsi="Cambria"/>
          <w:noProof/>
        </w:rPr>
        <w:t xml:space="preserve"> </w:t>
      </w:r>
      <w:r w:rsidRPr="002A0789">
        <w:rPr>
          <w:rFonts w:ascii="Cambria" w:hAnsi="Cambria"/>
          <w:b/>
          <w:noProof/>
        </w:rPr>
        <w:t>65</w:t>
      </w:r>
      <w:r w:rsidRPr="002A0789">
        <w:rPr>
          <w:rFonts w:ascii="Cambria" w:hAnsi="Cambria"/>
          <w:noProof/>
        </w:rPr>
        <w:t>: 1322-1326.</w:t>
      </w:r>
    </w:p>
    <w:p w:rsidR="002A0789" w:rsidRPr="002A0789" w:rsidRDefault="002A0789" w:rsidP="002A0789">
      <w:pPr>
        <w:jc w:val="both"/>
        <w:rPr>
          <w:rFonts w:ascii="Cambria" w:hAnsi="Cambria"/>
          <w:noProof/>
        </w:rPr>
      </w:pPr>
      <w:r w:rsidRPr="002A0789">
        <w:rPr>
          <w:rFonts w:ascii="Cambria" w:hAnsi="Cambria"/>
          <w:noProof/>
        </w:rPr>
        <w:t xml:space="preserve">Johnson, VA, Calvez, V, Gunthard, HF, Paredes, R, Pillay, D, Shafer, RW, Wensing, AM, Richman, DD (2013) Update of the drug resistance mutations in HIV-1: March 2013. </w:t>
      </w:r>
      <w:r w:rsidRPr="002A0789">
        <w:rPr>
          <w:rFonts w:ascii="Cambria" w:hAnsi="Cambria"/>
          <w:i/>
          <w:noProof/>
        </w:rPr>
        <w:t>Top Antivir Med</w:t>
      </w:r>
      <w:r w:rsidRPr="002A0789">
        <w:rPr>
          <w:rFonts w:ascii="Cambria" w:hAnsi="Cambria"/>
          <w:noProof/>
        </w:rPr>
        <w:t xml:space="preserve"> </w:t>
      </w:r>
      <w:r w:rsidRPr="002A0789">
        <w:rPr>
          <w:rFonts w:ascii="Cambria" w:hAnsi="Cambria"/>
          <w:b/>
          <w:noProof/>
        </w:rPr>
        <w:t>21</w:t>
      </w:r>
      <w:r w:rsidRPr="002A0789">
        <w:rPr>
          <w:rFonts w:ascii="Cambria" w:hAnsi="Cambria"/>
          <w:noProof/>
        </w:rPr>
        <w:t>: 6-14.</w:t>
      </w:r>
    </w:p>
    <w:p w:rsidR="002A0789" w:rsidRPr="002A0789" w:rsidRDefault="002A0789" w:rsidP="002A0789">
      <w:pPr>
        <w:jc w:val="both"/>
        <w:rPr>
          <w:rFonts w:ascii="Cambria" w:hAnsi="Cambria"/>
          <w:noProof/>
        </w:rPr>
      </w:pPr>
      <w:r w:rsidRPr="002A0789">
        <w:rPr>
          <w:rFonts w:ascii="Cambria" w:hAnsi="Cambria"/>
          <w:noProof/>
        </w:rPr>
        <w:t xml:space="preserve">Jowett, JB, Planelles, V, Poon, B, Shah, NP, Chen, M-L, Chen, IS (1995) The human immunodeficiency virus type 1 vpr gene arrests infected T cells in the G2+ M phase of the cell cycle.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69</w:t>
      </w:r>
      <w:r w:rsidRPr="002A0789">
        <w:rPr>
          <w:rFonts w:ascii="Cambria" w:hAnsi="Cambria"/>
          <w:noProof/>
        </w:rPr>
        <w:t>: 6304–6313.</w:t>
      </w:r>
    </w:p>
    <w:p w:rsidR="002A0789" w:rsidRPr="002A0789" w:rsidRDefault="002A0789" w:rsidP="002A0789">
      <w:pPr>
        <w:jc w:val="both"/>
        <w:rPr>
          <w:rFonts w:ascii="Cambria" w:hAnsi="Cambria"/>
          <w:noProof/>
        </w:rPr>
      </w:pPr>
      <w:r w:rsidRPr="002A0789">
        <w:rPr>
          <w:rFonts w:ascii="Cambria" w:hAnsi="Cambria"/>
          <w:noProof/>
        </w:rPr>
        <w:t xml:space="preserve">Kahn, JO, Lagakos, SW, Richman, DD, Cross, A, Pettinelli, C, Liou, SH, Brown, M, Volberding, PA, Crumpacker, CS, Beall, G, et al. (1992) A controlled trial comparing continued zidovudine with didanosine in human immunodeficiency virus infection. The NIAID AIDS Clinical Trials Group.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327</w:t>
      </w:r>
      <w:r w:rsidRPr="002A0789">
        <w:rPr>
          <w:rFonts w:ascii="Cambria" w:hAnsi="Cambria"/>
          <w:noProof/>
        </w:rPr>
        <w:t>: 581-587.</w:t>
      </w:r>
    </w:p>
    <w:p w:rsidR="002A0789" w:rsidRPr="002A0789" w:rsidRDefault="002A0789" w:rsidP="002A0789">
      <w:pPr>
        <w:jc w:val="both"/>
        <w:rPr>
          <w:rFonts w:ascii="Cambria" w:hAnsi="Cambria"/>
          <w:noProof/>
        </w:rPr>
      </w:pPr>
      <w:r w:rsidRPr="002A0789">
        <w:rPr>
          <w:rFonts w:ascii="Cambria" w:hAnsi="Cambria"/>
          <w:noProof/>
        </w:rPr>
        <w:t xml:space="preserve">Kanagawa, T (2003) Bias and artifacts in multitemplate polymerase chain reactions (PCR). </w:t>
      </w:r>
      <w:r w:rsidRPr="002A0789">
        <w:rPr>
          <w:rFonts w:ascii="Cambria" w:hAnsi="Cambria"/>
          <w:i/>
          <w:noProof/>
        </w:rPr>
        <w:t>J Biosci Bioeng</w:t>
      </w:r>
      <w:r w:rsidRPr="002A0789">
        <w:rPr>
          <w:rFonts w:ascii="Cambria" w:hAnsi="Cambria"/>
          <w:noProof/>
        </w:rPr>
        <w:t xml:space="preserve"> </w:t>
      </w:r>
      <w:r w:rsidRPr="002A0789">
        <w:rPr>
          <w:rFonts w:ascii="Cambria" w:hAnsi="Cambria"/>
          <w:b/>
          <w:noProof/>
        </w:rPr>
        <w:t>96</w:t>
      </w:r>
      <w:r w:rsidRPr="002A0789">
        <w:rPr>
          <w:rFonts w:ascii="Cambria" w:hAnsi="Cambria"/>
          <w:noProof/>
        </w:rPr>
        <w:t>: 317-323.</w:t>
      </w:r>
    </w:p>
    <w:p w:rsidR="002A0789" w:rsidRPr="002A0789" w:rsidRDefault="002A0789" w:rsidP="002A0789">
      <w:pPr>
        <w:jc w:val="both"/>
        <w:rPr>
          <w:rFonts w:ascii="Cambria" w:hAnsi="Cambria"/>
          <w:noProof/>
        </w:rPr>
      </w:pPr>
      <w:r w:rsidRPr="002A0789">
        <w:rPr>
          <w:rFonts w:ascii="Cambria" w:hAnsi="Cambria"/>
          <w:noProof/>
        </w:rPr>
        <w:t xml:space="preserve">Karacostas, V, Wolffe, EJ, Nagashima, K, Gonda, MA, Moss, B (1993) Overexpression of the HIV-1 gag-pol polyprotein results in intracellular activation of HIV-1 protease and inhibition of assembly and budding of virus-like particles. </w:t>
      </w:r>
      <w:r w:rsidRPr="002A0789">
        <w:rPr>
          <w:rFonts w:ascii="Cambria" w:hAnsi="Cambria"/>
          <w:i/>
          <w:noProof/>
        </w:rPr>
        <w:t>Virology</w:t>
      </w:r>
      <w:r w:rsidRPr="002A0789">
        <w:rPr>
          <w:rFonts w:ascii="Cambria" w:hAnsi="Cambria"/>
          <w:noProof/>
        </w:rPr>
        <w:t xml:space="preserve"> </w:t>
      </w:r>
      <w:r w:rsidRPr="002A0789">
        <w:rPr>
          <w:rFonts w:ascii="Cambria" w:hAnsi="Cambria"/>
          <w:b/>
          <w:noProof/>
        </w:rPr>
        <w:t>193</w:t>
      </w:r>
      <w:r w:rsidRPr="002A0789">
        <w:rPr>
          <w:rFonts w:ascii="Cambria" w:hAnsi="Cambria"/>
          <w:noProof/>
        </w:rPr>
        <w:t>: 661–671.</w:t>
      </w:r>
    </w:p>
    <w:p w:rsidR="002A0789" w:rsidRPr="002A0789" w:rsidRDefault="002A0789" w:rsidP="002A0789">
      <w:pPr>
        <w:jc w:val="both"/>
        <w:rPr>
          <w:rFonts w:ascii="Cambria" w:hAnsi="Cambria"/>
          <w:noProof/>
        </w:rPr>
      </w:pPr>
      <w:r w:rsidRPr="002A0789">
        <w:rPr>
          <w:rFonts w:ascii="Cambria" w:hAnsi="Cambria"/>
          <w:noProof/>
        </w:rPr>
        <w:t xml:space="preserve">Karn, J, Stoltzfus, CM Transcriptional and posttranscriptional regulation of HIV-1 gene expression. </w:t>
      </w:r>
      <w:r w:rsidRPr="002A0789">
        <w:rPr>
          <w:rFonts w:ascii="Cambria" w:hAnsi="Cambria"/>
          <w:i/>
          <w:noProof/>
        </w:rPr>
        <w:t>Cold Spring Harbor Perspectives in Medicine</w:t>
      </w:r>
      <w:r w:rsidRPr="002A0789">
        <w:rPr>
          <w:rFonts w:ascii="Cambria" w:hAnsi="Cambria"/>
          <w:noProof/>
        </w:rPr>
        <w:t xml:space="preserve"> </w:t>
      </w:r>
      <w:r w:rsidRPr="002A0789">
        <w:rPr>
          <w:rFonts w:ascii="Cambria" w:hAnsi="Cambria"/>
          <w:b/>
          <w:noProof/>
        </w:rPr>
        <w:t>2</w:t>
      </w:r>
      <w:r w:rsidRPr="002A0789">
        <w:rPr>
          <w:rFonts w:ascii="Cambria" w:hAnsi="Cambria"/>
          <w:noProof/>
        </w:rPr>
        <w:t>.</w:t>
      </w:r>
    </w:p>
    <w:p w:rsidR="002A0789" w:rsidRPr="002A0789" w:rsidRDefault="002A0789" w:rsidP="002A0789">
      <w:pPr>
        <w:jc w:val="both"/>
        <w:rPr>
          <w:rFonts w:ascii="Cambria" w:hAnsi="Cambria"/>
          <w:noProof/>
        </w:rPr>
      </w:pPr>
      <w:r w:rsidRPr="002A0789">
        <w:rPr>
          <w:rFonts w:ascii="Cambria" w:hAnsi="Cambria"/>
          <w:noProof/>
        </w:rPr>
        <w:t xml:space="preserve">Keele, BF, Giorgi, EE, Salazar-Gonzalez, JF, Decker, JM, Pham, KT, Salazar, MG, Sun, C, Grayson, T, Wang, S, Li, H, Wei, X, Jiang, C, Kirchherr, JL, Gao, F, Anderson, JA, Ping, LH, Swanstrom, R, Tomaras, GD, Blattner, WA, Goepfert, PA, Kilby, JM, Saag, MS, Delwart, EL, Busch, MP, Cohen, MS, Montefiori, DC, Haynes, BF, Gaschen, B, Athreya, GS, Lee, HY, Wood, N, Seoighe, C, Perelson, AS, Bhattacharya, T, Korber, BT, Hahn, BH, Shaw, GM (2008) Identification and characterization of transmitted and early founder virus envelopes in primary HIV-1 infection.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105</w:t>
      </w:r>
      <w:r w:rsidRPr="002A0789">
        <w:rPr>
          <w:rFonts w:ascii="Cambria" w:hAnsi="Cambria"/>
          <w:noProof/>
        </w:rPr>
        <w:t>: 7552-7557.</w:t>
      </w:r>
    </w:p>
    <w:p w:rsidR="002A0789" w:rsidRPr="002A0789" w:rsidRDefault="002A0789" w:rsidP="002A0789">
      <w:pPr>
        <w:jc w:val="both"/>
        <w:rPr>
          <w:rFonts w:ascii="Cambria" w:hAnsi="Cambria"/>
          <w:noProof/>
        </w:rPr>
      </w:pPr>
      <w:r w:rsidRPr="002A0789">
        <w:rPr>
          <w:rFonts w:ascii="Cambria" w:hAnsi="Cambria"/>
          <w:noProof/>
        </w:rPr>
        <w:t xml:space="preserve">Kellam, P, Boucher, CA, Tijnagel, JM, Larder, BA (1994) Zidovudine treatment results in the selection of human immunodeficiency virus type 1 variants whose genotypes confer increasing levels of drug resistance. </w:t>
      </w:r>
      <w:r w:rsidRPr="002A0789">
        <w:rPr>
          <w:rFonts w:ascii="Cambria" w:hAnsi="Cambria"/>
          <w:i/>
          <w:noProof/>
        </w:rPr>
        <w:t>J Gen Virol</w:t>
      </w:r>
      <w:r w:rsidRPr="002A0789">
        <w:rPr>
          <w:rFonts w:ascii="Cambria" w:hAnsi="Cambria"/>
          <w:noProof/>
        </w:rPr>
        <w:t xml:space="preserve"> </w:t>
      </w:r>
      <w:r w:rsidRPr="002A0789">
        <w:rPr>
          <w:rFonts w:ascii="Cambria" w:hAnsi="Cambria"/>
          <w:b/>
          <w:noProof/>
        </w:rPr>
        <w:t>75 ( Pt 2)</w:t>
      </w:r>
      <w:r w:rsidRPr="002A0789">
        <w:rPr>
          <w:rFonts w:ascii="Cambria" w:hAnsi="Cambria"/>
          <w:noProof/>
        </w:rPr>
        <w:t>: 341-351.</w:t>
      </w:r>
    </w:p>
    <w:p w:rsidR="002A0789" w:rsidRPr="002A0789" w:rsidRDefault="002A0789" w:rsidP="002A0789">
      <w:pPr>
        <w:jc w:val="both"/>
        <w:rPr>
          <w:rFonts w:ascii="Cambria" w:hAnsi="Cambria"/>
          <w:noProof/>
        </w:rPr>
      </w:pPr>
      <w:r w:rsidRPr="002A0789">
        <w:rPr>
          <w:rFonts w:ascii="Cambria" w:hAnsi="Cambria"/>
          <w:noProof/>
        </w:rPr>
        <w:t xml:space="preserve">Kellam, P, Larder, BA (1994) Recombinant virus assay: a rapid, phenotypic assay for assessment of drug susceptibility of human immunodeficiency virus type 1 isolates. </w:t>
      </w:r>
      <w:r w:rsidRPr="002A0789">
        <w:rPr>
          <w:rFonts w:ascii="Cambria" w:hAnsi="Cambria"/>
          <w:i/>
          <w:noProof/>
        </w:rPr>
        <w:t>Antimicrob Agents Chemother</w:t>
      </w:r>
      <w:r w:rsidRPr="002A0789">
        <w:rPr>
          <w:rFonts w:ascii="Cambria" w:hAnsi="Cambria"/>
          <w:noProof/>
        </w:rPr>
        <w:t xml:space="preserve"> </w:t>
      </w:r>
      <w:r w:rsidRPr="002A0789">
        <w:rPr>
          <w:rFonts w:ascii="Cambria" w:hAnsi="Cambria"/>
          <w:b/>
          <w:noProof/>
        </w:rPr>
        <w:t>38</w:t>
      </w:r>
      <w:r w:rsidRPr="002A0789">
        <w:rPr>
          <w:rFonts w:ascii="Cambria" w:hAnsi="Cambria"/>
          <w:noProof/>
        </w:rPr>
        <w:t>: 23-30.</w:t>
      </w:r>
    </w:p>
    <w:p w:rsidR="002A0789" w:rsidRPr="002A0789" w:rsidRDefault="002A0789" w:rsidP="002A0789">
      <w:pPr>
        <w:jc w:val="both"/>
        <w:rPr>
          <w:rFonts w:ascii="Cambria" w:hAnsi="Cambria"/>
          <w:noProof/>
        </w:rPr>
      </w:pPr>
      <w:r w:rsidRPr="002A0789">
        <w:rPr>
          <w:rFonts w:ascii="Cambria" w:hAnsi="Cambria"/>
          <w:noProof/>
        </w:rPr>
        <w:t xml:space="preserve">Kliger, Y, Aharoni, A, Rapaport, D, Jones, P, Blumenthal, R, Shai, Y (1997) Fusion peptides derived from the HIV type 1 glycoprotein 41 associate within phospholipid membranes and inhibit cell-cell Fusion. Structure-function study. </w:t>
      </w:r>
      <w:r w:rsidRPr="002A0789">
        <w:rPr>
          <w:rFonts w:ascii="Cambria" w:hAnsi="Cambria"/>
          <w:i/>
          <w:noProof/>
        </w:rPr>
        <w:t>J Biol Chem</w:t>
      </w:r>
      <w:r w:rsidRPr="002A0789">
        <w:rPr>
          <w:rFonts w:ascii="Cambria" w:hAnsi="Cambria"/>
          <w:noProof/>
        </w:rPr>
        <w:t xml:space="preserve"> </w:t>
      </w:r>
      <w:r w:rsidRPr="002A0789">
        <w:rPr>
          <w:rFonts w:ascii="Cambria" w:hAnsi="Cambria"/>
          <w:b/>
          <w:noProof/>
        </w:rPr>
        <w:t>272</w:t>
      </w:r>
      <w:r w:rsidRPr="002A0789">
        <w:rPr>
          <w:rFonts w:ascii="Cambria" w:hAnsi="Cambria"/>
          <w:noProof/>
        </w:rPr>
        <w:t>: 13496-13505.</w:t>
      </w:r>
    </w:p>
    <w:p w:rsidR="002A0789" w:rsidRPr="002A0789" w:rsidRDefault="002A0789" w:rsidP="002A0789">
      <w:pPr>
        <w:jc w:val="both"/>
        <w:rPr>
          <w:rFonts w:ascii="Cambria" w:hAnsi="Cambria"/>
          <w:noProof/>
        </w:rPr>
      </w:pPr>
      <w:r w:rsidRPr="002A0789">
        <w:rPr>
          <w:rFonts w:ascii="Cambria" w:hAnsi="Cambria"/>
          <w:noProof/>
        </w:rPr>
        <w:t xml:space="preserve">Klimkait, T, Strebel, K, Hoggan, MD, Martin, MA, Orenstein, JM (1990) The human immunodeficiency virus type 1-specific protein vpu is required for efficient virus maturation and release.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64</w:t>
      </w:r>
      <w:r w:rsidRPr="002A0789">
        <w:rPr>
          <w:rFonts w:ascii="Cambria" w:hAnsi="Cambria"/>
          <w:noProof/>
        </w:rPr>
        <w:t>: 621-629.</w:t>
      </w:r>
    </w:p>
    <w:p w:rsidR="002A0789" w:rsidRPr="002A0789" w:rsidRDefault="002A0789" w:rsidP="002A0789">
      <w:pPr>
        <w:jc w:val="both"/>
        <w:rPr>
          <w:rFonts w:ascii="Cambria" w:hAnsi="Cambria"/>
          <w:noProof/>
        </w:rPr>
      </w:pPr>
      <w:r w:rsidRPr="002A0789">
        <w:rPr>
          <w:rFonts w:ascii="Cambria" w:hAnsi="Cambria"/>
          <w:noProof/>
        </w:rPr>
        <w:t xml:space="preserve">Koch, MA, Volberding, PA, Lagakos, SW, Booth, DK, Pettinelli, C, Myers, MW (1992) Toxic effects of zidovudine in asymptomatic human immunodeficiency virus-infected individuals with CD4+ cell counts of 0.50 x 10(9)/L or less. Detailed and updated results from protocol 019 of the AIDS Clinical Trials Group. </w:t>
      </w:r>
      <w:r w:rsidRPr="002A0789">
        <w:rPr>
          <w:rFonts w:ascii="Cambria" w:hAnsi="Cambria"/>
          <w:i/>
          <w:noProof/>
        </w:rPr>
        <w:t>Arch Intern Med</w:t>
      </w:r>
      <w:r w:rsidRPr="002A0789">
        <w:rPr>
          <w:rFonts w:ascii="Cambria" w:hAnsi="Cambria"/>
          <w:noProof/>
        </w:rPr>
        <w:t xml:space="preserve"> </w:t>
      </w:r>
      <w:r w:rsidRPr="002A0789">
        <w:rPr>
          <w:rFonts w:ascii="Cambria" w:hAnsi="Cambria"/>
          <w:b/>
          <w:noProof/>
        </w:rPr>
        <w:t>152</w:t>
      </w:r>
      <w:r w:rsidRPr="002A0789">
        <w:rPr>
          <w:rFonts w:ascii="Cambria" w:hAnsi="Cambria"/>
          <w:noProof/>
        </w:rPr>
        <w:t>: 2286-2292.</w:t>
      </w:r>
    </w:p>
    <w:p w:rsidR="002A0789" w:rsidRPr="002A0789" w:rsidRDefault="002A0789" w:rsidP="002A0789">
      <w:pPr>
        <w:jc w:val="both"/>
        <w:rPr>
          <w:rFonts w:ascii="Cambria" w:hAnsi="Cambria"/>
          <w:noProof/>
        </w:rPr>
      </w:pPr>
      <w:r w:rsidRPr="002A0789">
        <w:rPr>
          <w:rFonts w:ascii="Cambria" w:hAnsi="Cambria"/>
          <w:noProof/>
        </w:rPr>
        <w:t xml:space="preserve">Korber, B, Gaschen, B, Yusim, K, Thakallapally, R, Kesmir, C, Detours, V (2001) Evolutionary and immunological implications of contemporary HIV-1 variation. </w:t>
      </w:r>
      <w:r w:rsidRPr="002A0789">
        <w:rPr>
          <w:rFonts w:ascii="Cambria" w:hAnsi="Cambria"/>
          <w:i/>
          <w:noProof/>
        </w:rPr>
        <w:t>British Medical Bulletin</w:t>
      </w:r>
      <w:r w:rsidRPr="002A0789">
        <w:rPr>
          <w:rFonts w:ascii="Cambria" w:hAnsi="Cambria"/>
          <w:noProof/>
        </w:rPr>
        <w:t xml:space="preserve"> </w:t>
      </w:r>
      <w:r w:rsidRPr="002A0789">
        <w:rPr>
          <w:rFonts w:ascii="Cambria" w:hAnsi="Cambria"/>
          <w:b/>
          <w:noProof/>
        </w:rPr>
        <w:t>58</w:t>
      </w:r>
      <w:r w:rsidRPr="002A0789">
        <w:rPr>
          <w:rFonts w:ascii="Cambria" w:hAnsi="Cambria"/>
          <w:noProof/>
        </w:rPr>
        <w:t>: 19-42.</w:t>
      </w:r>
    </w:p>
    <w:p w:rsidR="002A0789" w:rsidRPr="002A0789" w:rsidRDefault="002A0789" w:rsidP="002A0789">
      <w:pPr>
        <w:jc w:val="both"/>
        <w:rPr>
          <w:rFonts w:ascii="Cambria" w:hAnsi="Cambria"/>
          <w:noProof/>
        </w:rPr>
      </w:pPr>
      <w:r w:rsidRPr="002A0789">
        <w:rPr>
          <w:rFonts w:ascii="Cambria" w:hAnsi="Cambria"/>
          <w:noProof/>
        </w:rPr>
        <w:t xml:space="preserve">Korber, B, Muldoon, M, Theiler, J, Gao, F, Gupta, R, Lapedes, A, Hahn, BH, Wolinsky, S, Bhattacharya, T (2000) Timing the ancestor of the HIV-1 pandemic strains.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288</w:t>
      </w:r>
      <w:r w:rsidRPr="002A0789">
        <w:rPr>
          <w:rFonts w:ascii="Cambria" w:hAnsi="Cambria"/>
          <w:noProof/>
        </w:rPr>
        <w:t>: 1789-1796.</w:t>
      </w:r>
    </w:p>
    <w:p w:rsidR="002A0789" w:rsidRPr="002A0789" w:rsidRDefault="002A0789" w:rsidP="002A0789">
      <w:pPr>
        <w:jc w:val="both"/>
        <w:rPr>
          <w:rFonts w:ascii="Cambria" w:hAnsi="Cambria"/>
          <w:noProof/>
        </w:rPr>
      </w:pPr>
      <w:r w:rsidRPr="002A0789">
        <w:rPr>
          <w:rFonts w:ascii="Cambria" w:hAnsi="Cambria"/>
          <w:noProof/>
        </w:rPr>
        <w:t xml:space="preserve">Kostrikis, LG, Touloumi, G, Karanicolas, R, Pantazis, N, Anastassopoulou, C, Karafoulidou, A, Goedert, JJ, Hatzakis, A (2002) Quantitation of human immunodeficiency virus type 1 DNA forms with the second template switch in peripheral blood cells predicts disease progression independently of plasma RNA load.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76</w:t>
      </w:r>
      <w:r w:rsidRPr="002A0789">
        <w:rPr>
          <w:rFonts w:ascii="Cambria" w:hAnsi="Cambria"/>
          <w:noProof/>
        </w:rPr>
        <w:t>: 10099-10108.</w:t>
      </w:r>
    </w:p>
    <w:p w:rsidR="002A0789" w:rsidRPr="002A0789" w:rsidRDefault="002A0789" w:rsidP="002A0789">
      <w:pPr>
        <w:jc w:val="both"/>
        <w:rPr>
          <w:rFonts w:ascii="Cambria" w:hAnsi="Cambria"/>
          <w:noProof/>
        </w:rPr>
      </w:pPr>
      <w:r w:rsidRPr="002A0789">
        <w:rPr>
          <w:rFonts w:ascii="Cambria" w:hAnsi="Cambria"/>
          <w:noProof/>
        </w:rPr>
        <w:t xml:space="preserve">Kozal, MJ, Shah, N, Shen, N, Yang, R, Fucini, R, Merigan, TC, Richman, DD, Morris, D, Hubbell, E, Chee, M, Gingeras, TR (1996) Extensive polymorphisms observed in HIV-1 clade B protease gene using high-density oligonucleotide arrays. </w:t>
      </w:r>
      <w:r w:rsidRPr="002A0789">
        <w:rPr>
          <w:rFonts w:ascii="Cambria" w:hAnsi="Cambria"/>
          <w:i/>
          <w:noProof/>
        </w:rPr>
        <w:t>Nat Med</w:t>
      </w:r>
      <w:r w:rsidRPr="002A0789">
        <w:rPr>
          <w:rFonts w:ascii="Cambria" w:hAnsi="Cambria"/>
          <w:noProof/>
        </w:rPr>
        <w:t xml:space="preserve"> </w:t>
      </w:r>
      <w:r w:rsidRPr="002A0789">
        <w:rPr>
          <w:rFonts w:ascii="Cambria" w:hAnsi="Cambria"/>
          <w:b/>
          <w:noProof/>
        </w:rPr>
        <w:t>2</w:t>
      </w:r>
      <w:r w:rsidRPr="002A0789">
        <w:rPr>
          <w:rFonts w:ascii="Cambria" w:hAnsi="Cambria"/>
          <w:noProof/>
        </w:rPr>
        <w:t>: 753-759.</w:t>
      </w:r>
    </w:p>
    <w:p w:rsidR="002A0789" w:rsidRPr="002A0789" w:rsidRDefault="002A0789" w:rsidP="002A0789">
      <w:pPr>
        <w:jc w:val="both"/>
        <w:rPr>
          <w:rFonts w:ascii="Cambria" w:hAnsi="Cambria"/>
          <w:noProof/>
        </w:rPr>
      </w:pPr>
      <w:r w:rsidRPr="002A0789">
        <w:rPr>
          <w:rFonts w:ascii="Cambria" w:hAnsi="Cambria"/>
          <w:noProof/>
        </w:rPr>
        <w:t xml:space="preserve">Kuritzkes, DR, Marschner, I, Johnson, VA, Bassett, R, Eron, JJ, Fischl, MA, Murphy, RL, Fife, K, Maenza, J, Rosandich, ME (1999) Lamivudine in combination with zidovudine, stavudine, or didanosine in patients with HIV-1 infection. A randomized, double-blind, placebo-controlled trial. </w:t>
      </w:r>
      <w:r w:rsidRPr="002A0789">
        <w:rPr>
          <w:rFonts w:ascii="Cambria" w:hAnsi="Cambria"/>
          <w:i/>
          <w:noProof/>
        </w:rPr>
        <w:t>AIDS</w:t>
      </w:r>
      <w:r w:rsidRPr="002A0789">
        <w:rPr>
          <w:rFonts w:ascii="Cambria" w:hAnsi="Cambria"/>
          <w:noProof/>
        </w:rPr>
        <w:t xml:space="preserve"> </w:t>
      </w:r>
      <w:r w:rsidRPr="002A0789">
        <w:rPr>
          <w:rFonts w:ascii="Cambria" w:hAnsi="Cambria"/>
          <w:b/>
          <w:noProof/>
        </w:rPr>
        <w:t>13</w:t>
      </w:r>
      <w:r w:rsidRPr="002A0789">
        <w:rPr>
          <w:rFonts w:ascii="Cambria" w:hAnsi="Cambria"/>
          <w:noProof/>
        </w:rPr>
        <w:t>: 685-694.</w:t>
      </w:r>
    </w:p>
    <w:p w:rsidR="002A0789" w:rsidRPr="002A0789" w:rsidRDefault="002A0789" w:rsidP="002A0789">
      <w:pPr>
        <w:jc w:val="both"/>
        <w:rPr>
          <w:rFonts w:ascii="Cambria" w:hAnsi="Cambria"/>
          <w:noProof/>
        </w:rPr>
      </w:pPr>
      <w:r w:rsidRPr="002A0789">
        <w:rPr>
          <w:rFonts w:ascii="Cambria" w:hAnsi="Cambria"/>
          <w:noProof/>
        </w:rPr>
        <w:t xml:space="preserve">LaFemina, RL, Schneider, CL, Robbins, HL, Callahan, PL, LeGrow, K, Roth, E, Schleif, WA, Emini, EA (1992) Requirement of active human immunodeficiency virus type 1 integrase enzyme for productive infection of human T-lymphoid cells.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66</w:t>
      </w:r>
      <w:r w:rsidRPr="002A0789">
        <w:rPr>
          <w:rFonts w:ascii="Cambria" w:hAnsi="Cambria"/>
          <w:noProof/>
        </w:rPr>
        <w:t>: 7414-7419.</w:t>
      </w:r>
    </w:p>
    <w:p w:rsidR="002A0789" w:rsidRPr="002A0789" w:rsidRDefault="002A0789" w:rsidP="002A0789">
      <w:pPr>
        <w:jc w:val="both"/>
        <w:rPr>
          <w:rFonts w:ascii="Cambria" w:hAnsi="Cambria"/>
          <w:noProof/>
        </w:rPr>
      </w:pPr>
      <w:r w:rsidRPr="002A0789">
        <w:rPr>
          <w:rFonts w:ascii="Cambria" w:hAnsi="Cambria"/>
          <w:noProof/>
        </w:rPr>
        <w:t xml:space="preserve">Laguette, N, Benichou, S, Basmaciogullari, S (2009) Human Immunodeficiency Virus Type 1 Nef Incorporation into Virions Does Not Increase Infectivity.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83</w:t>
      </w:r>
      <w:r w:rsidRPr="002A0789">
        <w:rPr>
          <w:rFonts w:ascii="Cambria" w:hAnsi="Cambria"/>
          <w:noProof/>
        </w:rPr>
        <w:t>: 1093-1104.</w:t>
      </w:r>
    </w:p>
    <w:p w:rsidR="002A0789" w:rsidRPr="002A0789" w:rsidRDefault="002A0789" w:rsidP="002A0789">
      <w:pPr>
        <w:jc w:val="both"/>
        <w:rPr>
          <w:rFonts w:ascii="Cambria" w:hAnsi="Cambria"/>
          <w:noProof/>
        </w:rPr>
      </w:pPr>
      <w:r w:rsidRPr="002A0789">
        <w:rPr>
          <w:rFonts w:ascii="Cambria" w:hAnsi="Cambria"/>
          <w:noProof/>
        </w:rPr>
        <w:t xml:space="preserve">Lama, J, Mangasarian, A, Trono, D (1999) Cell-surface expression of CD4 reduces HIV-1 infectivity by blocking Env incorporation in a Nef- and Vpu-inhibitable manner. </w:t>
      </w:r>
      <w:r w:rsidRPr="002A0789">
        <w:rPr>
          <w:rFonts w:ascii="Cambria" w:hAnsi="Cambria"/>
          <w:i/>
          <w:noProof/>
        </w:rPr>
        <w:t>Current biology: CB</w:t>
      </w:r>
      <w:r w:rsidRPr="002A0789">
        <w:rPr>
          <w:rFonts w:ascii="Cambria" w:hAnsi="Cambria"/>
          <w:noProof/>
        </w:rPr>
        <w:t xml:space="preserve"> </w:t>
      </w:r>
      <w:r w:rsidRPr="002A0789">
        <w:rPr>
          <w:rFonts w:ascii="Cambria" w:hAnsi="Cambria"/>
          <w:b/>
          <w:noProof/>
        </w:rPr>
        <w:t>9</w:t>
      </w:r>
      <w:r w:rsidRPr="002A0789">
        <w:rPr>
          <w:rFonts w:ascii="Cambria" w:hAnsi="Cambria"/>
          <w:noProof/>
        </w:rPr>
        <w:t>: 622-631.</w:t>
      </w:r>
    </w:p>
    <w:p w:rsidR="002A0789" w:rsidRPr="002A0789" w:rsidRDefault="002A0789" w:rsidP="002A0789">
      <w:pPr>
        <w:jc w:val="both"/>
        <w:rPr>
          <w:rFonts w:ascii="Cambria" w:hAnsi="Cambria"/>
          <w:noProof/>
        </w:rPr>
      </w:pPr>
      <w:r w:rsidRPr="002A0789">
        <w:rPr>
          <w:rFonts w:ascii="Cambria" w:hAnsi="Cambria"/>
          <w:noProof/>
        </w:rPr>
        <w:t>Larder, B, De Vroey, V, Dehertogh, P (1999) Abstracts of the 3d International Workshop on HIV Drug Resistance and Treatment Strategies (San Diego). London: International Medical Press; 1999. Predicting HIV-1 phenotypic resistance from genotype using a large phenotype-genotype relational database [abstract 59]. 41-42.</w:t>
      </w:r>
    </w:p>
    <w:p w:rsidR="002A0789" w:rsidRPr="002A0789" w:rsidRDefault="002A0789" w:rsidP="002A0789">
      <w:pPr>
        <w:jc w:val="both"/>
        <w:rPr>
          <w:rFonts w:ascii="Cambria" w:hAnsi="Cambria"/>
          <w:noProof/>
        </w:rPr>
      </w:pPr>
      <w:r w:rsidRPr="002A0789">
        <w:rPr>
          <w:rFonts w:ascii="Cambria" w:hAnsi="Cambria"/>
          <w:noProof/>
        </w:rPr>
        <w:t xml:space="preserve">Larder, BA, Darby, G, Richman, DD (1989a) HIV with reduced sensitivity to zidovudine (AZT) isolated during prolonged therapy.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243</w:t>
      </w:r>
      <w:r w:rsidRPr="002A0789">
        <w:rPr>
          <w:rFonts w:ascii="Cambria" w:hAnsi="Cambria"/>
          <w:noProof/>
        </w:rPr>
        <w:t>: 1731-1734.</w:t>
      </w:r>
    </w:p>
    <w:p w:rsidR="002A0789" w:rsidRPr="002A0789" w:rsidRDefault="002A0789" w:rsidP="002A0789">
      <w:pPr>
        <w:jc w:val="both"/>
        <w:rPr>
          <w:rFonts w:ascii="Cambria" w:hAnsi="Cambria"/>
          <w:noProof/>
        </w:rPr>
      </w:pPr>
      <w:r w:rsidRPr="002A0789">
        <w:rPr>
          <w:rFonts w:ascii="Cambria" w:hAnsi="Cambria"/>
          <w:noProof/>
        </w:rPr>
        <w:t xml:space="preserve">Larder, BA, Darby, G, Richman, DD (1989b) HIV with reduced sensitivity to zidovudine (AZT) isolated during prolonged therapy.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243</w:t>
      </w:r>
      <w:r w:rsidRPr="002A0789">
        <w:rPr>
          <w:rFonts w:ascii="Cambria" w:hAnsi="Cambria"/>
          <w:noProof/>
        </w:rPr>
        <w:t>: 1731-1734.</w:t>
      </w:r>
    </w:p>
    <w:p w:rsidR="002A0789" w:rsidRPr="002A0789" w:rsidRDefault="002A0789" w:rsidP="002A0789">
      <w:pPr>
        <w:jc w:val="both"/>
        <w:rPr>
          <w:rFonts w:ascii="Cambria" w:hAnsi="Cambria"/>
          <w:noProof/>
        </w:rPr>
      </w:pPr>
      <w:r w:rsidRPr="002A0789">
        <w:rPr>
          <w:rFonts w:ascii="Cambria" w:hAnsi="Cambria"/>
          <w:noProof/>
        </w:rPr>
        <w:t xml:space="preserve">Larder, BA, Kellam, P, Kemp, SD (1991) Zidovudine resistance predicted by direct detection of mutations in DNA from HIV-infected lymphocytes. </w:t>
      </w:r>
      <w:r w:rsidRPr="002A0789">
        <w:rPr>
          <w:rFonts w:ascii="Cambria" w:hAnsi="Cambria"/>
          <w:i/>
          <w:noProof/>
        </w:rPr>
        <w:t>AIDS</w:t>
      </w:r>
      <w:r w:rsidRPr="002A0789">
        <w:rPr>
          <w:rFonts w:ascii="Cambria" w:hAnsi="Cambria"/>
          <w:noProof/>
        </w:rPr>
        <w:t xml:space="preserve"> </w:t>
      </w:r>
      <w:r w:rsidRPr="002A0789">
        <w:rPr>
          <w:rFonts w:ascii="Cambria" w:hAnsi="Cambria"/>
          <w:b/>
          <w:noProof/>
        </w:rPr>
        <w:t>5</w:t>
      </w:r>
      <w:r w:rsidRPr="002A0789">
        <w:rPr>
          <w:rFonts w:ascii="Cambria" w:hAnsi="Cambria"/>
          <w:noProof/>
        </w:rPr>
        <w:t>: 137-144.</w:t>
      </w:r>
    </w:p>
    <w:p w:rsidR="002A0789" w:rsidRPr="002A0789" w:rsidRDefault="002A0789" w:rsidP="002A0789">
      <w:pPr>
        <w:jc w:val="both"/>
        <w:rPr>
          <w:rFonts w:ascii="Cambria" w:hAnsi="Cambria"/>
          <w:noProof/>
        </w:rPr>
      </w:pPr>
      <w:r w:rsidRPr="002A0789">
        <w:rPr>
          <w:rFonts w:ascii="Cambria" w:hAnsi="Cambria"/>
          <w:noProof/>
        </w:rPr>
        <w:t xml:space="preserve">Larder, BA, Kemp, SD (1989) Multiple mutations in HIV-1 reverse transcriptase confer high-level resistance to zidovudine (AZT).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246</w:t>
      </w:r>
      <w:r w:rsidRPr="002A0789">
        <w:rPr>
          <w:rFonts w:ascii="Cambria" w:hAnsi="Cambria"/>
          <w:noProof/>
        </w:rPr>
        <w:t>: 1155-1158.</w:t>
      </w:r>
    </w:p>
    <w:p w:rsidR="002A0789" w:rsidRPr="002A0789" w:rsidRDefault="002A0789" w:rsidP="002A0789">
      <w:pPr>
        <w:jc w:val="both"/>
        <w:rPr>
          <w:rFonts w:ascii="Cambria" w:hAnsi="Cambria"/>
          <w:noProof/>
        </w:rPr>
      </w:pPr>
      <w:r w:rsidRPr="002A0789">
        <w:rPr>
          <w:rFonts w:ascii="Cambria" w:hAnsi="Cambria"/>
          <w:noProof/>
        </w:rPr>
        <w:t xml:space="preserve">Larsen, LS, Beliakova-Bethell, N, Bilanchone, V, Zhang, M, Lamsa, A, Dasilva, R, Hatfield, GW, Nagashima, K, Sandmeyer, S (2008) Ty3 nucleocapsid controls localization of particle assembly.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82</w:t>
      </w:r>
      <w:r w:rsidRPr="002A0789">
        <w:rPr>
          <w:rFonts w:ascii="Cambria" w:hAnsi="Cambria"/>
          <w:noProof/>
        </w:rPr>
        <w:t>: 2501-2514.</w:t>
      </w:r>
    </w:p>
    <w:p w:rsidR="002A0789" w:rsidRPr="002A0789" w:rsidRDefault="002A0789" w:rsidP="002A0789">
      <w:pPr>
        <w:jc w:val="both"/>
        <w:rPr>
          <w:rFonts w:ascii="Cambria" w:hAnsi="Cambria"/>
          <w:noProof/>
        </w:rPr>
      </w:pPr>
      <w:r w:rsidRPr="002A0789">
        <w:rPr>
          <w:rFonts w:ascii="Cambria" w:hAnsi="Cambria"/>
          <w:noProof/>
        </w:rPr>
        <w:t xml:space="preserve">Lemey, P, Pybus, OG, Rambaut, A, Drummond, AJ, Robertson, DL, Roques, P, Worobey, M, Vandamme, A-M (2004a) The Molecular Population Genetics of HIV-1 Group O. </w:t>
      </w:r>
      <w:r w:rsidRPr="002A0789">
        <w:rPr>
          <w:rFonts w:ascii="Cambria" w:hAnsi="Cambria"/>
          <w:i/>
          <w:noProof/>
        </w:rPr>
        <w:t>Genetics</w:t>
      </w:r>
      <w:r w:rsidRPr="002A0789">
        <w:rPr>
          <w:rFonts w:ascii="Cambria" w:hAnsi="Cambria"/>
          <w:noProof/>
        </w:rPr>
        <w:t xml:space="preserve"> </w:t>
      </w:r>
      <w:r w:rsidRPr="002A0789">
        <w:rPr>
          <w:rFonts w:ascii="Cambria" w:hAnsi="Cambria"/>
          <w:b/>
          <w:noProof/>
        </w:rPr>
        <w:t>167</w:t>
      </w:r>
      <w:r w:rsidRPr="002A0789">
        <w:rPr>
          <w:rFonts w:ascii="Cambria" w:hAnsi="Cambria"/>
          <w:noProof/>
        </w:rPr>
        <w:t>: 1059-1068.</w:t>
      </w:r>
    </w:p>
    <w:p w:rsidR="002A0789" w:rsidRPr="002A0789" w:rsidRDefault="002A0789" w:rsidP="002A0789">
      <w:pPr>
        <w:jc w:val="both"/>
        <w:rPr>
          <w:rFonts w:ascii="Cambria" w:hAnsi="Cambria"/>
          <w:noProof/>
        </w:rPr>
      </w:pPr>
      <w:r w:rsidRPr="002A0789">
        <w:rPr>
          <w:rFonts w:ascii="Cambria" w:hAnsi="Cambria"/>
          <w:noProof/>
        </w:rPr>
        <w:t xml:space="preserve">Lemey, P, Pybus, OG, Rambaut, A, Drummond, AJ, Robertson, DL, Roques, P, Worobey, M, Vandamme, AM (2004b) The molecular population genetics of HIV-1 group O. </w:t>
      </w:r>
      <w:r w:rsidRPr="002A0789">
        <w:rPr>
          <w:rFonts w:ascii="Cambria" w:hAnsi="Cambria"/>
          <w:i/>
          <w:noProof/>
        </w:rPr>
        <w:t>Genetics</w:t>
      </w:r>
      <w:r w:rsidRPr="002A0789">
        <w:rPr>
          <w:rFonts w:ascii="Cambria" w:hAnsi="Cambria"/>
          <w:noProof/>
        </w:rPr>
        <w:t xml:space="preserve"> </w:t>
      </w:r>
      <w:r w:rsidRPr="002A0789">
        <w:rPr>
          <w:rFonts w:ascii="Cambria" w:hAnsi="Cambria"/>
          <w:b/>
          <w:noProof/>
        </w:rPr>
        <w:t>167</w:t>
      </w:r>
      <w:r w:rsidRPr="002A0789">
        <w:rPr>
          <w:rFonts w:ascii="Cambria" w:hAnsi="Cambria"/>
          <w:noProof/>
        </w:rPr>
        <w:t>: 1059-1068.</w:t>
      </w:r>
    </w:p>
    <w:p w:rsidR="002A0789" w:rsidRPr="002A0789" w:rsidRDefault="002A0789" w:rsidP="002A0789">
      <w:pPr>
        <w:jc w:val="both"/>
        <w:rPr>
          <w:rFonts w:ascii="Cambria" w:hAnsi="Cambria"/>
          <w:noProof/>
        </w:rPr>
      </w:pPr>
      <w:r w:rsidRPr="002A0789">
        <w:rPr>
          <w:rFonts w:ascii="Cambria" w:hAnsi="Cambria"/>
          <w:noProof/>
        </w:rPr>
        <w:t xml:space="preserve">Lenassi, M, Cagney, G, Liao, M, Vaupotic, T, Bartholomeeusen, K, Cheng, Y, Krogan, NJ, Plemenitas, A, Peterlin, BM HIV Nef is secreted in exosomes and triggers apoptosis in bystander CD4+ T cells. </w:t>
      </w:r>
      <w:r w:rsidRPr="002A0789">
        <w:rPr>
          <w:rFonts w:ascii="Cambria" w:hAnsi="Cambria"/>
          <w:i/>
          <w:noProof/>
        </w:rPr>
        <w:t>Traffic</w:t>
      </w:r>
      <w:r w:rsidRPr="002A0789">
        <w:rPr>
          <w:rFonts w:ascii="Cambria" w:hAnsi="Cambria"/>
          <w:noProof/>
        </w:rPr>
        <w:t xml:space="preserve"> </w:t>
      </w:r>
      <w:r w:rsidRPr="002A0789">
        <w:rPr>
          <w:rFonts w:ascii="Cambria" w:hAnsi="Cambria"/>
          <w:b/>
          <w:noProof/>
        </w:rPr>
        <w:t>11</w:t>
      </w:r>
      <w:r w:rsidRPr="002A0789">
        <w:rPr>
          <w:rFonts w:ascii="Cambria" w:hAnsi="Cambria"/>
          <w:noProof/>
        </w:rPr>
        <w:t>: 110-122.</w:t>
      </w:r>
    </w:p>
    <w:p w:rsidR="002A0789" w:rsidRPr="002A0789" w:rsidRDefault="002A0789" w:rsidP="002A0789">
      <w:pPr>
        <w:jc w:val="both"/>
        <w:rPr>
          <w:rFonts w:ascii="Cambria" w:hAnsi="Cambria"/>
          <w:noProof/>
        </w:rPr>
      </w:pPr>
      <w:r w:rsidRPr="002A0789">
        <w:rPr>
          <w:rFonts w:ascii="Cambria" w:hAnsi="Cambria"/>
          <w:noProof/>
        </w:rPr>
        <w:t xml:space="preserve">Letvin, NL (2006) Progress and obstacles in the development of an AIDS vaccine. </w:t>
      </w:r>
      <w:r w:rsidRPr="002A0789">
        <w:rPr>
          <w:rFonts w:ascii="Cambria" w:hAnsi="Cambria"/>
          <w:i/>
          <w:noProof/>
        </w:rPr>
        <w:t>Nature Reviews Immunology</w:t>
      </w:r>
      <w:r w:rsidRPr="002A0789">
        <w:rPr>
          <w:rFonts w:ascii="Cambria" w:hAnsi="Cambria"/>
          <w:noProof/>
        </w:rPr>
        <w:t xml:space="preserve"> </w:t>
      </w:r>
      <w:r w:rsidRPr="002A0789">
        <w:rPr>
          <w:rFonts w:ascii="Cambria" w:hAnsi="Cambria"/>
          <w:b/>
          <w:noProof/>
        </w:rPr>
        <w:t>6</w:t>
      </w:r>
      <w:r w:rsidRPr="002A0789">
        <w:rPr>
          <w:rFonts w:ascii="Cambria" w:hAnsi="Cambria"/>
          <w:noProof/>
        </w:rPr>
        <w:t>: 930-939.</w:t>
      </w:r>
    </w:p>
    <w:p w:rsidR="002A0789" w:rsidRPr="002A0789" w:rsidRDefault="002A0789" w:rsidP="002A0789">
      <w:pPr>
        <w:jc w:val="both"/>
        <w:rPr>
          <w:rFonts w:ascii="Cambria" w:hAnsi="Cambria"/>
          <w:noProof/>
        </w:rPr>
      </w:pPr>
      <w:r w:rsidRPr="002A0789">
        <w:rPr>
          <w:rFonts w:ascii="Cambria" w:hAnsi="Cambria"/>
          <w:noProof/>
        </w:rPr>
        <w:t xml:space="preserve">Levy, JA, Hoffman, AD, Kramer, SM, Landis, JA, Shimabukuro, JM, Oshiro, LS (1984) Isolation of lymphocytopathic retroviruses from San Francisco patients with AIDS.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225</w:t>
      </w:r>
      <w:r w:rsidRPr="002A0789">
        <w:rPr>
          <w:rFonts w:ascii="Cambria" w:hAnsi="Cambria"/>
          <w:noProof/>
        </w:rPr>
        <w:t>: 840-842.</w:t>
      </w:r>
    </w:p>
    <w:p w:rsidR="002A0789" w:rsidRPr="002A0789" w:rsidRDefault="002A0789" w:rsidP="002A0789">
      <w:pPr>
        <w:jc w:val="both"/>
        <w:rPr>
          <w:rFonts w:ascii="Cambria" w:hAnsi="Cambria"/>
          <w:noProof/>
        </w:rPr>
      </w:pPr>
      <w:r w:rsidRPr="002A0789">
        <w:rPr>
          <w:rFonts w:ascii="Cambria" w:hAnsi="Cambria"/>
          <w:noProof/>
        </w:rPr>
        <w:t xml:space="preserve">Lewis, MJ, Lee, P, Ng, HL, Yang, OO (2012) Immune Selection In Vitro Reveals Human Immunodeficiency Virus Type 1 Nef Sequence Motifs Important for Its Immune Evasion Function In Vivo.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86</w:t>
      </w:r>
      <w:r w:rsidRPr="002A0789">
        <w:rPr>
          <w:rFonts w:ascii="Cambria" w:hAnsi="Cambria"/>
          <w:noProof/>
        </w:rPr>
        <w:t>: 7126-7135.</w:t>
      </w:r>
    </w:p>
    <w:p w:rsidR="002A0789" w:rsidRPr="002A0789" w:rsidRDefault="002A0789" w:rsidP="002A0789">
      <w:pPr>
        <w:jc w:val="both"/>
        <w:rPr>
          <w:rFonts w:ascii="Cambria" w:hAnsi="Cambria"/>
          <w:noProof/>
        </w:rPr>
      </w:pPr>
      <w:r w:rsidRPr="002A0789">
        <w:rPr>
          <w:rFonts w:ascii="Cambria" w:hAnsi="Cambria"/>
          <w:noProof/>
        </w:rPr>
        <w:t xml:space="preserve">Liang, J-S, Distler, O, Cooper, DA, Jamil, H, Deckelbaum, RJ, Ginsberg, HN, Sturley, SL (2001) HIV protease inhibitors protect apolipoprotein B from degradation by the proteasome: A potential mechanism for protease inhibitor-induced hyperlipidemia. </w:t>
      </w:r>
      <w:r w:rsidRPr="002A0789">
        <w:rPr>
          <w:rFonts w:ascii="Cambria" w:hAnsi="Cambria"/>
          <w:i/>
          <w:noProof/>
        </w:rPr>
        <w:t>Nature Medicine</w:t>
      </w:r>
      <w:r w:rsidRPr="002A0789">
        <w:rPr>
          <w:rFonts w:ascii="Cambria" w:hAnsi="Cambria"/>
          <w:noProof/>
        </w:rPr>
        <w:t xml:space="preserve"> </w:t>
      </w:r>
      <w:r w:rsidRPr="002A0789">
        <w:rPr>
          <w:rFonts w:ascii="Cambria" w:hAnsi="Cambria"/>
          <w:b/>
          <w:noProof/>
        </w:rPr>
        <w:t>7</w:t>
      </w:r>
      <w:r w:rsidRPr="002A0789">
        <w:rPr>
          <w:rFonts w:ascii="Cambria" w:hAnsi="Cambria"/>
          <w:noProof/>
        </w:rPr>
        <w:t>: 1327-1331.</w:t>
      </w:r>
    </w:p>
    <w:p w:rsidR="002A0789" w:rsidRPr="002A0789" w:rsidRDefault="002A0789" w:rsidP="002A0789">
      <w:pPr>
        <w:jc w:val="both"/>
        <w:rPr>
          <w:rFonts w:ascii="Cambria" w:hAnsi="Cambria"/>
          <w:noProof/>
        </w:rPr>
      </w:pPr>
      <w:r w:rsidRPr="002A0789">
        <w:rPr>
          <w:rFonts w:ascii="Cambria" w:hAnsi="Cambria"/>
          <w:noProof/>
        </w:rPr>
        <w:t xml:space="preserve">Liu, J, Bartesaghi, A, Borgnia, MJ, Sapiro, G, Subramaniam, S (2008) Molecular architecture of native HIV-1 gp120 trimers.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455</w:t>
      </w:r>
      <w:r w:rsidRPr="002A0789">
        <w:rPr>
          <w:rFonts w:ascii="Cambria" w:hAnsi="Cambria"/>
          <w:noProof/>
        </w:rPr>
        <w:t>: 109-113.</w:t>
      </w:r>
    </w:p>
    <w:p w:rsidR="002A0789" w:rsidRPr="002A0789" w:rsidRDefault="002A0789" w:rsidP="002A0789">
      <w:pPr>
        <w:jc w:val="both"/>
        <w:rPr>
          <w:rFonts w:ascii="Cambria" w:hAnsi="Cambria"/>
          <w:noProof/>
        </w:rPr>
      </w:pPr>
      <w:r w:rsidRPr="002A0789">
        <w:rPr>
          <w:rFonts w:ascii="Cambria" w:hAnsi="Cambria"/>
          <w:noProof/>
        </w:rPr>
        <w:t xml:space="preserve">Liu, SL, Rodrigo, AG, Shankarappa, R, Learn, GH, Hsu, L, Davidov, O, Zhao, LP, Mullins, JI (1996) HIV quasispecies and resampling.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273</w:t>
      </w:r>
      <w:r w:rsidRPr="002A0789">
        <w:rPr>
          <w:rFonts w:ascii="Cambria" w:hAnsi="Cambria"/>
          <w:noProof/>
        </w:rPr>
        <w:t>: 415-416.</w:t>
      </w:r>
    </w:p>
    <w:p w:rsidR="002A0789" w:rsidRPr="002A0789" w:rsidRDefault="002A0789" w:rsidP="002A0789">
      <w:pPr>
        <w:jc w:val="both"/>
        <w:rPr>
          <w:rFonts w:ascii="Cambria" w:hAnsi="Cambria"/>
          <w:noProof/>
        </w:rPr>
      </w:pPr>
      <w:r w:rsidRPr="002A0789">
        <w:rPr>
          <w:rFonts w:ascii="Cambria" w:hAnsi="Cambria"/>
          <w:noProof/>
        </w:rPr>
        <w:t xml:space="preserve">Lole, KS, Bollinger, RC, Paranjape, RS, Gadkari, D, Kulkarni, SS, Novak, NG, Ingersoll, R, Sheppard, HW, Ray, SC (1999) Full-length human immunodeficiency virus type 1 genomes from subtype C-infected seroconverters in India, with evidence of intersubtype recombination.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73</w:t>
      </w:r>
      <w:r w:rsidRPr="002A0789">
        <w:rPr>
          <w:rFonts w:ascii="Cambria" w:hAnsi="Cambria"/>
          <w:noProof/>
        </w:rPr>
        <w:t>: 152-160.</w:t>
      </w:r>
    </w:p>
    <w:p w:rsidR="002A0789" w:rsidRPr="002A0789" w:rsidRDefault="002A0789" w:rsidP="002A0789">
      <w:pPr>
        <w:jc w:val="both"/>
        <w:rPr>
          <w:rFonts w:ascii="Cambria" w:hAnsi="Cambria"/>
          <w:noProof/>
        </w:rPr>
      </w:pPr>
      <w:r w:rsidRPr="002A0789">
        <w:rPr>
          <w:rFonts w:ascii="Cambria" w:hAnsi="Cambria"/>
          <w:noProof/>
        </w:rPr>
        <w:t xml:space="preserve">Loman, NJ, Misra, RV, Dallman, TJ, Constantinidou, C, Gharbia, SE, Wain, J, Pallen, MJ (2012) Performance comparison of benchtop high-throughput sequencing platforms. </w:t>
      </w:r>
      <w:r w:rsidRPr="002A0789">
        <w:rPr>
          <w:rFonts w:ascii="Cambria" w:hAnsi="Cambria"/>
          <w:i/>
          <w:noProof/>
        </w:rPr>
        <w:t>Nat Biotechnol</w:t>
      </w:r>
      <w:r w:rsidRPr="002A0789">
        <w:rPr>
          <w:rFonts w:ascii="Cambria" w:hAnsi="Cambria"/>
          <w:noProof/>
        </w:rPr>
        <w:t xml:space="preserve"> </w:t>
      </w:r>
      <w:r w:rsidRPr="002A0789">
        <w:rPr>
          <w:rFonts w:ascii="Cambria" w:hAnsi="Cambria"/>
          <w:b/>
          <w:noProof/>
        </w:rPr>
        <w:t>30</w:t>
      </w:r>
      <w:r w:rsidRPr="002A0789">
        <w:rPr>
          <w:rFonts w:ascii="Cambria" w:hAnsi="Cambria"/>
          <w:noProof/>
        </w:rPr>
        <w:t>: 434-439.</w:t>
      </w:r>
    </w:p>
    <w:p w:rsidR="002A0789" w:rsidRPr="002A0789" w:rsidRDefault="002A0789" w:rsidP="002A0789">
      <w:pPr>
        <w:jc w:val="both"/>
        <w:rPr>
          <w:rFonts w:ascii="Cambria" w:hAnsi="Cambria"/>
          <w:noProof/>
        </w:rPr>
      </w:pPr>
      <w:r w:rsidRPr="002A0789">
        <w:rPr>
          <w:rFonts w:ascii="Cambria" w:hAnsi="Cambria"/>
          <w:noProof/>
        </w:rPr>
        <w:t xml:space="preserve">Long, EM, Martin, HL, Jr., Kreiss, JK, Rainwater, SM, Lavreys, L, Jackson, DJ, Rakwar, J, Mandaliya, K, Overbaugh, J (2000) Gender differences in HIV-1 diversity at time of infection. </w:t>
      </w:r>
      <w:r w:rsidRPr="002A0789">
        <w:rPr>
          <w:rFonts w:ascii="Cambria" w:hAnsi="Cambria"/>
          <w:i/>
          <w:noProof/>
        </w:rPr>
        <w:t>Nat Med</w:t>
      </w:r>
      <w:r w:rsidRPr="002A0789">
        <w:rPr>
          <w:rFonts w:ascii="Cambria" w:hAnsi="Cambria"/>
          <w:noProof/>
        </w:rPr>
        <w:t xml:space="preserve"> </w:t>
      </w:r>
      <w:r w:rsidRPr="002A0789">
        <w:rPr>
          <w:rFonts w:ascii="Cambria" w:hAnsi="Cambria"/>
          <w:b/>
          <w:noProof/>
        </w:rPr>
        <w:t>6</w:t>
      </w:r>
      <w:r w:rsidRPr="002A0789">
        <w:rPr>
          <w:rFonts w:ascii="Cambria" w:hAnsi="Cambria"/>
          <w:noProof/>
        </w:rPr>
        <w:t>: 71-75.</w:t>
      </w:r>
    </w:p>
    <w:p w:rsidR="002A0789" w:rsidRPr="002A0789" w:rsidRDefault="002A0789" w:rsidP="002A0789">
      <w:pPr>
        <w:jc w:val="both"/>
        <w:rPr>
          <w:rFonts w:ascii="Cambria" w:hAnsi="Cambria"/>
          <w:noProof/>
        </w:rPr>
      </w:pPr>
      <w:r w:rsidRPr="002A0789">
        <w:rPr>
          <w:rFonts w:ascii="Cambria" w:hAnsi="Cambria"/>
          <w:noProof/>
        </w:rPr>
        <w:t xml:space="preserve">Lorenzi, P, Opravil, M, Hirschel, B, Chave, JP, Furrer, HJ, Sax, H, Perneger, TV, Perrin, L, Kaiser, L, Yerly, S (1999) Impact of drug resistance mutations on virologic response to salvage therapy. Swiss HIV Cohort Study. </w:t>
      </w:r>
      <w:r w:rsidRPr="002A0789">
        <w:rPr>
          <w:rFonts w:ascii="Cambria" w:hAnsi="Cambria"/>
          <w:i/>
          <w:noProof/>
        </w:rPr>
        <w:t>AIDS</w:t>
      </w:r>
      <w:r w:rsidRPr="002A0789">
        <w:rPr>
          <w:rFonts w:ascii="Cambria" w:hAnsi="Cambria"/>
          <w:noProof/>
        </w:rPr>
        <w:t xml:space="preserve"> </w:t>
      </w:r>
      <w:r w:rsidRPr="002A0789">
        <w:rPr>
          <w:rFonts w:ascii="Cambria" w:hAnsi="Cambria"/>
          <w:b/>
          <w:noProof/>
        </w:rPr>
        <w:t>13</w:t>
      </w:r>
      <w:r w:rsidRPr="002A0789">
        <w:rPr>
          <w:rFonts w:ascii="Cambria" w:hAnsi="Cambria"/>
          <w:noProof/>
        </w:rPr>
        <w:t>: F17-21.</w:t>
      </w:r>
    </w:p>
    <w:p w:rsidR="002A0789" w:rsidRPr="002A0789" w:rsidRDefault="002A0789" w:rsidP="002A0789">
      <w:pPr>
        <w:jc w:val="both"/>
        <w:rPr>
          <w:rFonts w:ascii="Cambria" w:hAnsi="Cambria"/>
          <w:noProof/>
        </w:rPr>
      </w:pPr>
      <w:r w:rsidRPr="002A0789">
        <w:rPr>
          <w:rFonts w:ascii="Cambria" w:hAnsi="Cambria"/>
          <w:noProof/>
        </w:rPr>
        <w:t xml:space="preserve">Lundgren, JD, Phillips, AN, Pedersen, C, Clumeck, N, Gatell, JM, Johnson, AM, Ledergerber, B, Vella, S, Nielsen, JO (1994) Comparison of long-term prognosis of patients with AIDS treated and not treated with zidovudine. AIDS in Europe Study Group. </w:t>
      </w:r>
      <w:r w:rsidRPr="002A0789">
        <w:rPr>
          <w:rFonts w:ascii="Cambria" w:hAnsi="Cambria"/>
          <w:i/>
          <w:noProof/>
        </w:rPr>
        <w:t>JAMA</w:t>
      </w:r>
      <w:r w:rsidRPr="002A0789">
        <w:rPr>
          <w:rFonts w:ascii="Cambria" w:hAnsi="Cambria"/>
          <w:noProof/>
        </w:rPr>
        <w:t xml:space="preserve"> </w:t>
      </w:r>
      <w:r w:rsidRPr="002A0789">
        <w:rPr>
          <w:rFonts w:ascii="Cambria" w:hAnsi="Cambria"/>
          <w:b/>
          <w:noProof/>
        </w:rPr>
        <w:t>271</w:t>
      </w:r>
      <w:r w:rsidRPr="002A0789">
        <w:rPr>
          <w:rFonts w:ascii="Cambria" w:hAnsi="Cambria"/>
          <w:noProof/>
        </w:rPr>
        <w:t>: 1088-1092.</w:t>
      </w:r>
    </w:p>
    <w:p w:rsidR="002A0789" w:rsidRPr="002A0789" w:rsidRDefault="002A0789" w:rsidP="002A0789">
      <w:pPr>
        <w:jc w:val="both"/>
        <w:rPr>
          <w:rFonts w:ascii="Cambria" w:hAnsi="Cambria"/>
          <w:noProof/>
        </w:rPr>
      </w:pPr>
      <w:r w:rsidRPr="002A0789">
        <w:rPr>
          <w:rFonts w:ascii="Cambria" w:hAnsi="Cambria"/>
          <w:noProof/>
        </w:rPr>
        <w:t xml:space="preserve">Luo, C, Tsementzi, D, Kyrpides, N, Read, T, Konstantinidis, KT (2012) Direct comparisons of Illumina vs. Roche 454 sequencing technologies on the same microbial community DNA sample. </w:t>
      </w:r>
      <w:r w:rsidRPr="002A0789">
        <w:rPr>
          <w:rFonts w:ascii="Cambria" w:hAnsi="Cambria"/>
          <w:i/>
          <w:noProof/>
        </w:rPr>
        <w:t>PLoS One</w:t>
      </w:r>
      <w:r w:rsidRPr="002A0789">
        <w:rPr>
          <w:rFonts w:ascii="Cambria" w:hAnsi="Cambria"/>
          <w:noProof/>
        </w:rPr>
        <w:t xml:space="preserve"> </w:t>
      </w:r>
      <w:r w:rsidRPr="002A0789">
        <w:rPr>
          <w:rFonts w:ascii="Cambria" w:hAnsi="Cambria"/>
          <w:b/>
          <w:noProof/>
        </w:rPr>
        <w:t>7</w:t>
      </w:r>
      <w:r w:rsidRPr="002A0789">
        <w:rPr>
          <w:rFonts w:ascii="Cambria" w:hAnsi="Cambria"/>
          <w:noProof/>
        </w:rPr>
        <w:t>: e30087.</w:t>
      </w:r>
    </w:p>
    <w:p w:rsidR="002A0789" w:rsidRPr="002A0789" w:rsidRDefault="002A0789" w:rsidP="002A0789">
      <w:pPr>
        <w:jc w:val="both"/>
        <w:rPr>
          <w:rFonts w:ascii="Cambria" w:hAnsi="Cambria"/>
          <w:noProof/>
        </w:rPr>
      </w:pPr>
      <w:r w:rsidRPr="002A0789">
        <w:rPr>
          <w:rFonts w:ascii="Cambria" w:hAnsi="Cambria"/>
          <w:noProof/>
        </w:rPr>
        <w:t xml:space="preserve">Madani, N, Kabat, D (1998) An endogenous inhibitor of human immunodeficiency virus in human lymphocytes is overcome by the viral Vif protein.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72</w:t>
      </w:r>
      <w:r w:rsidRPr="002A0789">
        <w:rPr>
          <w:rFonts w:ascii="Cambria" w:hAnsi="Cambria"/>
          <w:noProof/>
        </w:rPr>
        <w:t>: 10251-10255.</w:t>
      </w:r>
    </w:p>
    <w:p w:rsidR="002A0789" w:rsidRPr="002A0789" w:rsidRDefault="002A0789" w:rsidP="002A0789">
      <w:pPr>
        <w:jc w:val="both"/>
        <w:rPr>
          <w:rFonts w:ascii="Cambria" w:hAnsi="Cambria"/>
          <w:noProof/>
        </w:rPr>
      </w:pPr>
      <w:r w:rsidRPr="002A0789">
        <w:rPr>
          <w:rFonts w:ascii="Cambria" w:hAnsi="Cambria"/>
          <w:noProof/>
        </w:rPr>
        <w:t xml:space="preserve">Malim, MH, Bohnlein, S, Hauber, J, Cullen, BR (1989a) Functional dissection of the HIV-1 Rev trans-activator--derivation of a trans-dominant repressor of Rev function. </w:t>
      </w:r>
      <w:r w:rsidRPr="002A0789">
        <w:rPr>
          <w:rFonts w:ascii="Cambria" w:hAnsi="Cambria"/>
          <w:i/>
          <w:noProof/>
        </w:rPr>
        <w:t>Cell</w:t>
      </w:r>
      <w:r w:rsidRPr="002A0789">
        <w:rPr>
          <w:rFonts w:ascii="Cambria" w:hAnsi="Cambria"/>
          <w:noProof/>
        </w:rPr>
        <w:t xml:space="preserve"> </w:t>
      </w:r>
      <w:r w:rsidRPr="002A0789">
        <w:rPr>
          <w:rFonts w:ascii="Cambria" w:hAnsi="Cambria"/>
          <w:b/>
          <w:noProof/>
        </w:rPr>
        <w:t>58</w:t>
      </w:r>
      <w:r w:rsidRPr="002A0789">
        <w:rPr>
          <w:rFonts w:ascii="Cambria" w:hAnsi="Cambria"/>
          <w:noProof/>
        </w:rPr>
        <w:t>: 205-214.</w:t>
      </w:r>
    </w:p>
    <w:p w:rsidR="002A0789" w:rsidRPr="002A0789" w:rsidRDefault="002A0789" w:rsidP="002A0789">
      <w:pPr>
        <w:jc w:val="both"/>
        <w:rPr>
          <w:rFonts w:ascii="Cambria" w:hAnsi="Cambria"/>
          <w:noProof/>
        </w:rPr>
      </w:pPr>
      <w:r w:rsidRPr="002A0789">
        <w:rPr>
          <w:rFonts w:ascii="Cambria" w:hAnsi="Cambria"/>
          <w:noProof/>
        </w:rPr>
        <w:t xml:space="preserve">Malim, MH, Cullen, BR (1991) HIV-1 structural gene expression requires the binding of multiple Rev monomers to the viral RRE: implications for HIV-1 latency. </w:t>
      </w:r>
      <w:r w:rsidRPr="002A0789">
        <w:rPr>
          <w:rFonts w:ascii="Cambria" w:hAnsi="Cambria"/>
          <w:i/>
          <w:noProof/>
        </w:rPr>
        <w:t>Cell</w:t>
      </w:r>
      <w:r w:rsidRPr="002A0789">
        <w:rPr>
          <w:rFonts w:ascii="Cambria" w:hAnsi="Cambria"/>
          <w:noProof/>
        </w:rPr>
        <w:t xml:space="preserve"> </w:t>
      </w:r>
      <w:r w:rsidRPr="002A0789">
        <w:rPr>
          <w:rFonts w:ascii="Cambria" w:hAnsi="Cambria"/>
          <w:b/>
          <w:noProof/>
        </w:rPr>
        <w:t>65</w:t>
      </w:r>
      <w:r w:rsidRPr="002A0789">
        <w:rPr>
          <w:rFonts w:ascii="Cambria" w:hAnsi="Cambria"/>
          <w:noProof/>
        </w:rPr>
        <w:t>: 241-248.</w:t>
      </w:r>
    </w:p>
    <w:p w:rsidR="002A0789" w:rsidRPr="002A0789" w:rsidRDefault="002A0789" w:rsidP="002A0789">
      <w:pPr>
        <w:jc w:val="both"/>
        <w:rPr>
          <w:rFonts w:ascii="Cambria" w:hAnsi="Cambria"/>
          <w:noProof/>
        </w:rPr>
      </w:pPr>
      <w:r w:rsidRPr="002A0789">
        <w:rPr>
          <w:rFonts w:ascii="Cambria" w:hAnsi="Cambria"/>
          <w:noProof/>
        </w:rPr>
        <w:t xml:space="preserve">Malim, MH, Hauber, J, Le, S-Y, Maizel, JV, Cullen, BR (1989b) The HIV-1 rev trans-activator acts through a structured target sequence to activate nuclear export of unspliced viral mRNA.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338</w:t>
      </w:r>
      <w:r w:rsidRPr="002A0789">
        <w:rPr>
          <w:rFonts w:ascii="Cambria" w:hAnsi="Cambria"/>
          <w:noProof/>
        </w:rPr>
        <w:t>: 254–257.</w:t>
      </w:r>
    </w:p>
    <w:p w:rsidR="002A0789" w:rsidRPr="002A0789" w:rsidRDefault="002A0789" w:rsidP="002A0789">
      <w:pPr>
        <w:jc w:val="both"/>
        <w:rPr>
          <w:rFonts w:ascii="Cambria" w:hAnsi="Cambria"/>
          <w:noProof/>
        </w:rPr>
      </w:pPr>
      <w:r w:rsidRPr="002A0789">
        <w:rPr>
          <w:rFonts w:ascii="Cambria" w:hAnsi="Cambria"/>
          <w:noProof/>
        </w:rPr>
        <w:t xml:space="preserve">Mansky, LM (1996) Forward mutation rate of human immunodeficiency virus type 1 in a T lymphoid cell line. </w:t>
      </w:r>
      <w:r w:rsidRPr="002A0789">
        <w:rPr>
          <w:rFonts w:ascii="Cambria" w:hAnsi="Cambria"/>
          <w:i/>
          <w:noProof/>
        </w:rPr>
        <w:t>AIDS Res Hum Retroviruses</w:t>
      </w:r>
      <w:r w:rsidRPr="002A0789">
        <w:rPr>
          <w:rFonts w:ascii="Cambria" w:hAnsi="Cambria"/>
          <w:noProof/>
        </w:rPr>
        <w:t xml:space="preserve"> </w:t>
      </w:r>
      <w:r w:rsidRPr="002A0789">
        <w:rPr>
          <w:rFonts w:ascii="Cambria" w:hAnsi="Cambria"/>
          <w:b/>
          <w:noProof/>
        </w:rPr>
        <w:t>12</w:t>
      </w:r>
      <w:r w:rsidRPr="002A0789">
        <w:rPr>
          <w:rFonts w:ascii="Cambria" w:hAnsi="Cambria"/>
          <w:noProof/>
        </w:rPr>
        <w:t>: 307-314.</w:t>
      </w:r>
    </w:p>
    <w:p w:rsidR="002A0789" w:rsidRPr="002A0789" w:rsidRDefault="002A0789" w:rsidP="002A0789">
      <w:pPr>
        <w:jc w:val="both"/>
        <w:rPr>
          <w:rFonts w:ascii="Cambria" w:hAnsi="Cambria"/>
          <w:noProof/>
        </w:rPr>
      </w:pPr>
      <w:r w:rsidRPr="002A0789">
        <w:rPr>
          <w:rFonts w:ascii="Cambria" w:hAnsi="Cambria"/>
          <w:noProof/>
        </w:rPr>
        <w:t xml:space="preserve">Mansky, LM, Temin, HM (1995) Lower in vivo mutation rate of human immunodeficiency virus type 1 than that predicted from the fidelity of purified reverse transcriptase.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69</w:t>
      </w:r>
      <w:r w:rsidRPr="002A0789">
        <w:rPr>
          <w:rFonts w:ascii="Cambria" w:hAnsi="Cambria"/>
          <w:noProof/>
        </w:rPr>
        <w:t>: 5087-5094.</w:t>
      </w:r>
    </w:p>
    <w:p w:rsidR="002A0789" w:rsidRPr="002A0789" w:rsidRDefault="002A0789" w:rsidP="002A0789">
      <w:pPr>
        <w:jc w:val="both"/>
        <w:rPr>
          <w:rFonts w:ascii="Cambria" w:hAnsi="Cambria"/>
          <w:noProof/>
        </w:rPr>
      </w:pPr>
      <w:r w:rsidRPr="002A0789">
        <w:rPr>
          <w:rFonts w:ascii="Cambria" w:hAnsi="Cambria"/>
          <w:noProof/>
        </w:rPr>
        <w:t xml:space="preserve">Marcello, A, Zoppe, M, Giacca, M (2001) Multiple modes of transcriptional regulation by the HIV-1 Tat transactivator. </w:t>
      </w:r>
      <w:r w:rsidRPr="002A0789">
        <w:rPr>
          <w:rFonts w:ascii="Cambria" w:hAnsi="Cambria"/>
          <w:i/>
          <w:noProof/>
        </w:rPr>
        <w:t>IUBMB Life</w:t>
      </w:r>
      <w:r w:rsidRPr="002A0789">
        <w:rPr>
          <w:rFonts w:ascii="Cambria" w:hAnsi="Cambria"/>
          <w:noProof/>
        </w:rPr>
        <w:t xml:space="preserve"> </w:t>
      </w:r>
      <w:r w:rsidRPr="002A0789">
        <w:rPr>
          <w:rFonts w:ascii="Cambria" w:hAnsi="Cambria"/>
          <w:b/>
          <w:noProof/>
        </w:rPr>
        <w:t>51</w:t>
      </w:r>
      <w:r w:rsidRPr="002A0789">
        <w:rPr>
          <w:rFonts w:ascii="Cambria" w:hAnsi="Cambria"/>
          <w:noProof/>
        </w:rPr>
        <w:t>: 175-181.</w:t>
      </w:r>
    </w:p>
    <w:p w:rsidR="002A0789" w:rsidRPr="002A0789" w:rsidRDefault="002A0789" w:rsidP="002A0789">
      <w:pPr>
        <w:jc w:val="both"/>
        <w:rPr>
          <w:rFonts w:ascii="Cambria" w:hAnsi="Cambria"/>
          <w:noProof/>
        </w:rPr>
      </w:pPr>
      <w:r w:rsidRPr="002A0789">
        <w:rPr>
          <w:rFonts w:ascii="Cambria" w:hAnsi="Cambria"/>
          <w:noProof/>
        </w:rPr>
        <w:t xml:space="preserve">Mardis, ER (2008) The impact of next-generation sequencing technology on genetics. </w:t>
      </w:r>
      <w:r w:rsidRPr="002A0789">
        <w:rPr>
          <w:rFonts w:ascii="Cambria" w:hAnsi="Cambria"/>
          <w:i/>
          <w:noProof/>
        </w:rPr>
        <w:t>Trends Genet</w:t>
      </w:r>
      <w:r w:rsidRPr="002A0789">
        <w:rPr>
          <w:rFonts w:ascii="Cambria" w:hAnsi="Cambria"/>
          <w:noProof/>
        </w:rPr>
        <w:t xml:space="preserve"> </w:t>
      </w:r>
      <w:r w:rsidRPr="002A0789">
        <w:rPr>
          <w:rFonts w:ascii="Cambria" w:hAnsi="Cambria"/>
          <w:b/>
          <w:noProof/>
        </w:rPr>
        <w:t>24</w:t>
      </w:r>
      <w:r w:rsidRPr="002A0789">
        <w:rPr>
          <w:rFonts w:ascii="Cambria" w:hAnsi="Cambria"/>
          <w:noProof/>
        </w:rPr>
        <w:t>: 133-141.</w:t>
      </w:r>
    </w:p>
    <w:p w:rsidR="002A0789" w:rsidRPr="002A0789" w:rsidRDefault="002A0789" w:rsidP="002A0789">
      <w:pPr>
        <w:jc w:val="both"/>
        <w:rPr>
          <w:rFonts w:ascii="Cambria" w:hAnsi="Cambria"/>
          <w:noProof/>
        </w:rPr>
      </w:pPr>
      <w:r w:rsidRPr="002A0789">
        <w:rPr>
          <w:rFonts w:ascii="Cambria" w:hAnsi="Cambria"/>
          <w:noProof/>
        </w:rPr>
        <w:t xml:space="preserve">Margulies, M, Egholm, M, Altman, WE, Attiya, S, Bader, JS, Bemben, LA, Berka, J, Braverman, MS, Chen, Y-J, Chen, Z, Dewell, SB, Du, L, Fierro, JM, Gomes, XV, Godwin, BC, He, W, Helgesen, S, Ho, CH, Irzyk, GP, Jando, SC, Alenquer, MLI,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(2005a) Genome sequencing in microfabricated high-density picolitre reactors.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437</w:t>
      </w:r>
      <w:r w:rsidRPr="002A0789">
        <w:rPr>
          <w:rFonts w:ascii="Cambria" w:hAnsi="Cambria"/>
          <w:noProof/>
        </w:rPr>
        <w:t>: 376-380.</w:t>
      </w:r>
    </w:p>
    <w:p w:rsidR="002A0789" w:rsidRPr="002A0789" w:rsidRDefault="002A0789" w:rsidP="002A0789">
      <w:pPr>
        <w:jc w:val="both"/>
        <w:rPr>
          <w:rFonts w:ascii="Cambria" w:hAnsi="Cambria"/>
          <w:noProof/>
        </w:rPr>
      </w:pPr>
      <w:r w:rsidRPr="002A0789">
        <w:rPr>
          <w:rFonts w:ascii="Cambria" w:hAnsi="Cambria"/>
          <w:noProof/>
        </w:rPr>
        <w:t xml:space="preserve">Margulies, M, Egholm, M, Altman, WE, Attiya, S, Bader, JS, Bemben, LA, Berka, J, Braverman, MS, Chen, YJ, Chen, Z, Dewell, SB, Du, L, Fierro, JM, Gomes, XV, Godwin, BC, He, W, Helgesen, S, Ho, CH, Irzyk, GP, Jando, SC, Alenquer, ML,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(2005b) Genome sequencing in microfabricated high-density picolitre reactors.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437</w:t>
      </w:r>
      <w:r w:rsidRPr="002A0789">
        <w:rPr>
          <w:rFonts w:ascii="Cambria" w:hAnsi="Cambria"/>
          <w:noProof/>
        </w:rPr>
        <w:t>: 376-380.</w:t>
      </w:r>
    </w:p>
    <w:p w:rsidR="002A0789" w:rsidRPr="002A0789" w:rsidRDefault="002A0789" w:rsidP="002A0789">
      <w:pPr>
        <w:jc w:val="both"/>
        <w:rPr>
          <w:rFonts w:ascii="Cambria" w:hAnsi="Cambria"/>
          <w:noProof/>
        </w:rPr>
      </w:pPr>
      <w:r w:rsidRPr="002A0789">
        <w:rPr>
          <w:rFonts w:ascii="Cambria" w:hAnsi="Cambria"/>
          <w:noProof/>
        </w:rPr>
        <w:t xml:space="preserve">Martinez-Picado, J, Sutton, L, De Pasquale, MP, Savara, AV, D'Aquila, RT (1999) Human immunodeficiency virus type 1 cloning vectors for antiretroviral resistance testing. </w:t>
      </w:r>
      <w:r w:rsidRPr="002A0789">
        <w:rPr>
          <w:rFonts w:ascii="Cambria" w:hAnsi="Cambria"/>
          <w:i/>
          <w:noProof/>
        </w:rPr>
        <w:t>J Clin Microbiol</w:t>
      </w:r>
      <w:r w:rsidRPr="002A0789">
        <w:rPr>
          <w:rFonts w:ascii="Cambria" w:hAnsi="Cambria"/>
          <w:noProof/>
        </w:rPr>
        <w:t xml:space="preserve"> </w:t>
      </w:r>
      <w:r w:rsidRPr="002A0789">
        <w:rPr>
          <w:rFonts w:ascii="Cambria" w:hAnsi="Cambria"/>
          <w:b/>
          <w:noProof/>
        </w:rPr>
        <w:t>37</w:t>
      </w:r>
      <w:r w:rsidRPr="002A0789">
        <w:rPr>
          <w:rFonts w:ascii="Cambria" w:hAnsi="Cambria"/>
          <w:noProof/>
        </w:rPr>
        <w:t>: 2943-2951.</w:t>
      </w:r>
    </w:p>
    <w:p w:rsidR="002A0789" w:rsidRPr="002A0789" w:rsidRDefault="002A0789" w:rsidP="002A0789">
      <w:pPr>
        <w:jc w:val="both"/>
        <w:rPr>
          <w:rFonts w:ascii="Cambria" w:hAnsi="Cambria"/>
          <w:noProof/>
        </w:rPr>
      </w:pPr>
      <w:r w:rsidRPr="002A0789">
        <w:rPr>
          <w:rFonts w:ascii="Cambria" w:hAnsi="Cambria"/>
          <w:noProof/>
        </w:rPr>
        <w:t xml:space="preserve">Mayer, KH, Hanna, GJ, Richard, T (2001) Clinical use of genotypic and phenotypic drug resistance testing to monitor antiretroviral chemotherapy. </w:t>
      </w:r>
      <w:r w:rsidRPr="002A0789">
        <w:rPr>
          <w:rFonts w:ascii="Cambria" w:hAnsi="Cambria"/>
          <w:i/>
          <w:noProof/>
        </w:rPr>
        <w:t>Clinical Infectious Diseases</w:t>
      </w:r>
      <w:r w:rsidRPr="002A0789">
        <w:rPr>
          <w:rFonts w:ascii="Cambria" w:hAnsi="Cambria"/>
          <w:noProof/>
        </w:rPr>
        <w:t xml:space="preserve"> </w:t>
      </w:r>
      <w:r w:rsidRPr="002A0789">
        <w:rPr>
          <w:rFonts w:ascii="Cambria" w:hAnsi="Cambria"/>
          <w:b/>
          <w:noProof/>
        </w:rPr>
        <w:t>32</w:t>
      </w:r>
      <w:r w:rsidRPr="002A0789">
        <w:rPr>
          <w:rFonts w:ascii="Cambria" w:hAnsi="Cambria"/>
          <w:noProof/>
        </w:rPr>
        <w:t>: 774-782.</w:t>
      </w:r>
    </w:p>
    <w:p w:rsidR="002A0789" w:rsidRPr="002A0789" w:rsidRDefault="002A0789" w:rsidP="002A0789">
      <w:pPr>
        <w:jc w:val="both"/>
        <w:rPr>
          <w:rFonts w:ascii="Cambria" w:hAnsi="Cambria"/>
          <w:noProof/>
        </w:rPr>
      </w:pPr>
      <w:r w:rsidRPr="002A0789">
        <w:rPr>
          <w:rFonts w:ascii="Cambria" w:hAnsi="Cambria"/>
          <w:noProof/>
        </w:rPr>
        <w:t xml:space="preserve">McCutchan, FE (2000) Understanding the genetic diversity of HIV-1.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 Suppl 3</w:t>
      </w:r>
      <w:r w:rsidRPr="002A0789">
        <w:rPr>
          <w:rFonts w:ascii="Cambria" w:hAnsi="Cambria"/>
          <w:noProof/>
        </w:rPr>
        <w:t>: S31-44.</w:t>
      </w:r>
    </w:p>
    <w:p w:rsidR="002A0789" w:rsidRPr="002A0789" w:rsidRDefault="002A0789" w:rsidP="002A0789">
      <w:pPr>
        <w:jc w:val="both"/>
        <w:rPr>
          <w:rFonts w:ascii="Cambria" w:hAnsi="Cambria"/>
          <w:noProof/>
        </w:rPr>
      </w:pPr>
      <w:r w:rsidRPr="002A0789">
        <w:rPr>
          <w:rFonts w:ascii="Cambria" w:hAnsi="Cambria"/>
          <w:noProof/>
        </w:rPr>
        <w:t xml:space="preserve">McCutchan, FE (2006) Global epidemiology of HIV. </w:t>
      </w:r>
      <w:r w:rsidRPr="002A0789">
        <w:rPr>
          <w:rFonts w:ascii="Cambria" w:hAnsi="Cambria"/>
          <w:i/>
          <w:noProof/>
        </w:rPr>
        <w:t>Journal of Medical Virology</w:t>
      </w:r>
      <w:r w:rsidRPr="002A0789">
        <w:rPr>
          <w:rFonts w:ascii="Cambria" w:hAnsi="Cambria"/>
          <w:noProof/>
        </w:rPr>
        <w:t xml:space="preserve"> </w:t>
      </w:r>
      <w:r w:rsidRPr="002A0789">
        <w:rPr>
          <w:rFonts w:ascii="Cambria" w:hAnsi="Cambria"/>
          <w:b/>
          <w:noProof/>
        </w:rPr>
        <w:t>78</w:t>
      </w:r>
      <w:r w:rsidRPr="002A0789">
        <w:rPr>
          <w:rFonts w:ascii="Cambria" w:hAnsi="Cambria"/>
          <w:noProof/>
        </w:rPr>
        <w:t>: S7–S12.</w:t>
      </w:r>
    </w:p>
    <w:p w:rsidR="002A0789" w:rsidRPr="002A0789" w:rsidRDefault="002A0789" w:rsidP="002A0789">
      <w:pPr>
        <w:jc w:val="both"/>
        <w:rPr>
          <w:rFonts w:ascii="Cambria" w:hAnsi="Cambria"/>
          <w:noProof/>
        </w:rPr>
      </w:pPr>
      <w:r w:rsidRPr="002A0789">
        <w:rPr>
          <w:rFonts w:ascii="Cambria" w:hAnsi="Cambria"/>
          <w:noProof/>
        </w:rPr>
        <w:t xml:space="preserve">McDonald, D, Vodicka, MA, Lucero, G, Svitkina, TM, Borisy, GG, Emerman, M, Hope, TJ (2002) Visualization of the intracellular behavior of HIV in living cells. </w:t>
      </w:r>
      <w:r w:rsidRPr="002A0789">
        <w:rPr>
          <w:rFonts w:ascii="Cambria" w:hAnsi="Cambria"/>
          <w:i/>
          <w:noProof/>
        </w:rPr>
        <w:t>The Journal of Cell Biology</w:t>
      </w:r>
      <w:r w:rsidRPr="002A0789">
        <w:rPr>
          <w:rFonts w:ascii="Cambria" w:hAnsi="Cambria"/>
          <w:noProof/>
        </w:rPr>
        <w:t xml:space="preserve"> </w:t>
      </w:r>
      <w:r w:rsidRPr="002A0789">
        <w:rPr>
          <w:rFonts w:ascii="Cambria" w:hAnsi="Cambria"/>
          <w:b/>
          <w:noProof/>
        </w:rPr>
        <w:t>159</w:t>
      </w:r>
      <w:r w:rsidRPr="002A0789">
        <w:rPr>
          <w:rFonts w:ascii="Cambria" w:hAnsi="Cambria"/>
          <w:noProof/>
        </w:rPr>
        <w:t>: 441-452.</w:t>
      </w:r>
    </w:p>
    <w:p w:rsidR="002A0789" w:rsidRPr="002A0789" w:rsidRDefault="002A0789" w:rsidP="002A0789">
      <w:pPr>
        <w:jc w:val="both"/>
        <w:rPr>
          <w:rFonts w:ascii="Cambria" w:hAnsi="Cambria"/>
          <w:noProof/>
        </w:rPr>
      </w:pPr>
      <w:r w:rsidRPr="002A0789">
        <w:rPr>
          <w:rFonts w:ascii="Cambria" w:hAnsi="Cambria"/>
          <w:noProof/>
        </w:rPr>
        <w:t xml:space="preserve">McGowan, JP, Shah, SS (2000) Prevention of perinatal HIV transmission during pregnancy. </w:t>
      </w:r>
      <w:r w:rsidRPr="002A0789">
        <w:rPr>
          <w:rFonts w:ascii="Cambria" w:hAnsi="Cambria"/>
          <w:i/>
          <w:noProof/>
        </w:rPr>
        <w:t>Journal of Antimicrobial Chemotherapy</w:t>
      </w:r>
      <w:r w:rsidRPr="002A0789">
        <w:rPr>
          <w:rFonts w:ascii="Cambria" w:hAnsi="Cambria"/>
          <w:noProof/>
        </w:rPr>
        <w:t xml:space="preserve"> </w:t>
      </w:r>
      <w:r w:rsidRPr="002A0789">
        <w:rPr>
          <w:rFonts w:ascii="Cambria" w:hAnsi="Cambria"/>
          <w:b/>
          <w:noProof/>
        </w:rPr>
        <w:t>46</w:t>
      </w:r>
      <w:r w:rsidRPr="002A0789">
        <w:rPr>
          <w:rFonts w:ascii="Cambria" w:hAnsi="Cambria"/>
          <w:noProof/>
        </w:rPr>
        <w:t>: 657-668.</w:t>
      </w:r>
    </w:p>
    <w:p w:rsidR="002A0789" w:rsidRPr="002A0789" w:rsidRDefault="002A0789" w:rsidP="002A0789">
      <w:pPr>
        <w:jc w:val="both"/>
        <w:rPr>
          <w:rFonts w:ascii="Cambria" w:hAnsi="Cambria"/>
          <w:noProof/>
        </w:rPr>
      </w:pPr>
      <w:r w:rsidRPr="002A0789">
        <w:rPr>
          <w:rFonts w:ascii="Cambria" w:hAnsi="Cambria"/>
          <w:noProof/>
        </w:rPr>
        <w:t xml:space="preserve">McIntyre, JA, Hopley, M, Moodley, D, Eklund, M, Gray, GE, Hall, DB, Robinson, P, Mayers, D, Martinson, NA (2009) Efficacy of short-course AZT plus 3TC to reduce nevirapine resistance in the prevention of mother-to-child HIV transmission: a randomized clinical trial. </w:t>
      </w:r>
      <w:r w:rsidRPr="002A0789">
        <w:rPr>
          <w:rFonts w:ascii="Cambria" w:hAnsi="Cambria"/>
          <w:i/>
          <w:noProof/>
        </w:rPr>
        <w:t>PLoS medicine</w:t>
      </w:r>
      <w:r w:rsidRPr="002A0789">
        <w:rPr>
          <w:rFonts w:ascii="Cambria" w:hAnsi="Cambria"/>
          <w:noProof/>
        </w:rPr>
        <w:t xml:space="preserve"> </w:t>
      </w:r>
      <w:r w:rsidRPr="002A0789">
        <w:rPr>
          <w:rFonts w:ascii="Cambria" w:hAnsi="Cambria"/>
          <w:b/>
          <w:noProof/>
        </w:rPr>
        <w:t>6</w:t>
      </w:r>
      <w:r w:rsidRPr="002A0789">
        <w:rPr>
          <w:rFonts w:ascii="Cambria" w:hAnsi="Cambria"/>
          <w:noProof/>
        </w:rPr>
        <w:t>: e1000172.</w:t>
      </w:r>
    </w:p>
    <w:p w:rsidR="002A0789" w:rsidRPr="002A0789" w:rsidRDefault="002A0789" w:rsidP="002A0789">
      <w:pPr>
        <w:jc w:val="both"/>
        <w:rPr>
          <w:rFonts w:ascii="Cambria" w:hAnsi="Cambria"/>
          <w:noProof/>
        </w:rPr>
      </w:pPr>
      <w:r w:rsidRPr="002A0789">
        <w:rPr>
          <w:rFonts w:ascii="Cambria" w:hAnsi="Cambria"/>
          <w:noProof/>
        </w:rPr>
        <w:t xml:space="preserve">Melikyan, GB (2008) Common principles and intermediates of viral protein-mediated fusion: the HIV-1 paradigm. </w:t>
      </w:r>
      <w:r w:rsidRPr="002A0789">
        <w:rPr>
          <w:rFonts w:ascii="Cambria" w:hAnsi="Cambria"/>
          <w:i/>
          <w:noProof/>
        </w:rPr>
        <w:t>Retrovirology</w:t>
      </w:r>
      <w:r w:rsidRPr="002A0789">
        <w:rPr>
          <w:rFonts w:ascii="Cambria" w:hAnsi="Cambria"/>
          <w:noProof/>
        </w:rPr>
        <w:t xml:space="preserve"> </w:t>
      </w:r>
      <w:r w:rsidRPr="002A0789">
        <w:rPr>
          <w:rFonts w:ascii="Cambria" w:hAnsi="Cambria"/>
          <w:b/>
          <w:noProof/>
        </w:rPr>
        <w:t>5</w:t>
      </w:r>
      <w:r w:rsidRPr="002A0789">
        <w:rPr>
          <w:rFonts w:ascii="Cambria" w:hAnsi="Cambria"/>
          <w:noProof/>
        </w:rPr>
        <w:t>: 111.</w:t>
      </w:r>
    </w:p>
    <w:p w:rsidR="002A0789" w:rsidRPr="002A0789" w:rsidRDefault="002A0789" w:rsidP="002A0789">
      <w:pPr>
        <w:jc w:val="both"/>
        <w:rPr>
          <w:rFonts w:ascii="Cambria" w:hAnsi="Cambria"/>
          <w:noProof/>
        </w:rPr>
      </w:pPr>
      <w:r w:rsidRPr="002A0789">
        <w:rPr>
          <w:rFonts w:ascii="Cambria" w:hAnsi="Cambria"/>
          <w:noProof/>
        </w:rPr>
        <w:t xml:space="preserve">Melikyan, GB, Markosyan, RM, Hemmati, H, Delmedico, MK, Lambert, DM, Cohen, FS (2000) Evidence That the Transition of HIV-1 Gp41 into a Six-Helix Bundle, Not the Bundle Configuration, Induces Membrane Fusion. </w:t>
      </w:r>
      <w:r w:rsidRPr="002A0789">
        <w:rPr>
          <w:rFonts w:ascii="Cambria" w:hAnsi="Cambria"/>
          <w:i/>
          <w:noProof/>
        </w:rPr>
        <w:t>The Journal of Cell Biology</w:t>
      </w:r>
      <w:r w:rsidRPr="002A0789">
        <w:rPr>
          <w:rFonts w:ascii="Cambria" w:hAnsi="Cambria"/>
          <w:noProof/>
        </w:rPr>
        <w:t xml:space="preserve"> </w:t>
      </w:r>
      <w:r w:rsidRPr="002A0789">
        <w:rPr>
          <w:rFonts w:ascii="Cambria" w:hAnsi="Cambria"/>
          <w:b/>
          <w:noProof/>
        </w:rPr>
        <w:t>151</w:t>
      </w:r>
      <w:r w:rsidRPr="002A0789">
        <w:rPr>
          <w:rFonts w:ascii="Cambria" w:hAnsi="Cambria"/>
          <w:noProof/>
        </w:rPr>
        <w:t>: 413-424.</w:t>
      </w:r>
    </w:p>
    <w:p w:rsidR="002A0789" w:rsidRPr="002A0789" w:rsidRDefault="002A0789" w:rsidP="002A0789">
      <w:pPr>
        <w:jc w:val="both"/>
        <w:rPr>
          <w:rFonts w:ascii="Cambria" w:hAnsi="Cambria"/>
          <w:noProof/>
        </w:rPr>
      </w:pPr>
      <w:r w:rsidRPr="002A0789">
        <w:rPr>
          <w:rFonts w:ascii="Cambria" w:hAnsi="Cambria"/>
          <w:noProof/>
        </w:rPr>
        <w:t xml:space="preserve">Merry, C, Barry, MG, Mulcahy, F, Ryan, M, Heavey, J, Tjia, JF, Gibbons, SE, Breckenridge, AM, Back, DJ (1997) Saquinavir pharmacokinetics alone and in combination with ritonavir in HIV-infected patients. </w:t>
      </w:r>
      <w:r w:rsidRPr="002A0789">
        <w:rPr>
          <w:rFonts w:ascii="Cambria" w:hAnsi="Cambria"/>
          <w:i/>
          <w:noProof/>
        </w:rPr>
        <w:t>AIDS</w:t>
      </w:r>
      <w:r w:rsidRPr="002A0789">
        <w:rPr>
          <w:rFonts w:ascii="Cambria" w:hAnsi="Cambria"/>
          <w:noProof/>
        </w:rPr>
        <w:t xml:space="preserve"> </w:t>
      </w:r>
      <w:r w:rsidRPr="002A0789">
        <w:rPr>
          <w:rFonts w:ascii="Cambria" w:hAnsi="Cambria"/>
          <w:b/>
          <w:noProof/>
        </w:rPr>
        <w:t>11</w:t>
      </w:r>
      <w:r w:rsidRPr="002A0789">
        <w:rPr>
          <w:rFonts w:ascii="Cambria" w:hAnsi="Cambria"/>
          <w:noProof/>
        </w:rPr>
        <w:t>: F29-F33.</w:t>
      </w:r>
    </w:p>
    <w:p w:rsidR="002A0789" w:rsidRPr="002A0789" w:rsidRDefault="002A0789" w:rsidP="002A0789">
      <w:pPr>
        <w:jc w:val="both"/>
        <w:rPr>
          <w:rFonts w:ascii="Cambria" w:hAnsi="Cambria"/>
          <w:noProof/>
        </w:rPr>
      </w:pPr>
      <w:r w:rsidRPr="002A0789">
        <w:rPr>
          <w:rFonts w:ascii="Cambria" w:hAnsi="Cambria"/>
          <w:noProof/>
        </w:rPr>
        <w:t xml:space="preserve">Metzker, ML (2005) Emerging technologies in DNA sequencing. </w:t>
      </w:r>
      <w:r w:rsidRPr="002A0789">
        <w:rPr>
          <w:rFonts w:ascii="Cambria" w:hAnsi="Cambria"/>
          <w:i/>
          <w:noProof/>
        </w:rPr>
        <w:t>Genome Res</w:t>
      </w:r>
      <w:r w:rsidRPr="002A0789">
        <w:rPr>
          <w:rFonts w:ascii="Cambria" w:hAnsi="Cambria"/>
          <w:noProof/>
        </w:rPr>
        <w:t xml:space="preserve"> </w:t>
      </w:r>
      <w:r w:rsidRPr="002A0789">
        <w:rPr>
          <w:rFonts w:ascii="Cambria" w:hAnsi="Cambria"/>
          <w:b/>
          <w:noProof/>
        </w:rPr>
        <w:t>15</w:t>
      </w:r>
      <w:r w:rsidRPr="002A0789">
        <w:rPr>
          <w:rFonts w:ascii="Cambria" w:hAnsi="Cambria"/>
          <w:noProof/>
        </w:rPr>
        <w:t>: 1767-1776.</w:t>
      </w:r>
    </w:p>
    <w:p w:rsidR="002A0789" w:rsidRPr="002A0789" w:rsidRDefault="002A0789" w:rsidP="002A0789">
      <w:pPr>
        <w:jc w:val="both"/>
        <w:rPr>
          <w:rFonts w:ascii="Cambria" w:hAnsi="Cambria"/>
          <w:noProof/>
        </w:rPr>
      </w:pPr>
      <w:r w:rsidRPr="002A0789">
        <w:rPr>
          <w:rFonts w:ascii="Cambria" w:hAnsi="Cambria"/>
          <w:noProof/>
        </w:rPr>
        <w:t xml:space="preserve">Metzker, ML (2009) Sequencing technologies - the next generation. </w:t>
      </w:r>
      <w:r w:rsidRPr="002A0789">
        <w:rPr>
          <w:rFonts w:ascii="Cambria" w:hAnsi="Cambria"/>
          <w:i/>
          <w:noProof/>
        </w:rPr>
        <w:t>Nat Rev Genet</w:t>
      </w:r>
      <w:r w:rsidRPr="002A0789">
        <w:rPr>
          <w:rFonts w:ascii="Cambria" w:hAnsi="Cambria"/>
          <w:noProof/>
        </w:rPr>
        <w:t xml:space="preserve"> </w:t>
      </w:r>
      <w:r w:rsidRPr="002A0789">
        <w:rPr>
          <w:rFonts w:ascii="Cambria" w:hAnsi="Cambria"/>
          <w:b/>
          <w:noProof/>
        </w:rPr>
        <w:t>11</w:t>
      </w:r>
      <w:r w:rsidRPr="002A0789">
        <w:rPr>
          <w:rFonts w:ascii="Cambria" w:hAnsi="Cambria"/>
          <w:noProof/>
        </w:rPr>
        <w:t>: 31-46.</w:t>
      </w:r>
    </w:p>
    <w:p w:rsidR="002A0789" w:rsidRPr="002A0789" w:rsidRDefault="002A0789" w:rsidP="002A0789">
      <w:pPr>
        <w:jc w:val="both"/>
        <w:rPr>
          <w:rFonts w:ascii="Cambria" w:hAnsi="Cambria"/>
          <w:noProof/>
        </w:rPr>
      </w:pPr>
      <w:r w:rsidRPr="002A0789">
        <w:rPr>
          <w:rFonts w:ascii="Cambria" w:hAnsi="Cambria"/>
          <w:noProof/>
        </w:rPr>
        <w:t xml:space="preserve">Meyerhans, A, Vartanian, JP, Wain-Hobson, S (1990) DNA recombination during PCR. </w:t>
      </w:r>
      <w:r w:rsidRPr="002A0789">
        <w:rPr>
          <w:rFonts w:ascii="Cambria" w:hAnsi="Cambria"/>
          <w:i/>
          <w:noProof/>
        </w:rPr>
        <w:t>Nucleic Acids Res</w:t>
      </w:r>
      <w:r w:rsidRPr="002A0789">
        <w:rPr>
          <w:rFonts w:ascii="Cambria" w:hAnsi="Cambria"/>
          <w:noProof/>
        </w:rPr>
        <w:t xml:space="preserve"> </w:t>
      </w:r>
      <w:r w:rsidRPr="002A0789">
        <w:rPr>
          <w:rFonts w:ascii="Cambria" w:hAnsi="Cambria"/>
          <w:b/>
          <w:noProof/>
        </w:rPr>
        <w:t>18</w:t>
      </w:r>
      <w:r w:rsidRPr="002A0789">
        <w:rPr>
          <w:rFonts w:ascii="Cambria" w:hAnsi="Cambria"/>
          <w:noProof/>
        </w:rPr>
        <w:t>: 1687-1691.</w:t>
      </w:r>
    </w:p>
    <w:p w:rsidR="002A0789" w:rsidRPr="002A0789" w:rsidRDefault="002A0789" w:rsidP="002A0789">
      <w:pPr>
        <w:jc w:val="both"/>
        <w:rPr>
          <w:rFonts w:ascii="Cambria" w:hAnsi="Cambria"/>
          <w:noProof/>
        </w:rPr>
      </w:pPr>
      <w:r w:rsidRPr="002A0789">
        <w:rPr>
          <w:rFonts w:ascii="Cambria" w:hAnsi="Cambria"/>
          <w:noProof/>
        </w:rPr>
        <w:t xml:space="preserve">Milgrew, MJ, Hammond, PA, Cumming, DRS (2004) The development of scalable sensor arrays using standard CMOS technology. </w:t>
      </w:r>
      <w:r w:rsidRPr="002A0789">
        <w:rPr>
          <w:rFonts w:ascii="Cambria" w:hAnsi="Cambria"/>
          <w:i/>
          <w:noProof/>
        </w:rPr>
        <w:t>Sensors and Actuators B: Chemical</w:t>
      </w:r>
      <w:r w:rsidRPr="002A0789">
        <w:rPr>
          <w:rFonts w:ascii="Cambria" w:hAnsi="Cambria"/>
          <w:noProof/>
        </w:rPr>
        <w:t xml:space="preserve"> </w:t>
      </w:r>
      <w:r w:rsidRPr="002A0789">
        <w:rPr>
          <w:rFonts w:ascii="Cambria" w:hAnsi="Cambria"/>
          <w:b/>
          <w:noProof/>
        </w:rPr>
        <w:t>103</w:t>
      </w:r>
      <w:r w:rsidRPr="002A0789">
        <w:rPr>
          <w:rFonts w:ascii="Cambria" w:hAnsi="Cambria"/>
          <w:noProof/>
        </w:rPr>
        <w:t>: 37-42.</w:t>
      </w:r>
    </w:p>
    <w:p w:rsidR="002A0789" w:rsidRPr="002A0789" w:rsidRDefault="002A0789" w:rsidP="002A0789">
      <w:pPr>
        <w:jc w:val="both"/>
        <w:rPr>
          <w:rFonts w:ascii="Cambria" w:hAnsi="Cambria"/>
          <w:noProof/>
        </w:rPr>
      </w:pPr>
      <w:r w:rsidRPr="002A0789">
        <w:rPr>
          <w:rFonts w:ascii="Cambria" w:hAnsi="Cambria"/>
          <w:noProof/>
        </w:rPr>
        <w:t xml:space="preserve">Miller, J, Carr, A, Smith, D, Emery, S, Law, MG, Grey, P, Cooper, DA (2000) Lipodystrophy following antiretroviral therapy of primary HIV infection.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w:t>
      </w:r>
      <w:r w:rsidRPr="002A0789">
        <w:rPr>
          <w:rFonts w:ascii="Cambria" w:hAnsi="Cambria"/>
          <w:noProof/>
        </w:rPr>
        <w:t>: 2406-2407.</w:t>
      </w:r>
    </w:p>
    <w:p w:rsidR="002A0789" w:rsidRPr="002A0789" w:rsidRDefault="002A0789" w:rsidP="002A0789">
      <w:pPr>
        <w:jc w:val="both"/>
        <w:rPr>
          <w:rFonts w:ascii="Cambria" w:hAnsi="Cambria"/>
          <w:noProof/>
        </w:rPr>
      </w:pPr>
      <w:r w:rsidRPr="002A0789">
        <w:rPr>
          <w:rFonts w:ascii="Cambria" w:hAnsi="Cambria"/>
          <w:noProof/>
        </w:rPr>
        <w:t xml:space="preserve">Miller, MD, Farnet, CM, Bushman, FD (1997) Human immunodeficiency virus type 1 preintegration complexes: studies of organization and composition.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71</w:t>
      </w:r>
      <w:r w:rsidRPr="002A0789">
        <w:rPr>
          <w:rFonts w:ascii="Cambria" w:hAnsi="Cambria"/>
          <w:noProof/>
        </w:rPr>
        <w:t>: 5382-5390.</w:t>
      </w:r>
    </w:p>
    <w:p w:rsidR="002A0789" w:rsidRPr="002A0789" w:rsidRDefault="002A0789" w:rsidP="002A0789">
      <w:pPr>
        <w:jc w:val="both"/>
        <w:rPr>
          <w:rFonts w:ascii="Cambria" w:hAnsi="Cambria"/>
          <w:noProof/>
        </w:rPr>
      </w:pPr>
      <w:r w:rsidRPr="002A0789">
        <w:rPr>
          <w:rFonts w:ascii="Cambria" w:hAnsi="Cambria"/>
          <w:noProof/>
        </w:rPr>
        <w:t xml:space="preserve">Miller, V, Phillips, A, Rottmann, C, Staszewski, S, Pauwels, R, Hertogs, K, de Bethune, MP, Kemp, SD, Bloor, S, Harrigan, PR, Larder, BA (1998) Dual resistance to zidovudine and lamivudine in patients treated with zidovudine-lamivudine combination therapy: association with therapy failure.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177</w:t>
      </w:r>
      <w:r w:rsidRPr="002A0789">
        <w:rPr>
          <w:rFonts w:ascii="Cambria" w:hAnsi="Cambria"/>
          <w:noProof/>
        </w:rPr>
        <w:t>: 1521-1532.</w:t>
      </w:r>
    </w:p>
    <w:p w:rsidR="002A0789" w:rsidRPr="002A0789" w:rsidRDefault="002A0789" w:rsidP="002A0789">
      <w:pPr>
        <w:jc w:val="both"/>
        <w:rPr>
          <w:rFonts w:ascii="Cambria" w:hAnsi="Cambria"/>
          <w:noProof/>
        </w:rPr>
      </w:pPr>
      <w:r w:rsidRPr="002A0789">
        <w:rPr>
          <w:rFonts w:ascii="Cambria" w:hAnsi="Cambria"/>
          <w:noProof/>
        </w:rPr>
        <w:t xml:space="preserve">Molla, A, Korneyeva, M, Gao, Q, Vasavanonda, S, Schipper, PJ, Mo, HM, Markowitz, M, Chernyavskiy, T, Niu, P, Lyons, N, Hsu, A, Granneman, GR, Ho, DD, Boucher, CA, Leonard, JM, Norbeck, DW, Kempf, DJ (1996) Ordered accumulation of mutations in HIV protease confers resistance to ritonavir. </w:t>
      </w:r>
      <w:r w:rsidRPr="002A0789">
        <w:rPr>
          <w:rFonts w:ascii="Cambria" w:hAnsi="Cambria"/>
          <w:i/>
          <w:noProof/>
        </w:rPr>
        <w:t>Nat Med</w:t>
      </w:r>
      <w:r w:rsidRPr="002A0789">
        <w:rPr>
          <w:rFonts w:ascii="Cambria" w:hAnsi="Cambria"/>
          <w:noProof/>
        </w:rPr>
        <w:t xml:space="preserve"> </w:t>
      </w:r>
      <w:r w:rsidRPr="002A0789">
        <w:rPr>
          <w:rFonts w:ascii="Cambria" w:hAnsi="Cambria"/>
          <w:b/>
          <w:noProof/>
        </w:rPr>
        <w:t>2</w:t>
      </w:r>
      <w:r w:rsidRPr="002A0789">
        <w:rPr>
          <w:rFonts w:ascii="Cambria" w:hAnsi="Cambria"/>
          <w:noProof/>
        </w:rPr>
        <w:t>: 760-766.</w:t>
      </w:r>
    </w:p>
    <w:p w:rsidR="002A0789" w:rsidRPr="002A0789" w:rsidRDefault="002A0789" w:rsidP="002A0789">
      <w:pPr>
        <w:jc w:val="both"/>
        <w:rPr>
          <w:rFonts w:ascii="Cambria" w:hAnsi="Cambria"/>
          <w:noProof/>
        </w:rPr>
      </w:pPr>
      <w:r w:rsidRPr="002A0789">
        <w:rPr>
          <w:rFonts w:ascii="Cambria" w:hAnsi="Cambria"/>
          <w:noProof/>
        </w:rPr>
        <w:t xml:space="preserve">Montaner, JS, Mo, T, Raboud, JM, Rae, S, Alexander, CS, Zala, C, Rouleau, D, Harrigan, PR (2000) Human immunodeficiency virus-infected persons with mutations conferring resistance to zidovudine show reduced virologic responses to hydroxyurea and stavudine-lamivudine.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181</w:t>
      </w:r>
      <w:r w:rsidRPr="002A0789">
        <w:rPr>
          <w:rFonts w:ascii="Cambria" w:hAnsi="Cambria"/>
          <w:noProof/>
        </w:rPr>
        <w:t>: 729-732.</w:t>
      </w:r>
    </w:p>
    <w:p w:rsidR="002A0789" w:rsidRPr="002A0789" w:rsidRDefault="002A0789" w:rsidP="002A0789">
      <w:pPr>
        <w:jc w:val="both"/>
        <w:rPr>
          <w:rFonts w:ascii="Cambria" w:hAnsi="Cambria"/>
          <w:noProof/>
        </w:rPr>
      </w:pPr>
      <w:r w:rsidRPr="002A0789">
        <w:rPr>
          <w:rFonts w:ascii="Cambria" w:hAnsi="Cambria"/>
          <w:noProof/>
        </w:rPr>
        <w:t xml:space="preserve">Montaner, JS, Reiss, P, Cooper, D, Vella, S, Harris, M, Conway, B, Wainberg, MA, Smith, D, Robinson, P, Hall, D (1998a) A randomized, double-blind trial comparing combinations of nevirapine, didanosine, and zidovudine for HIV-infected patients. </w:t>
      </w:r>
      <w:r w:rsidRPr="002A0789">
        <w:rPr>
          <w:rFonts w:ascii="Cambria" w:hAnsi="Cambria"/>
          <w:i/>
          <w:noProof/>
        </w:rPr>
        <w:t>JAMA: the journal of the American Medical Association</w:t>
      </w:r>
      <w:r w:rsidRPr="002A0789">
        <w:rPr>
          <w:rFonts w:ascii="Cambria" w:hAnsi="Cambria"/>
          <w:noProof/>
        </w:rPr>
        <w:t xml:space="preserve"> </w:t>
      </w:r>
      <w:r w:rsidRPr="002A0789">
        <w:rPr>
          <w:rFonts w:ascii="Cambria" w:hAnsi="Cambria"/>
          <w:b/>
          <w:noProof/>
        </w:rPr>
        <w:t>279</w:t>
      </w:r>
      <w:r w:rsidRPr="002A0789">
        <w:rPr>
          <w:rFonts w:ascii="Cambria" w:hAnsi="Cambria"/>
          <w:noProof/>
        </w:rPr>
        <w:t>: 930-937.</w:t>
      </w:r>
    </w:p>
    <w:p w:rsidR="002A0789" w:rsidRPr="002A0789" w:rsidRDefault="002A0789" w:rsidP="002A0789">
      <w:pPr>
        <w:jc w:val="both"/>
        <w:rPr>
          <w:rFonts w:ascii="Cambria" w:hAnsi="Cambria"/>
          <w:noProof/>
        </w:rPr>
      </w:pPr>
      <w:r w:rsidRPr="002A0789">
        <w:rPr>
          <w:rFonts w:ascii="Cambria" w:hAnsi="Cambria"/>
          <w:noProof/>
        </w:rPr>
        <w:t xml:space="preserve">Montaner, JS, Reiss, P, Cooper, D, Vella, S, Harris, M, Conway, B, Wainberg, MA, Smith, D, Robinson, P, Hall, D, Myers, M, Lange, JM (1998b) A randomized, double-blind trial comparing combinations of nevirapine, didanosine, and zidovudine for HIV-infected patients: the INCAS Trial. Italy, The Netherlands, Canada and Australia Study. </w:t>
      </w:r>
      <w:r w:rsidRPr="002A0789">
        <w:rPr>
          <w:rFonts w:ascii="Cambria" w:hAnsi="Cambria"/>
          <w:i/>
          <w:noProof/>
        </w:rPr>
        <w:t>JAMA</w:t>
      </w:r>
      <w:r w:rsidRPr="002A0789">
        <w:rPr>
          <w:rFonts w:ascii="Cambria" w:hAnsi="Cambria"/>
          <w:noProof/>
        </w:rPr>
        <w:t xml:space="preserve"> </w:t>
      </w:r>
      <w:r w:rsidRPr="002A0789">
        <w:rPr>
          <w:rFonts w:ascii="Cambria" w:hAnsi="Cambria"/>
          <w:b/>
          <w:noProof/>
        </w:rPr>
        <w:t>279</w:t>
      </w:r>
      <w:r w:rsidRPr="002A0789">
        <w:rPr>
          <w:rFonts w:ascii="Cambria" w:hAnsi="Cambria"/>
          <w:noProof/>
        </w:rPr>
        <w:t>: 930-937.</w:t>
      </w:r>
    </w:p>
    <w:p w:rsidR="002A0789" w:rsidRPr="002A0789" w:rsidRDefault="002A0789" w:rsidP="002A0789">
      <w:pPr>
        <w:jc w:val="both"/>
        <w:rPr>
          <w:rFonts w:ascii="Cambria" w:hAnsi="Cambria"/>
          <w:noProof/>
        </w:rPr>
      </w:pPr>
      <w:r w:rsidRPr="002A0789">
        <w:rPr>
          <w:rFonts w:ascii="Cambria" w:hAnsi="Cambria"/>
          <w:noProof/>
        </w:rPr>
        <w:t xml:space="preserve">Nahmias, A, Weiss, J, Yao, X, Lee, F, Kodsi, R, Schanfield, M, Matthews, T, Bolognesi, D, Durack, D, Motulsky, A (1986) Evidence for human infection with an HTLV III/LAV-like virus in Central Africa, 1959. </w:t>
      </w:r>
      <w:r w:rsidRPr="002A0789">
        <w:rPr>
          <w:rFonts w:ascii="Cambria" w:hAnsi="Cambria"/>
          <w:i/>
          <w:noProof/>
        </w:rPr>
        <w:t>The Lancet</w:t>
      </w:r>
      <w:r w:rsidRPr="002A0789">
        <w:rPr>
          <w:rFonts w:ascii="Cambria" w:hAnsi="Cambria"/>
          <w:noProof/>
        </w:rPr>
        <w:t xml:space="preserve"> </w:t>
      </w:r>
      <w:r w:rsidRPr="002A0789">
        <w:rPr>
          <w:rFonts w:ascii="Cambria" w:hAnsi="Cambria"/>
          <w:b/>
          <w:noProof/>
        </w:rPr>
        <w:t>327</w:t>
      </w:r>
      <w:r w:rsidRPr="002A0789">
        <w:rPr>
          <w:rFonts w:ascii="Cambria" w:hAnsi="Cambria"/>
          <w:noProof/>
        </w:rPr>
        <w:t>: 1279-1280.</w:t>
      </w:r>
    </w:p>
    <w:p w:rsidR="002A0789" w:rsidRPr="002A0789" w:rsidRDefault="002A0789" w:rsidP="002A0789">
      <w:pPr>
        <w:jc w:val="both"/>
        <w:rPr>
          <w:rFonts w:ascii="Cambria" w:hAnsi="Cambria"/>
          <w:noProof/>
        </w:rPr>
      </w:pPr>
      <w:r w:rsidRPr="002A0789">
        <w:rPr>
          <w:rFonts w:ascii="Cambria" w:hAnsi="Cambria"/>
          <w:noProof/>
        </w:rPr>
        <w:t xml:space="preserve">Navarro, F, Landau, NR (2004) Recent insights into HIV-1 Vif. </w:t>
      </w:r>
      <w:r w:rsidRPr="002A0789">
        <w:rPr>
          <w:rFonts w:ascii="Cambria" w:hAnsi="Cambria"/>
          <w:i/>
          <w:noProof/>
        </w:rPr>
        <w:t>Current Opinion in Immunology</w:t>
      </w:r>
      <w:r w:rsidRPr="002A0789">
        <w:rPr>
          <w:rFonts w:ascii="Cambria" w:hAnsi="Cambria"/>
          <w:noProof/>
        </w:rPr>
        <w:t xml:space="preserve"> </w:t>
      </w:r>
      <w:r w:rsidRPr="002A0789">
        <w:rPr>
          <w:rFonts w:ascii="Cambria" w:hAnsi="Cambria"/>
          <w:b/>
          <w:noProof/>
        </w:rPr>
        <w:t>16</w:t>
      </w:r>
      <w:r w:rsidRPr="002A0789">
        <w:rPr>
          <w:rFonts w:ascii="Cambria" w:hAnsi="Cambria"/>
          <w:noProof/>
        </w:rPr>
        <w:t>: 477-482.</w:t>
      </w:r>
    </w:p>
    <w:p w:rsidR="002A0789" w:rsidRPr="002A0789" w:rsidRDefault="002A0789" w:rsidP="002A0789">
      <w:pPr>
        <w:jc w:val="both"/>
        <w:rPr>
          <w:rFonts w:ascii="Cambria" w:hAnsi="Cambria"/>
          <w:noProof/>
        </w:rPr>
      </w:pPr>
      <w:r w:rsidRPr="002A0789">
        <w:rPr>
          <w:rFonts w:ascii="Cambria" w:hAnsi="Cambria"/>
          <w:noProof/>
        </w:rPr>
        <w:t xml:space="preserve">Neher, RA, Leitner, T Recombination rate and selection strength in HIV intra-patient evolution. </w:t>
      </w:r>
      <w:r w:rsidRPr="002A0789">
        <w:rPr>
          <w:rFonts w:ascii="Cambria" w:hAnsi="Cambria"/>
          <w:i/>
          <w:noProof/>
        </w:rPr>
        <w:t>PLoS Comput Biol</w:t>
      </w:r>
      <w:r w:rsidRPr="002A0789">
        <w:rPr>
          <w:rFonts w:ascii="Cambria" w:hAnsi="Cambria"/>
          <w:noProof/>
        </w:rPr>
        <w:t xml:space="preserve"> </w:t>
      </w:r>
      <w:r w:rsidRPr="002A0789">
        <w:rPr>
          <w:rFonts w:ascii="Cambria" w:hAnsi="Cambria"/>
          <w:b/>
          <w:noProof/>
        </w:rPr>
        <w:t>6</w:t>
      </w:r>
      <w:r w:rsidRPr="002A0789">
        <w:rPr>
          <w:rFonts w:ascii="Cambria" w:hAnsi="Cambria"/>
          <w:noProof/>
        </w:rPr>
        <w:t>: e1000660.</w:t>
      </w:r>
    </w:p>
    <w:p w:rsidR="002A0789" w:rsidRPr="002A0789" w:rsidRDefault="002A0789" w:rsidP="002A0789">
      <w:pPr>
        <w:jc w:val="both"/>
        <w:rPr>
          <w:rFonts w:ascii="Cambria" w:hAnsi="Cambria"/>
          <w:noProof/>
        </w:rPr>
      </w:pPr>
      <w:r w:rsidRPr="002A0789">
        <w:rPr>
          <w:rFonts w:ascii="Cambria" w:hAnsi="Cambria"/>
          <w:noProof/>
        </w:rPr>
        <w:t xml:space="preserve">Nermut, MV, Hockley, DJ, Bron, P, Thomas, D, Zhang, WH, Jones, IM (1998) Further evidence for hexagonal organization of HIV gag protein in prebudding assemblies and immature virus-like particles. </w:t>
      </w:r>
      <w:r w:rsidRPr="002A0789">
        <w:rPr>
          <w:rFonts w:ascii="Cambria" w:hAnsi="Cambria"/>
          <w:i/>
          <w:noProof/>
        </w:rPr>
        <w:t>J Struct Biol</w:t>
      </w:r>
      <w:r w:rsidRPr="002A0789">
        <w:rPr>
          <w:rFonts w:ascii="Cambria" w:hAnsi="Cambria"/>
          <w:noProof/>
        </w:rPr>
        <w:t xml:space="preserve"> </w:t>
      </w:r>
      <w:r w:rsidRPr="002A0789">
        <w:rPr>
          <w:rFonts w:ascii="Cambria" w:hAnsi="Cambria"/>
          <w:b/>
          <w:noProof/>
        </w:rPr>
        <w:t>123</w:t>
      </w:r>
      <w:r w:rsidRPr="002A0789">
        <w:rPr>
          <w:rFonts w:ascii="Cambria" w:hAnsi="Cambria"/>
          <w:noProof/>
        </w:rPr>
        <w:t>: 143-149.</w:t>
      </w:r>
    </w:p>
    <w:p w:rsidR="002A0789" w:rsidRPr="002A0789" w:rsidRDefault="002A0789" w:rsidP="002A0789">
      <w:pPr>
        <w:jc w:val="both"/>
        <w:rPr>
          <w:rFonts w:ascii="Cambria" w:hAnsi="Cambria"/>
          <w:noProof/>
        </w:rPr>
      </w:pPr>
      <w:r w:rsidRPr="002A0789">
        <w:rPr>
          <w:rFonts w:ascii="Cambria" w:hAnsi="Cambria"/>
          <w:noProof/>
        </w:rPr>
        <w:t xml:space="preserve">Niedringhaus, TP, Milanova, D, Kerby, MB, Snyder, MP, Barron, AE (2011) Landscape of next-generation sequencing technologies. </w:t>
      </w:r>
      <w:r w:rsidRPr="002A0789">
        <w:rPr>
          <w:rFonts w:ascii="Cambria" w:hAnsi="Cambria"/>
          <w:i/>
          <w:noProof/>
        </w:rPr>
        <w:t>Anal Chem</w:t>
      </w:r>
      <w:r w:rsidRPr="002A0789">
        <w:rPr>
          <w:rFonts w:ascii="Cambria" w:hAnsi="Cambria"/>
          <w:noProof/>
        </w:rPr>
        <w:t xml:space="preserve"> </w:t>
      </w:r>
      <w:r w:rsidRPr="002A0789">
        <w:rPr>
          <w:rFonts w:ascii="Cambria" w:hAnsi="Cambria"/>
          <w:b/>
          <w:noProof/>
        </w:rPr>
        <w:t>83</w:t>
      </w:r>
      <w:r w:rsidRPr="002A0789">
        <w:rPr>
          <w:rFonts w:ascii="Cambria" w:hAnsi="Cambria"/>
          <w:noProof/>
        </w:rPr>
        <w:t>: 4327-4341.</w:t>
      </w:r>
    </w:p>
    <w:p w:rsidR="002A0789" w:rsidRPr="002A0789" w:rsidRDefault="002A0789" w:rsidP="002A0789">
      <w:pPr>
        <w:jc w:val="both"/>
        <w:rPr>
          <w:rFonts w:ascii="Cambria" w:hAnsi="Cambria"/>
          <w:noProof/>
        </w:rPr>
      </w:pPr>
      <w:r w:rsidRPr="002A0789">
        <w:rPr>
          <w:rFonts w:ascii="Cambria" w:hAnsi="Cambria"/>
          <w:noProof/>
        </w:rPr>
        <w:t xml:space="preserve">Nomaguchi, M, Fujita, M, Adachi, A (2008) Role of HIV-1 Vpu protein for virus spread and pathogenesis. </w:t>
      </w:r>
      <w:r w:rsidRPr="002A0789">
        <w:rPr>
          <w:rFonts w:ascii="Cambria" w:hAnsi="Cambria"/>
          <w:i/>
          <w:noProof/>
        </w:rPr>
        <w:t>Microbes and Infection</w:t>
      </w:r>
      <w:r w:rsidRPr="002A0789">
        <w:rPr>
          <w:rFonts w:ascii="Cambria" w:hAnsi="Cambria"/>
          <w:noProof/>
        </w:rPr>
        <w:t xml:space="preserve"> </w:t>
      </w:r>
      <w:r w:rsidRPr="002A0789">
        <w:rPr>
          <w:rFonts w:ascii="Cambria" w:hAnsi="Cambria"/>
          <w:b/>
          <w:noProof/>
        </w:rPr>
        <w:t>10</w:t>
      </w:r>
      <w:r w:rsidRPr="002A0789">
        <w:rPr>
          <w:rFonts w:ascii="Cambria" w:hAnsi="Cambria"/>
          <w:noProof/>
        </w:rPr>
        <w:t>: 960–967.</w:t>
      </w:r>
    </w:p>
    <w:p w:rsidR="002A0789" w:rsidRPr="002A0789" w:rsidRDefault="002A0789" w:rsidP="002A0789">
      <w:pPr>
        <w:jc w:val="both"/>
        <w:rPr>
          <w:rFonts w:ascii="Cambria" w:hAnsi="Cambria"/>
          <w:noProof/>
        </w:rPr>
      </w:pPr>
      <w:r w:rsidRPr="002A0789">
        <w:rPr>
          <w:rFonts w:ascii="Cambria" w:hAnsi="Cambria"/>
          <w:noProof/>
        </w:rPr>
        <w:t xml:space="preserve">Nowak, MA, May, RM, Anderson, RM (1990) The evolutionary dynamics of HIV-1 quasispecies and the development of immunodeficiency disease. </w:t>
      </w:r>
      <w:r w:rsidRPr="002A0789">
        <w:rPr>
          <w:rFonts w:ascii="Cambria" w:hAnsi="Cambria"/>
          <w:i/>
          <w:noProof/>
        </w:rPr>
        <w:t>AIDS</w:t>
      </w:r>
      <w:r w:rsidRPr="002A0789">
        <w:rPr>
          <w:rFonts w:ascii="Cambria" w:hAnsi="Cambria"/>
          <w:noProof/>
        </w:rPr>
        <w:t xml:space="preserve"> </w:t>
      </w:r>
      <w:r w:rsidRPr="002A0789">
        <w:rPr>
          <w:rFonts w:ascii="Cambria" w:hAnsi="Cambria"/>
          <w:b/>
          <w:noProof/>
        </w:rPr>
        <w:t>4</w:t>
      </w:r>
      <w:r w:rsidRPr="002A0789">
        <w:rPr>
          <w:rFonts w:ascii="Cambria" w:hAnsi="Cambria"/>
          <w:noProof/>
        </w:rPr>
        <w:t>: 1095-1103.</w:t>
      </w:r>
    </w:p>
    <w:p w:rsidR="002A0789" w:rsidRPr="002A0789" w:rsidRDefault="002A0789" w:rsidP="002A0789">
      <w:pPr>
        <w:jc w:val="both"/>
        <w:rPr>
          <w:rFonts w:ascii="Cambria" w:hAnsi="Cambria"/>
          <w:noProof/>
        </w:rPr>
      </w:pPr>
      <w:r w:rsidRPr="002A0789">
        <w:rPr>
          <w:rFonts w:ascii="Cambria" w:hAnsi="Cambria"/>
          <w:noProof/>
        </w:rPr>
        <w:t xml:space="preserve">Ott, M, Geyer, M, Zhou, Q (2011) The Control of HIV Transcription: Keeping RNA Polymerase II on Track. </w:t>
      </w:r>
      <w:r w:rsidRPr="002A0789">
        <w:rPr>
          <w:rFonts w:ascii="Cambria" w:hAnsi="Cambria"/>
          <w:i/>
          <w:noProof/>
        </w:rPr>
        <w:t>Cell Host &amp; Microbe</w:t>
      </w:r>
      <w:r w:rsidRPr="002A0789">
        <w:rPr>
          <w:rFonts w:ascii="Cambria" w:hAnsi="Cambria"/>
          <w:noProof/>
        </w:rPr>
        <w:t xml:space="preserve"> </w:t>
      </w:r>
      <w:r w:rsidRPr="002A0789">
        <w:rPr>
          <w:rFonts w:ascii="Cambria" w:hAnsi="Cambria"/>
          <w:b/>
          <w:noProof/>
        </w:rPr>
        <w:t>10</w:t>
      </w:r>
      <w:r w:rsidRPr="002A0789">
        <w:rPr>
          <w:rFonts w:ascii="Cambria" w:hAnsi="Cambria"/>
          <w:noProof/>
        </w:rPr>
        <w:t>: 426-435.</w:t>
      </w:r>
    </w:p>
    <w:p w:rsidR="002A0789" w:rsidRPr="002A0789" w:rsidRDefault="002A0789" w:rsidP="002A0789">
      <w:pPr>
        <w:jc w:val="both"/>
        <w:rPr>
          <w:rFonts w:ascii="Cambria" w:hAnsi="Cambria"/>
          <w:noProof/>
        </w:rPr>
      </w:pPr>
      <w:r w:rsidRPr="002A0789">
        <w:rPr>
          <w:rFonts w:ascii="Cambria" w:hAnsi="Cambria"/>
          <w:noProof/>
        </w:rPr>
        <w:t xml:space="preserve">Palmer, S, Kearney, M, Maldarelli, F, Halvas, EK, Bixby, CJ, Bazmi, H, Rock, D, Falloon, J, Davey, RT, Jr., Dewar, RL, Metcalf, JA, Hammer, S, Mellors, JW, Coffin, JM (2005) Multiple, linked human immunodeficiency virus type 1 drug resistance mutations in treatment-experienced patients are missed by standard genotype analysis. </w:t>
      </w:r>
      <w:r w:rsidRPr="002A0789">
        <w:rPr>
          <w:rFonts w:ascii="Cambria" w:hAnsi="Cambria"/>
          <w:i/>
          <w:noProof/>
        </w:rPr>
        <w:t>J Clin Microbiol</w:t>
      </w:r>
      <w:r w:rsidRPr="002A0789">
        <w:rPr>
          <w:rFonts w:ascii="Cambria" w:hAnsi="Cambria"/>
          <w:noProof/>
        </w:rPr>
        <w:t xml:space="preserve"> </w:t>
      </w:r>
      <w:r w:rsidRPr="002A0789">
        <w:rPr>
          <w:rFonts w:ascii="Cambria" w:hAnsi="Cambria"/>
          <w:b/>
          <w:noProof/>
        </w:rPr>
        <w:t>43</w:t>
      </w:r>
      <w:r w:rsidRPr="002A0789">
        <w:rPr>
          <w:rFonts w:ascii="Cambria" w:hAnsi="Cambria"/>
          <w:noProof/>
        </w:rPr>
        <w:t>: 406-413.</w:t>
      </w:r>
    </w:p>
    <w:p w:rsidR="002A0789" w:rsidRPr="002A0789" w:rsidRDefault="002A0789" w:rsidP="002A0789">
      <w:pPr>
        <w:jc w:val="both"/>
        <w:rPr>
          <w:rFonts w:ascii="Cambria" w:hAnsi="Cambria"/>
          <w:noProof/>
        </w:rPr>
      </w:pPr>
      <w:r w:rsidRPr="002A0789">
        <w:rPr>
          <w:rFonts w:ascii="Cambria" w:hAnsi="Cambria"/>
          <w:noProof/>
        </w:rPr>
        <w:t xml:space="preserve">Palmisano, L, Vella, S (2011) A brief history of antiretroviral therapy of HIV infection: success and challenges. </w:t>
      </w:r>
      <w:r w:rsidRPr="002A0789">
        <w:rPr>
          <w:rFonts w:ascii="Cambria" w:hAnsi="Cambria"/>
          <w:i/>
          <w:noProof/>
        </w:rPr>
        <w:t>Ann Ist Super Sanita</w:t>
      </w:r>
      <w:r w:rsidRPr="002A0789">
        <w:rPr>
          <w:rFonts w:ascii="Cambria" w:hAnsi="Cambria"/>
          <w:noProof/>
        </w:rPr>
        <w:t xml:space="preserve"> </w:t>
      </w:r>
      <w:r w:rsidRPr="002A0789">
        <w:rPr>
          <w:rFonts w:ascii="Cambria" w:hAnsi="Cambria"/>
          <w:b/>
          <w:noProof/>
        </w:rPr>
        <w:t>47</w:t>
      </w:r>
      <w:r w:rsidRPr="002A0789">
        <w:rPr>
          <w:rFonts w:ascii="Cambria" w:hAnsi="Cambria"/>
          <w:noProof/>
        </w:rPr>
        <w:t>: 44-48.</w:t>
      </w:r>
    </w:p>
    <w:p w:rsidR="002A0789" w:rsidRPr="002A0789" w:rsidRDefault="002A0789" w:rsidP="002A0789">
      <w:pPr>
        <w:jc w:val="both"/>
        <w:rPr>
          <w:rFonts w:ascii="Cambria" w:hAnsi="Cambria"/>
          <w:noProof/>
        </w:rPr>
      </w:pPr>
      <w:r w:rsidRPr="002A0789">
        <w:rPr>
          <w:rFonts w:ascii="Cambria" w:hAnsi="Cambria"/>
          <w:noProof/>
        </w:rPr>
        <w:t xml:space="preserve">Pancera, M, Majeed, S, Ban, YE, Chen, L, Huang, CC, Kong, L, Kwon, YD, Stuckey, J, Zhou, T, Robinson, JE, Schief, WR, Sodroski, J, Wyatt, R, Kwong, PD Structure of HIV-1 gp120 with gp41-interactive region reveals layered envelope architecture and basis of conformational mobility.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107</w:t>
      </w:r>
      <w:r w:rsidRPr="002A0789">
        <w:rPr>
          <w:rFonts w:ascii="Cambria" w:hAnsi="Cambria"/>
          <w:noProof/>
        </w:rPr>
        <w:t>: 1166-1171.</w:t>
      </w:r>
    </w:p>
    <w:p w:rsidR="002A0789" w:rsidRPr="002A0789" w:rsidRDefault="002A0789" w:rsidP="002A0789">
      <w:pPr>
        <w:jc w:val="both"/>
        <w:rPr>
          <w:rFonts w:ascii="Cambria" w:hAnsi="Cambria"/>
          <w:noProof/>
        </w:rPr>
      </w:pPr>
      <w:r w:rsidRPr="002A0789">
        <w:rPr>
          <w:rFonts w:ascii="Cambria" w:hAnsi="Cambria"/>
          <w:noProof/>
        </w:rPr>
        <w:t>Pandey, V, Nutter, RC, Prediger, E (2008) Applied Biosystems SOLiD™ System: Ligation</w:t>
      </w:r>
      <w:r w:rsidRPr="002A0789">
        <w:rPr>
          <w:rFonts w:ascii="Cambria" w:hAnsi="Cambria" w:hint="eastAsia"/>
          <w:noProof/>
        </w:rPr>
        <w:t>‐</w:t>
      </w:r>
      <w:r w:rsidRPr="002A0789">
        <w:rPr>
          <w:rFonts w:ascii="Cambria" w:hAnsi="Cambria"/>
          <w:noProof/>
        </w:rPr>
        <w:t xml:space="preserve">Based Sequencing. </w:t>
      </w:r>
      <w:r w:rsidRPr="002A0789">
        <w:rPr>
          <w:rFonts w:ascii="Cambria" w:hAnsi="Cambria"/>
          <w:i/>
          <w:noProof/>
        </w:rPr>
        <w:t>Next Generation Genome Sequencing: Towards Personalized Medicine</w:t>
      </w:r>
      <w:r w:rsidRPr="002A0789">
        <w:rPr>
          <w:rFonts w:ascii="Cambria" w:hAnsi="Cambria"/>
          <w:noProof/>
        </w:rPr>
        <w:t>: 29-42.</w:t>
      </w:r>
    </w:p>
    <w:p w:rsidR="002A0789" w:rsidRPr="002A0789" w:rsidRDefault="002A0789" w:rsidP="002A0789">
      <w:pPr>
        <w:jc w:val="both"/>
        <w:rPr>
          <w:rFonts w:ascii="Cambria" w:hAnsi="Cambria"/>
          <w:noProof/>
        </w:rPr>
      </w:pPr>
      <w:r w:rsidRPr="002A0789">
        <w:rPr>
          <w:rFonts w:ascii="Cambria" w:hAnsi="Cambria"/>
          <w:noProof/>
        </w:rPr>
        <w:t xml:space="preserve">Paredes, R, Lalama, CM, Ribaudo, HJ, Schackman, BR, Shikuma, C, Giguel, F, Meyer, WA, 3rd, Johnson, VA, Fiscus, SA, D'Aquila, RT, Gulick, RM, Kuritzkes, DR (2010) Pre-existing minority drug-resistant HIV-1 variants, adherence, and risk of antiretroviral treatment failure.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201</w:t>
      </w:r>
      <w:r w:rsidRPr="002A0789">
        <w:rPr>
          <w:rFonts w:ascii="Cambria" w:hAnsi="Cambria"/>
          <w:noProof/>
        </w:rPr>
        <w:t>: 662-671.</w:t>
      </w:r>
    </w:p>
    <w:p w:rsidR="002A0789" w:rsidRPr="002A0789" w:rsidRDefault="002A0789" w:rsidP="002A0789">
      <w:pPr>
        <w:jc w:val="both"/>
        <w:rPr>
          <w:rFonts w:ascii="Cambria" w:hAnsi="Cambria"/>
          <w:noProof/>
        </w:rPr>
      </w:pPr>
      <w:r w:rsidRPr="002A0789">
        <w:rPr>
          <w:rFonts w:ascii="Cambria" w:hAnsi="Cambria"/>
          <w:noProof/>
        </w:rPr>
        <w:t xml:space="preserve">Peeters, M, Honoré, C, Huet, T, Bedjabaga, L, Ossari, S, Bussi, P, Cooper, RW, Delaporte, E (1989) Isolation and partial characterization of an HIV-related virus occurring naturally in chimpanzees in Gabon.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3</w:t>
      </w:r>
      <w:r w:rsidRPr="002A0789">
        <w:rPr>
          <w:rFonts w:ascii="Cambria" w:hAnsi="Cambria"/>
          <w:noProof/>
        </w:rPr>
        <w:t>: 625–630.</w:t>
      </w:r>
    </w:p>
    <w:p w:rsidR="002A0789" w:rsidRPr="002A0789" w:rsidRDefault="002A0789" w:rsidP="002A0789">
      <w:pPr>
        <w:jc w:val="both"/>
        <w:rPr>
          <w:rFonts w:ascii="Cambria" w:hAnsi="Cambria"/>
          <w:noProof/>
        </w:rPr>
      </w:pPr>
      <w:r w:rsidRPr="002A0789">
        <w:rPr>
          <w:rFonts w:ascii="Cambria" w:hAnsi="Cambria"/>
          <w:noProof/>
        </w:rPr>
        <w:t xml:space="preserve">Pennisi, E (2010) Genomics. Semiconductors inspire new sequencing technologies.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327</w:t>
      </w:r>
      <w:r w:rsidRPr="002A0789">
        <w:rPr>
          <w:rFonts w:ascii="Cambria" w:hAnsi="Cambria"/>
          <w:noProof/>
        </w:rPr>
        <w:t>: 1190.</w:t>
      </w:r>
    </w:p>
    <w:p w:rsidR="002A0789" w:rsidRPr="002A0789" w:rsidRDefault="002A0789" w:rsidP="002A0789">
      <w:pPr>
        <w:jc w:val="both"/>
        <w:rPr>
          <w:rFonts w:ascii="Cambria" w:hAnsi="Cambria"/>
          <w:noProof/>
        </w:rPr>
      </w:pPr>
      <w:r w:rsidRPr="002A0789">
        <w:rPr>
          <w:rFonts w:ascii="Cambria" w:hAnsi="Cambria"/>
          <w:noProof/>
        </w:rPr>
        <w:t xml:space="preserve">Perrin, L, Kaiser, L, Yerly, S (2003) Travel and the spread of HIV-1 genetic variants. </w:t>
      </w:r>
      <w:r w:rsidRPr="002A0789">
        <w:rPr>
          <w:rFonts w:ascii="Cambria" w:hAnsi="Cambria"/>
          <w:i/>
          <w:noProof/>
        </w:rPr>
        <w:t>Lancet Infect Dis</w:t>
      </w:r>
      <w:r w:rsidRPr="002A0789">
        <w:rPr>
          <w:rFonts w:ascii="Cambria" w:hAnsi="Cambria"/>
          <w:noProof/>
        </w:rPr>
        <w:t xml:space="preserve"> </w:t>
      </w:r>
      <w:r w:rsidRPr="002A0789">
        <w:rPr>
          <w:rFonts w:ascii="Cambria" w:hAnsi="Cambria"/>
          <w:b/>
          <w:noProof/>
        </w:rPr>
        <w:t>3</w:t>
      </w:r>
      <w:r w:rsidRPr="002A0789">
        <w:rPr>
          <w:rFonts w:ascii="Cambria" w:hAnsi="Cambria"/>
          <w:noProof/>
        </w:rPr>
        <w:t>: 22-27.</w:t>
      </w:r>
    </w:p>
    <w:p w:rsidR="002A0789" w:rsidRPr="002A0789" w:rsidRDefault="002A0789" w:rsidP="002A0789">
      <w:pPr>
        <w:jc w:val="both"/>
        <w:rPr>
          <w:rFonts w:ascii="Cambria" w:hAnsi="Cambria"/>
          <w:noProof/>
        </w:rPr>
      </w:pPr>
      <w:r w:rsidRPr="002A0789">
        <w:rPr>
          <w:rFonts w:ascii="Cambria" w:hAnsi="Cambria"/>
          <w:noProof/>
        </w:rPr>
        <w:t xml:space="preserve">Petropoulos, CJ, Parkin, NT, Limoli, KL, Lie, YS, Wrin, T, Huang, W, Tian, H, Smith, D, Winslow, GA, Capon, DJ, Whitcomb, JM (2000) A novel phenotypic drug susceptibility assay for human immunodeficiency virus type 1. </w:t>
      </w:r>
      <w:r w:rsidRPr="002A0789">
        <w:rPr>
          <w:rFonts w:ascii="Cambria" w:hAnsi="Cambria"/>
          <w:i/>
          <w:noProof/>
        </w:rPr>
        <w:t>Antimicrob Agents Chemother</w:t>
      </w:r>
      <w:r w:rsidRPr="002A0789">
        <w:rPr>
          <w:rFonts w:ascii="Cambria" w:hAnsi="Cambria"/>
          <w:noProof/>
        </w:rPr>
        <w:t xml:space="preserve"> </w:t>
      </w:r>
      <w:r w:rsidRPr="002A0789">
        <w:rPr>
          <w:rFonts w:ascii="Cambria" w:hAnsi="Cambria"/>
          <w:b/>
          <w:noProof/>
        </w:rPr>
        <w:t>44</w:t>
      </w:r>
      <w:r w:rsidRPr="002A0789">
        <w:rPr>
          <w:rFonts w:ascii="Cambria" w:hAnsi="Cambria"/>
          <w:noProof/>
        </w:rPr>
        <w:t>: 920-928.</w:t>
      </w:r>
    </w:p>
    <w:p w:rsidR="002A0789" w:rsidRPr="002A0789" w:rsidRDefault="002A0789" w:rsidP="002A0789">
      <w:pPr>
        <w:jc w:val="both"/>
        <w:rPr>
          <w:rFonts w:ascii="Cambria" w:hAnsi="Cambria"/>
          <w:noProof/>
        </w:rPr>
      </w:pPr>
      <w:r w:rsidRPr="002A0789">
        <w:rPr>
          <w:rFonts w:ascii="Cambria" w:hAnsi="Cambria"/>
          <w:noProof/>
        </w:rPr>
        <w:t xml:space="preserve">Pettit, SC, Lindquist, JN, Kaplan, AH, Swanstrom, R (2005) Processing sites in the human immunodeficiency virus type 1 (HIV-1) Gag-Pro-Pol precursor are cleaved by the viral protease at different rates. </w:t>
      </w:r>
      <w:r w:rsidRPr="002A0789">
        <w:rPr>
          <w:rFonts w:ascii="Cambria" w:hAnsi="Cambria"/>
          <w:i/>
          <w:noProof/>
        </w:rPr>
        <w:t>Retrovirology</w:t>
      </w:r>
      <w:r w:rsidRPr="002A0789">
        <w:rPr>
          <w:rFonts w:ascii="Cambria" w:hAnsi="Cambria"/>
          <w:noProof/>
        </w:rPr>
        <w:t xml:space="preserve"> </w:t>
      </w:r>
      <w:r w:rsidRPr="002A0789">
        <w:rPr>
          <w:rFonts w:ascii="Cambria" w:hAnsi="Cambria"/>
          <w:b/>
          <w:noProof/>
        </w:rPr>
        <w:t>2</w:t>
      </w:r>
      <w:r w:rsidRPr="002A0789">
        <w:rPr>
          <w:rFonts w:ascii="Cambria" w:hAnsi="Cambria"/>
          <w:noProof/>
        </w:rPr>
        <w:t>: 66.</w:t>
      </w:r>
    </w:p>
    <w:p w:rsidR="002A0789" w:rsidRPr="002A0789" w:rsidRDefault="002A0789" w:rsidP="002A0789">
      <w:pPr>
        <w:jc w:val="both"/>
        <w:rPr>
          <w:rFonts w:ascii="Cambria" w:hAnsi="Cambria"/>
          <w:noProof/>
        </w:rPr>
      </w:pPr>
      <w:r w:rsidRPr="002A0789">
        <w:rPr>
          <w:rFonts w:ascii="Cambria" w:hAnsi="Cambria"/>
          <w:noProof/>
        </w:rPr>
        <w:t xml:space="preserve">Piketty, C, Race, E, Castiel, P, Belec, L, Peytavin, G, Si-Mohamed, A, Gonzalez-Canali, G, Weiss, L, Clavel, F, Kazatchkine, MD (1999) Efficacy of a five-drug combination including ritonavir, saquinavir and efavirenz in patients who failed on a conventional triple-drug regimen: phenotypic resistance to protease inhibitors predicts outcome of therapy. </w:t>
      </w:r>
      <w:r w:rsidRPr="002A0789">
        <w:rPr>
          <w:rFonts w:ascii="Cambria" w:hAnsi="Cambria"/>
          <w:i/>
          <w:noProof/>
        </w:rPr>
        <w:t>AIDS</w:t>
      </w:r>
      <w:r w:rsidRPr="002A0789">
        <w:rPr>
          <w:rFonts w:ascii="Cambria" w:hAnsi="Cambria"/>
          <w:noProof/>
        </w:rPr>
        <w:t xml:space="preserve"> </w:t>
      </w:r>
      <w:r w:rsidRPr="002A0789">
        <w:rPr>
          <w:rFonts w:ascii="Cambria" w:hAnsi="Cambria"/>
          <w:b/>
          <w:noProof/>
        </w:rPr>
        <w:t>13</w:t>
      </w:r>
      <w:r w:rsidRPr="002A0789">
        <w:rPr>
          <w:rFonts w:ascii="Cambria" w:hAnsi="Cambria"/>
          <w:noProof/>
        </w:rPr>
        <w:t>: F71-77.</w:t>
      </w:r>
    </w:p>
    <w:p w:rsidR="002A0789" w:rsidRPr="002A0789" w:rsidRDefault="002A0789" w:rsidP="002A0789">
      <w:pPr>
        <w:jc w:val="both"/>
        <w:rPr>
          <w:rFonts w:ascii="Cambria" w:hAnsi="Cambria"/>
          <w:noProof/>
        </w:rPr>
      </w:pPr>
      <w:r w:rsidRPr="002A0789">
        <w:rPr>
          <w:rFonts w:ascii="Cambria" w:hAnsi="Cambria"/>
          <w:noProof/>
        </w:rPr>
        <w:t xml:space="preserve">Ping, LH, Cohen, MS, Hoffman, I, Vernazza, P, Seillier-Moiseiwitsch, F, Chakraborty, H, Kazembe, P, Zimba, D, Maida, M, Fiscus, SA, Eron, JJ, Swanstrom, R, Nelson, JA (2000) Effects of genital tract inflammation on human immunodeficiency virus type 1 V3 populations in blood and semen.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74</w:t>
      </w:r>
      <w:r w:rsidRPr="002A0789">
        <w:rPr>
          <w:rFonts w:ascii="Cambria" w:hAnsi="Cambria"/>
          <w:noProof/>
        </w:rPr>
        <w:t>: 8946-8952.</w:t>
      </w:r>
    </w:p>
    <w:p w:rsidR="002A0789" w:rsidRPr="002A0789" w:rsidRDefault="002A0789" w:rsidP="002A0789">
      <w:pPr>
        <w:jc w:val="both"/>
        <w:rPr>
          <w:rFonts w:ascii="Cambria" w:hAnsi="Cambria"/>
          <w:noProof/>
        </w:rPr>
      </w:pPr>
      <w:r w:rsidRPr="002A0789">
        <w:rPr>
          <w:rFonts w:ascii="Cambria" w:hAnsi="Cambria"/>
          <w:noProof/>
        </w:rPr>
        <w:t xml:space="preserve">Plantier, JC, Leoz, M, Dickerson, JE, De Oliveira, F, Cordonnier, F, Lemee, V, Damond, F, Robertson, DL, Simon, F (2009) A new human immunodeficiency virus derived from gorillas. </w:t>
      </w:r>
      <w:r w:rsidRPr="002A0789">
        <w:rPr>
          <w:rFonts w:ascii="Cambria" w:hAnsi="Cambria"/>
          <w:i/>
          <w:noProof/>
        </w:rPr>
        <w:t>Nat Med</w:t>
      </w:r>
      <w:r w:rsidRPr="002A0789">
        <w:rPr>
          <w:rFonts w:ascii="Cambria" w:hAnsi="Cambria"/>
          <w:noProof/>
        </w:rPr>
        <w:t xml:space="preserve"> </w:t>
      </w:r>
      <w:r w:rsidRPr="002A0789">
        <w:rPr>
          <w:rFonts w:ascii="Cambria" w:hAnsi="Cambria"/>
          <w:b/>
          <w:noProof/>
        </w:rPr>
        <w:t>15</w:t>
      </w:r>
      <w:r w:rsidRPr="002A0789">
        <w:rPr>
          <w:rFonts w:ascii="Cambria" w:hAnsi="Cambria"/>
          <w:noProof/>
        </w:rPr>
        <w:t>: 871-872.</w:t>
      </w:r>
    </w:p>
    <w:p w:rsidR="002A0789" w:rsidRPr="002A0789" w:rsidRDefault="002A0789" w:rsidP="002A0789">
      <w:pPr>
        <w:jc w:val="both"/>
        <w:rPr>
          <w:rFonts w:ascii="Cambria" w:hAnsi="Cambria"/>
          <w:noProof/>
        </w:rPr>
      </w:pPr>
      <w:r w:rsidRPr="002A0789">
        <w:rPr>
          <w:rFonts w:ascii="Cambria" w:hAnsi="Cambria"/>
          <w:noProof/>
        </w:rPr>
        <w:t xml:space="preserve">Poveda, E, Briz, V, Soriano, V (2005) Enfuvirtide, the first fusion inhibitor to treat HIV infection. </w:t>
      </w:r>
      <w:r w:rsidRPr="002A0789">
        <w:rPr>
          <w:rFonts w:ascii="Cambria" w:hAnsi="Cambria"/>
          <w:i/>
          <w:noProof/>
        </w:rPr>
        <w:t>Aids Rev</w:t>
      </w:r>
      <w:r w:rsidRPr="002A0789">
        <w:rPr>
          <w:rFonts w:ascii="Cambria" w:hAnsi="Cambria"/>
          <w:noProof/>
        </w:rPr>
        <w:t xml:space="preserve"> </w:t>
      </w:r>
      <w:r w:rsidRPr="002A0789">
        <w:rPr>
          <w:rFonts w:ascii="Cambria" w:hAnsi="Cambria"/>
          <w:b/>
          <w:noProof/>
        </w:rPr>
        <w:t>7</w:t>
      </w:r>
      <w:r w:rsidRPr="002A0789">
        <w:rPr>
          <w:rFonts w:ascii="Cambria" w:hAnsi="Cambria"/>
          <w:noProof/>
        </w:rPr>
        <w:t>: 139–147.</w:t>
      </w:r>
    </w:p>
    <w:p w:rsidR="002A0789" w:rsidRPr="002A0789" w:rsidRDefault="002A0789" w:rsidP="002A0789">
      <w:pPr>
        <w:jc w:val="both"/>
        <w:rPr>
          <w:rFonts w:ascii="Cambria" w:hAnsi="Cambria"/>
          <w:noProof/>
        </w:rPr>
      </w:pPr>
      <w:r w:rsidRPr="002A0789">
        <w:rPr>
          <w:rFonts w:ascii="Cambria" w:hAnsi="Cambria"/>
          <w:noProof/>
        </w:rPr>
        <w:t xml:space="preserve">Preston, BD, Poiesz, BJ, Loeb, LA (1988) Fidelity of HIV-1 reverse transcriptase.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242</w:t>
      </w:r>
      <w:r w:rsidRPr="002A0789">
        <w:rPr>
          <w:rFonts w:ascii="Cambria" w:hAnsi="Cambria"/>
          <w:noProof/>
        </w:rPr>
        <w:t>: 1168-1171.</w:t>
      </w:r>
    </w:p>
    <w:p w:rsidR="002A0789" w:rsidRPr="002A0789" w:rsidRDefault="002A0789" w:rsidP="002A0789">
      <w:pPr>
        <w:jc w:val="both"/>
        <w:rPr>
          <w:rFonts w:ascii="Cambria" w:hAnsi="Cambria"/>
          <w:noProof/>
        </w:rPr>
      </w:pPr>
      <w:r w:rsidRPr="002A0789">
        <w:rPr>
          <w:rFonts w:ascii="Cambria" w:hAnsi="Cambria"/>
          <w:noProof/>
        </w:rPr>
        <w:t xml:space="preserve">Price, DA, Goulder, PJ, Klenerman, P, Sewell, AK, Easterbrook, PJ, Troop, M, Bangham, CR, Phillips, RE (1997) Positive selection of HIV-1 cytotoxic T lymphocyte escape variants during primary infection.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94</w:t>
      </w:r>
      <w:r w:rsidRPr="002A0789">
        <w:rPr>
          <w:rFonts w:ascii="Cambria" w:hAnsi="Cambria"/>
          <w:noProof/>
        </w:rPr>
        <w:t>: 1890-1895.</w:t>
      </w:r>
    </w:p>
    <w:p w:rsidR="002A0789" w:rsidRPr="002A0789" w:rsidRDefault="002A0789" w:rsidP="002A0789">
      <w:pPr>
        <w:jc w:val="both"/>
        <w:rPr>
          <w:rFonts w:ascii="Cambria" w:hAnsi="Cambria"/>
          <w:noProof/>
        </w:rPr>
      </w:pPr>
      <w:r w:rsidRPr="002A0789">
        <w:rPr>
          <w:rFonts w:ascii="Cambria" w:hAnsi="Cambria"/>
          <w:noProof/>
        </w:rPr>
        <w:t xml:space="preserve">Pruss, D, Reeves, R, Bushman, FD, Wolffe, AP (1994) The influence of DNA and nucleosome structure on integration events directed by HIV integrase. </w:t>
      </w:r>
      <w:r w:rsidRPr="002A0789">
        <w:rPr>
          <w:rFonts w:ascii="Cambria" w:hAnsi="Cambria"/>
          <w:i/>
          <w:noProof/>
        </w:rPr>
        <w:t>Journal of Biological Chemistry</w:t>
      </w:r>
      <w:r w:rsidRPr="002A0789">
        <w:rPr>
          <w:rFonts w:ascii="Cambria" w:hAnsi="Cambria"/>
          <w:noProof/>
        </w:rPr>
        <w:t xml:space="preserve"> </w:t>
      </w:r>
      <w:r w:rsidRPr="002A0789">
        <w:rPr>
          <w:rFonts w:ascii="Cambria" w:hAnsi="Cambria"/>
          <w:b/>
          <w:noProof/>
        </w:rPr>
        <w:t>269</w:t>
      </w:r>
      <w:r w:rsidRPr="002A0789">
        <w:rPr>
          <w:rFonts w:ascii="Cambria" w:hAnsi="Cambria"/>
          <w:noProof/>
        </w:rPr>
        <w:t>: 25031-25041.</w:t>
      </w:r>
    </w:p>
    <w:p w:rsidR="002A0789" w:rsidRPr="002A0789" w:rsidRDefault="002A0789" w:rsidP="002A0789">
      <w:pPr>
        <w:jc w:val="both"/>
        <w:rPr>
          <w:rFonts w:ascii="Cambria" w:hAnsi="Cambria"/>
          <w:noProof/>
        </w:rPr>
      </w:pPr>
      <w:r w:rsidRPr="002A0789">
        <w:rPr>
          <w:rFonts w:ascii="Cambria" w:hAnsi="Cambria"/>
          <w:noProof/>
        </w:rPr>
        <w:t xml:space="preserve">Quinn, TC (1996) Global burden of the HIV pandemic.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348</w:t>
      </w:r>
      <w:r w:rsidRPr="002A0789">
        <w:rPr>
          <w:rFonts w:ascii="Cambria" w:hAnsi="Cambria"/>
          <w:noProof/>
        </w:rPr>
        <w:t>: 99-106.</w:t>
      </w:r>
    </w:p>
    <w:p w:rsidR="002A0789" w:rsidRPr="002A0789" w:rsidRDefault="002A0789" w:rsidP="002A0789">
      <w:pPr>
        <w:jc w:val="both"/>
        <w:rPr>
          <w:rFonts w:ascii="Cambria" w:hAnsi="Cambria"/>
          <w:noProof/>
        </w:rPr>
      </w:pPr>
      <w:r w:rsidRPr="002A0789">
        <w:rPr>
          <w:rFonts w:ascii="Cambria" w:hAnsi="Cambria"/>
          <w:noProof/>
        </w:rPr>
        <w:t>Ratner, L, Haseltine, W, Patarca, R, Livak, KJ, Starcich, B, Josephs, SF, Doran, ER, Rafalski, JA, Whitehorn, EA, Baumeister, K (1985) Complete nucleotide sequence of the AIDS virus, HTLV-III.</w:t>
      </w:r>
    </w:p>
    <w:p w:rsidR="002A0789" w:rsidRPr="002A0789" w:rsidRDefault="002A0789" w:rsidP="002A0789">
      <w:pPr>
        <w:jc w:val="both"/>
        <w:rPr>
          <w:rFonts w:ascii="Cambria" w:hAnsi="Cambria"/>
          <w:noProof/>
        </w:rPr>
      </w:pPr>
      <w:r w:rsidRPr="002A0789">
        <w:rPr>
          <w:rFonts w:ascii="Cambria" w:hAnsi="Cambria"/>
          <w:noProof/>
        </w:rPr>
        <w:t xml:space="preserve">Raymond, S, Delobel, P, Mavigner, M, Cazabat, M, Encinas, S, Souyris, C, Bruel, P, Sandres-Saune, K, Marchou, B, Massip, P, Izopet, J (2010) CXCR4-using viruses in plasma and peripheral blood mononuclear cells during primary HIV-1 infection and impact on disease progression.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24</w:t>
      </w:r>
      <w:r w:rsidRPr="002A0789">
        <w:rPr>
          <w:rFonts w:ascii="Cambria" w:hAnsi="Cambria"/>
          <w:noProof/>
        </w:rPr>
        <w:t>: 2305-2312.</w:t>
      </w:r>
    </w:p>
    <w:p w:rsidR="002A0789" w:rsidRPr="002A0789" w:rsidRDefault="002A0789" w:rsidP="002A0789">
      <w:pPr>
        <w:jc w:val="both"/>
        <w:rPr>
          <w:rFonts w:ascii="Cambria" w:hAnsi="Cambria"/>
          <w:noProof/>
        </w:rPr>
      </w:pPr>
      <w:r w:rsidRPr="002A0789">
        <w:rPr>
          <w:rFonts w:ascii="Cambria" w:hAnsi="Cambria"/>
          <w:noProof/>
        </w:rPr>
        <w:t xml:space="preserve">Razooky, BS, Weinberger, LS (2011) Mapping the architecture of the HIV-1 Tat circuit: A decision-making circuit that lacks bistability and exploits stochastic noise. </w:t>
      </w:r>
      <w:r w:rsidRPr="002A0789">
        <w:rPr>
          <w:rFonts w:ascii="Cambria" w:hAnsi="Cambria"/>
          <w:i/>
          <w:noProof/>
        </w:rPr>
        <w:t>Methods</w:t>
      </w:r>
      <w:r w:rsidRPr="002A0789">
        <w:rPr>
          <w:rFonts w:ascii="Cambria" w:hAnsi="Cambria"/>
          <w:noProof/>
        </w:rPr>
        <w:t xml:space="preserve"> </w:t>
      </w:r>
      <w:r w:rsidRPr="002A0789">
        <w:rPr>
          <w:rFonts w:ascii="Cambria" w:hAnsi="Cambria"/>
          <w:b/>
          <w:noProof/>
        </w:rPr>
        <w:t>53</w:t>
      </w:r>
      <w:r w:rsidRPr="002A0789">
        <w:rPr>
          <w:rFonts w:ascii="Cambria" w:hAnsi="Cambria"/>
          <w:noProof/>
        </w:rPr>
        <w:t>: 68-77.</w:t>
      </w:r>
    </w:p>
    <w:p w:rsidR="002A0789" w:rsidRPr="002A0789" w:rsidRDefault="002A0789" w:rsidP="002A0789">
      <w:pPr>
        <w:jc w:val="both"/>
        <w:rPr>
          <w:rFonts w:ascii="Cambria" w:hAnsi="Cambria"/>
          <w:noProof/>
        </w:rPr>
      </w:pPr>
      <w:r w:rsidRPr="002A0789">
        <w:rPr>
          <w:rFonts w:ascii="Cambria" w:hAnsi="Cambria"/>
          <w:noProof/>
        </w:rPr>
        <w:t xml:space="preserve">Rhee, SY, Gonzales, MJ, Kantor, R, Betts, BJ, Ravela, J, Shafer, RW (2003) Human immunodeficiency virus reverse transcriptase and protease sequence database. </w:t>
      </w:r>
      <w:r w:rsidRPr="002A0789">
        <w:rPr>
          <w:rFonts w:ascii="Cambria" w:hAnsi="Cambria"/>
          <w:i/>
          <w:noProof/>
        </w:rPr>
        <w:t>Nucleic Acids Res</w:t>
      </w:r>
      <w:r w:rsidRPr="002A0789">
        <w:rPr>
          <w:rFonts w:ascii="Cambria" w:hAnsi="Cambria"/>
          <w:noProof/>
        </w:rPr>
        <w:t xml:space="preserve"> </w:t>
      </w:r>
      <w:r w:rsidRPr="002A0789">
        <w:rPr>
          <w:rFonts w:ascii="Cambria" w:hAnsi="Cambria"/>
          <w:b/>
          <w:noProof/>
        </w:rPr>
        <w:t>31</w:t>
      </w:r>
      <w:r w:rsidRPr="002A0789">
        <w:rPr>
          <w:rFonts w:ascii="Cambria" w:hAnsi="Cambria"/>
          <w:noProof/>
        </w:rPr>
        <w:t>: 298-303.</w:t>
      </w:r>
    </w:p>
    <w:p w:rsidR="002A0789" w:rsidRPr="002A0789" w:rsidRDefault="002A0789" w:rsidP="002A0789">
      <w:pPr>
        <w:jc w:val="both"/>
        <w:rPr>
          <w:rFonts w:ascii="Cambria" w:hAnsi="Cambria"/>
          <w:noProof/>
        </w:rPr>
      </w:pPr>
      <w:r w:rsidRPr="002A0789">
        <w:rPr>
          <w:rFonts w:ascii="Cambria" w:hAnsi="Cambria"/>
          <w:noProof/>
        </w:rPr>
        <w:t xml:space="preserve">Richman, DD, Fischl, MA, Grieco, MH, Gottlieb, MS, Volberding, PA, Laskin, OL, Leedom, JM, Groopman, JE, Mildvan, D, Hirsch, MS, et al. (1987) The toxicity of azidothymidine (AZT) in the treatment of patients with AIDS and AIDS-related complex. A double-blind, placebo-controlled trial.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317</w:t>
      </w:r>
      <w:r w:rsidRPr="002A0789">
        <w:rPr>
          <w:rFonts w:ascii="Cambria" w:hAnsi="Cambria"/>
          <w:noProof/>
        </w:rPr>
        <w:t>: 192-197.</w:t>
      </w:r>
    </w:p>
    <w:p w:rsidR="002A0789" w:rsidRPr="002A0789" w:rsidRDefault="002A0789" w:rsidP="002A0789">
      <w:pPr>
        <w:jc w:val="both"/>
        <w:rPr>
          <w:rFonts w:ascii="Cambria" w:hAnsi="Cambria"/>
          <w:noProof/>
        </w:rPr>
      </w:pPr>
      <w:r w:rsidRPr="002A0789">
        <w:rPr>
          <w:rFonts w:ascii="Cambria" w:hAnsi="Cambria"/>
          <w:noProof/>
        </w:rPr>
        <w:t xml:space="preserve">Riviere, L, Darlix, JL, Cimarelli, A (2010) Analysis of the viral elements required in the nuclear import of HIV-1 DNA.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84</w:t>
      </w:r>
      <w:r w:rsidRPr="002A0789">
        <w:rPr>
          <w:rFonts w:ascii="Cambria" w:hAnsi="Cambria"/>
          <w:noProof/>
        </w:rPr>
        <w:t>: 729-739.</w:t>
      </w:r>
    </w:p>
    <w:p w:rsidR="002A0789" w:rsidRPr="002A0789" w:rsidRDefault="002A0789" w:rsidP="002A0789">
      <w:pPr>
        <w:jc w:val="both"/>
        <w:rPr>
          <w:rFonts w:ascii="Cambria" w:hAnsi="Cambria"/>
          <w:noProof/>
        </w:rPr>
      </w:pPr>
      <w:r w:rsidRPr="002A0789">
        <w:rPr>
          <w:rFonts w:ascii="Cambria" w:hAnsi="Cambria"/>
          <w:noProof/>
        </w:rPr>
        <w:t xml:space="preserve">Rizzuto, CD, Wyatt, R, Hernandez-Ramos, N, Sun, Y, Kwong, PD, Hendrickson, WA, Sodroski, J (1998) A conserved HIV gp120 glycoprotein structure involved in chemokine receptor binding.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280</w:t>
      </w:r>
      <w:r w:rsidRPr="002A0789">
        <w:rPr>
          <w:rFonts w:ascii="Cambria" w:hAnsi="Cambria"/>
          <w:noProof/>
        </w:rPr>
        <w:t>: 1949-1953.</w:t>
      </w:r>
    </w:p>
    <w:p w:rsidR="002A0789" w:rsidRPr="002A0789" w:rsidRDefault="002A0789" w:rsidP="002A0789">
      <w:pPr>
        <w:jc w:val="both"/>
        <w:rPr>
          <w:rFonts w:ascii="Cambria" w:hAnsi="Cambria"/>
          <w:noProof/>
        </w:rPr>
      </w:pPr>
      <w:r w:rsidRPr="002A0789">
        <w:rPr>
          <w:rFonts w:ascii="Cambria" w:hAnsi="Cambria"/>
          <w:noProof/>
        </w:rPr>
        <w:t xml:space="preserve">Robbins, GK, De Gruttola, V, Shafer, RW, Smeaton, LM, Snyder, SW, Pettinelli, C, Dubé, MP, Fischl, MA, Pollard, RB, Delapenha, R (2003) Comparison of sequential three-drug regimens as initial therapy for HIV-1 infection.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349</w:t>
      </w:r>
      <w:r w:rsidRPr="002A0789">
        <w:rPr>
          <w:rFonts w:ascii="Cambria" w:hAnsi="Cambria"/>
          <w:noProof/>
        </w:rPr>
        <w:t>: 2293-2303.</w:t>
      </w:r>
    </w:p>
    <w:p w:rsidR="002A0789" w:rsidRPr="002A0789" w:rsidRDefault="002A0789" w:rsidP="002A0789">
      <w:pPr>
        <w:jc w:val="both"/>
        <w:rPr>
          <w:rFonts w:ascii="Cambria" w:hAnsi="Cambria"/>
          <w:noProof/>
        </w:rPr>
      </w:pPr>
      <w:r w:rsidRPr="002A0789">
        <w:rPr>
          <w:rFonts w:ascii="Cambria" w:hAnsi="Cambria"/>
          <w:noProof/>
        </w:rPr>
        <w:t xml:space="preserve">Roberts, JD, Bebenek, K, Kunkel, TA (1988) The accuracy of reverse transcriptase from HIV-1.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242</w:t>
      </w:r>
      <w:r w:rsidRPr="002A0789">
        <w:rPr>
          <w:rFonts w:ascii="Cambria" w:hAnsi="Cambria"/>
          <w:noProof/>
        </w:rPr>
        <w:t>: 1171-1173.</w:t>
      </w:r>
    </w:p>
    <w:p w:rsidR="002A0789" w:rsidRPr="002A0789" w:rsidRDefault="002A0789" w:rsidP="002A0789">
      <w:pPr>
        <w:jc w:val="both"/>
        <w:rPr>
          <w:rFonts w:ascii="Cambria" w:hAnsi="Cambria"/>
          <w:noProof/>
        </w:rPr>
      </w:pPr>
      <w:r w:rsidRPr="002A0789">
        <w:rPr>
          <w:rFonts w:ascii="Cambria" w:hAnsi="Cambria"/>
          <w:noProof/>
        </w:rPr>
        <w:t xml:space="preserve">Robertson, D (2003) US FDA approves new class of HIV therapeutics. </w:t>
      </w:r>
      <w:r w:rsidRPr="002A0789">
        <w:rPr>
          <w:rFonts w:ascii="Cambria" w:hAnsi="Cambria"/>
          <w:i/>
          <w:noProof/>
        </w:rPr>
        <w:t>Nature Biotechnology</w:t>
      </w:r>
      <w:r w:rsidRPr="002A0789">
        <w:rPr>
          <w:rFonts w:ascii="Cambria" w:hAnsi="Cambria"/>
          <w:noProof/>
        </w:rPr>
        <w:t xml:space="preserve"> </w:t>
      </w:r>
      <w:r w:rsidRPr="002A0789">
        <w:rPr>
          <w:rFonts w:ascii="Cambria" w:hAnsi="Cambria"/>
          <w:b/>
          <w:noProof/>
        </w:rPr>
        <w:t>21</w:t>
      </w:r>
      <w:r w:rsidRPr="002A0789">
        <w:rPr>
          <w:rFonts w:ascii="Cambria" w:hAnsi="Cambria"/>
          <w:noProof/>
        </w:rPr>
        <w:t>: 470-471.</w:t>
      </w:r>
    </w:p>
    <w:p w:rsidR="002A0789" w:rsidRPr="002A0789" w:rsidRDefault="002A0789" w:rsidP="002A0789">
      <w:pPr>
        <w:jc w:val="both"/>
        <w:rPr>
          <w:rFonts w:ascii="Cambria" w:hAnsi="Cambria"/>
          <w:noProof/>
        </w:rPr>
      </w:pPr>
      <w:r w:rsidRPr="002A0789">
        <w:rPr>
          <w:rFonts w:ascii="Cambria" w:hAnsi="Cambria"/>
          <w:noProof/>
        </w:rPr>
        <w:t xml:space="preserve">Robertson, DL, Anderson, JP, Bradac, JA, Carr, JK, Foley, B, Funkhouser, RK, Gao, F, Hahn, BH, Kalish, ML, Kuiken, C (2000a) HIV-1 nomenclature proposal.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288</w:t>
      </w:r>
      <w:r w:rsidRPr="002A0789">
        <w:rPr>
          <w:rFonts w:ascii="Cambria" w:hAnsi="Cambria"/>
          <w:noProof/>
        </w:rPr>
        <w:t>: 55–55.</w:t>
      </w:r>
    </w:p>
    <w:p w:rsidR="002A0789" w:rsidRPr="002A0789" w:rsidRDefault="002A0789" w:rsidP="002A0789">
      <w:pPr>
        <w:jc w:val="both"/>
        <w:rPr>
          <w:rFonts w:ascii="Cambria" w:hAnsi="Cambria"/>
          <w:noProof/>
        </w:rPr>
      </w:pPr>
      <w:r w:rsidRPr="002A0789">
        <w:rPr>
          <w:rFonts w:ascii="Cambria" w:hAnsi="Cambria"/>
          <w:noProof/>
        </w:rPr>
        <w:t xml:space="preserve">Robertson, DL, Anderson, JP, Bradac, JA, Carr, JK, Foley, B, Funkhouser, RK, Gao, F, Hahn, BH, Kalish, ML, Kuiken, C, Learn, GH, Leitner, T, McCutchan, F, Osmanov, S, Peeters, M, Pieniazek, D, Salminen, M, Sharp, PM, Wolinsky, S, Korber, B (2000b) HIV-1 nomenclature proposal.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288</w:t>
      </w:r>
      <w:r w:rsidRPr="002A0789">
        <w:rPr>
          <w:rFonts w:ascii="Cambria" w:hAnsi="Cambria"/>
          <w:noProof/>
        </w:rPr>
        <w:t>: 55-56.</w:t>
      </w:r>
    </w:p>
    <w:p w:rsidR="002A0789" w:rsidRPr="002A0789" w:rsidRDefault="002A0789" w:rsidP="002A0789">
      <w:pPr>
        <w:jc w:val="both"/>
        <w:rPr>
          <w:rFonts w:ascii="Cambria" w:hAnsi="Cambria"/>
          <w:noProof/>
        </w:rPr>
      </w:pPr>
      <w:r w:rsidRPr="002A0789">
        <w:rPr>
          <w:rFonts w:ascii="Cambria" w:hAnsi="Cambria"/>
          <w:noProof/>
        </w:rPr>
        <w:t xml:space="preserve">Rogel, ME, Wu, LI, Emerman, M (1995) The human immunodeficiency virus type 1 vpr gene prevents cell proliferation during chronic infection.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69</w:t>
      </w:r>
      <w:r w:rsidRPr="002A0789">
        <w:rPr>
          <w:rFonts w:ascii="Cambria" w:hAnsi="Cambria"/>
          <w:noProof/>
        </w:rPr>
        <w:t>: 882–888.</w:t>
      </w:r>
    </w:p>
    <w:p w:rsidR="002A0789" w:rsidRPr="002A0789" w:rsidRDefault="002A0789" w:rsidP="002A0789">
      <w:pPr>
        <w:jc w:val="both"/>
        <w:rPr>
          <w:rFonts w:ascii="Cambria" w:hAnsi="Cambria"/>
          <w:noProof/>
        </w:rPr>
      </w:pPr>
      <w:r w:rsidRPr="002A0789">
        <w:rPr>
          <w:rFonts w:ascii="Cambria" w:hAnsi="Cambria"/>
          <w:noProof/>
        </w:rPr>
        <w:t xml:space="preserve">Rogers, MF, Thomas, PA, Starcher, ET, Noa, MC, Bush, TJ, Jaffe, HW (1987) Acquired Immunodeficiency Syndrome in Children: Report of the Centers for Disease Control National Surveillance, 1982 to 1985. </w:t>
      </w:r>
      <w:r w:rsidRPr="002A0789">
        <w:rPr>
          <w:rFonts w:ascii="Cambria" w:hAnsi="Cambria"/>
          <w:i/>
          <w:noProof/>
        </w:rPr>
        <w:t>Pediatrics</w:t>
      </w:r>
      <w:r w:rsidRPr="002A0789">
        <w:rPr>
          <w:rFonts w:ascii="Cambria" w:hAnsi="Cambria"/>
          <w:noProof/>
        </w:rPr>
        <w:t xml:space="preserve"> </w:t>
      </w:r>
      <w:r w:rsidRPr="002A0789">
        <w:rPr>
          <w:rFonts w:ascii="Cambria" w:hAnsi="Cambria"/>
          <w:b/>
          <w:noProof/>
        </w:rPr>
        <w:t>79</w:t>
      </w:r>
      <w:r w:rsidRPr="002A0789">
        <w:rPr>
          <w:rFonts w:ascii="Cambria" w:hAnsi="Cambria"/>
          <w:noProof/>
        </w:rPr>
        <w:t>: 1008-1014.</w:t>
      </w:r>
    </w:p>
    <w:p w:rsidR="002A0789" w:rsidRPr="002A0789" w:rsidRDefault="002A0789" w:rsidP="002A0789">
      <w:pPr>
        <w:jc w:val="both"/>
        <w:rPr>
          <w:rFonts w:ascii="Cambria" w:hAnsi="Cambria"/>
          <w:noProof/>
        </w:rPr>
      </w:pPr>
      <w:r w:rsidRPr="002A0789">
        <w:rPr>
          <w:rFonts w:ascii="Cambria" w:hAnsi="Cambria"/>
          <w:noProof/>
        </w:rPr>
        <w:t xml:space="preserve">Rooke, R, Tremblay, M, Soudeyns, H, DeStephano, L, Yao, XJ, Fanning, M, Montaner, JS, O'Shaughnessy, M, Gelmon, K, Tsoukas, C, et al. (1989) Isolation of drug-resistant variants of HIV-1 from patients on long-term zidovudine therapy. Canadian Zidovudine Multi-Centre Study Group. </w:t>
      </w:r>
      <w:r w:rsidRPr="002A0789">
        <w:rPr>
          <w:rFonts w:ascii="Cambria" w:hAnsi="Cambria"/>
          <w:i/>
          <w:noProof/>
        </w:rPr>
        <w:t>AIDS</w:t>
      </w:r>
      <w:r w:rsidRPr="002A0789">
        <w:rPr>
          <w:rFonts w:ascii="Cambria" w:hAnsi="Cambria"/>
          <w:noProof/>
        </w:rPr>
        <w:t xml:space="preserve"> </w:t>
      </w:r>
      <w:r w:rsidRPr="002A0789">
        <w:rPr>
          <w:rFonts w:ascii="Cambria" w:hAnsi="Cambria"/>
          <w:b/>
          <w:noProof/>
        </w:rPr>
        <w:t>3</w:t>
      </w:r>
      <w:r w:rsidRPr="002A0789">
        <w:rPr>
          <w:rFonts w:ascii="Cambria" w:hAnsi="Cambria"/>
          <w:noProof/>
        </w:rPr>
        <w:t>: 411-415.</w:t>
      </w:r>
    </w:p>
    <w:p w:rsidR="002A0789" w:rsidRPr="002A0789" w:rsidRDefault="002A0789" w:rsidP="002A0789">
      <w:pPr>
        <w:jc w:val="both"/>
        <w:rPr>
          <w:rFonts w:ascii="Cambria" w:hAnsi="Cambria"/>
          <w:noProof/>
        </w:rPr>
      </w:pPr>
      <w:r w:rsidRPr="002A0789">
        <w:rPr>
          <w:rFonts w:ascii="Cambria" w:hAnsi="Cambria"/>
          <w:noProof/>
        </w:rPr>
        <w:t xml:space="preserve">Roques, P, Robertson, DL, Souquière, S, Damond, F, Ayouba, A, Farfara, I, Depienne, C, Nerrienet, E, Dormont, D, Brun-Vézinet, F, Simon, F, Mauclère, P (2002) Phylogenetic Analysis of 49 Newly Derived HIV-1 Group O Strains: High Viral Diversity but No Group M-like Subtype Structure. </w:t>
      </w:r>
      <w:r w:rsidRPr="002A0789">
        <w:rPr>
          <w:rFonts w:ascii="Cambria" w:hAnsi="Cambria"/>
          <w:i/>
          <w:noProof/>
        </w:rPr>
        <w:t>Virology</w:t>
      </w:r>
      <w:r w:rsidRPr="002A0789">
        <w:rPr>
          <w:rFonts w:ascii="Cambria" w:hAnsi="Cambria"/>
          <w:noProof/>
        </w:rPr>
        <w:t xml:space="preserve"> </w:t>
      </w:r>
      <w:r w:rsidRPr="002A0789">
        <w:rPr>
          <w:rFonts w:ascii="Cambria" w:hAnsi="Cambria"/>
          <w:b/>
          <w:noProof/>
        </w:rPr>
        <w:t>302</w:t>
      </w:r>
      <w:r w:rsidRPr="002A0789">
        <w:rPr>
          <w:rFonts w:ascii="Cambria" w:hAnsi="Cambria"/>
          <w:noProof/>
        </w:rPr>
        <w:t>: 259-273.</w:t>
      </w:r>
    </w:p>
    <w:p w:rsidR="002A0789" w:rsidRPr="002A0789" w:rsidRDefault="002A0789" w:rsidP="002A0789">
      <w:pPr>
        <w:jc w:val="both"/>
        <w:rPr>
          <w:rFonts w:ascii="Cambria" w:hAnsi="Cambria"/>
          <w:noProof/>
        </w:rPr>
      </w:pPr>
      <w:r w:rsidRPr="002A0789">
        <w:rPr>
          <w:rFonts w:ascii="Cambria" w:hAnsi="Cambria"/>
          <w:noProof/>
        </w:rPr>
        <w:t xml:space="preserve">Rosen, CA, Pavlakis, GN (1990a) Tat and Rev: positive regulators of HIV gene expression.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4</w:t>
      </w:r>
      <w:r w:rsidRPr="002A0789">
        <w:rPr>
          <w:rFonts w:ascii="Cambria" w:hAnsi="Cambria"/>
          <w:noProof/>
        </w:rPr>
        <w:t>: 499-509.</w:t>
      </w:r>
    </w:p>
    <w:p w:rsidR="002A0789" w:rsidRPr="002A0789" w:rsidRDefault="002A0789" w:rsidP="002A0789">
      <w:pPr>
        <w:jc w:val="both"/>
        <w:rPr>
          <w:rFonts w:ascii="Cambria" w:hAnsi="Cambria"/>
          <w:noProof/>
        </w:rPr>
      </w:pPr>
      <w:r w:rsidRPr="002A0789">
        <w:rPr>
          <w:rFonts w:ascii="Cambria" w:hAnsi="Cambria"/>
          <w:noProof/>
        </w:rPr>
        <w:t xml:space="preserve">Rosen, CA, Pavlakis, GN (1990b) Tat and Rev: positive regulators of HIV gene expression.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4</w:t>
      </w:r>
      <w:r w:rsidRPr="002A0789">
        <w:rPr>
          <w:rFonts w:ascii="Cambria" w:hAnsi="Cambria"/>
          <w:noProof/>
        </w:rPr>
        <w:t>: A51.</w:t>
      </w:r>
    </w:p>
    <w:p w:rsidR="002A0789" w:rsidRPr="002A0789" w:rsidRDefault="002A0789" w:rsidP="002A0789">
      <w:pPr>
        <w:jc w:val="both"/>
        <w:rPr>
          <w:rFonts w:ascii="Cambria" w:hAnsi="Cambria"/>
          <w:noProof/>
        </w:rPr>
      </w:pPr>
      <w:r w:rsidRPr="002A0789">
        <w:rPr>
          <w:rFonts w:ascii="Cambria" w:hAnsi="Cambria"/>
          <w:noProof/>
        </w:rPr>
        <w:t xml:space="preserve">Rothberg, JM, Hinz, W, Rearick, TM, Schultz, J, Mileski, W, Davey, M, Leamon, JH, Johnson, K, Milgrew, MJ, Edwards, M, Hoon, J, Simons, JF, Marran, D, Myers, JW, Davidson, JF, Branting, A, Nobile, JR, Puc, BP, Light, D, Clark, TA, Huber, M, Branciforte, JT, Stoner, IB, Cawley, SE, Lyons, M, Fu, Y, Homer, N, Sedova, M, Miao, X, Reed, B, Sabina, J, Feierstein, E, Schorn, M, Alanjary, M, Dimalanta, E, Dressman, D, Kasinskas, R, Sokolsky, T, Fidanza, JA, Namsaraev, E, McKernan, KJ, Williams, A, Roth, GT, Bustillo, J (2011) An integrated semiconductor device enabling non-optical genome sequencing.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475</w:t>
      </w:r>
      <w:r w:rsidRPr="002A0789">
        <w:rPr>
          <w:rFonts w:ascii="Cambria" w:hAnsi="Cambria"/>
          <w:noProof/>
        </w:rPr>
        <w:t>: 348-352.</w:t>
      </w:r>
    </w:p>
    <w:p w:rsidR="002A0789" w:rsidRPr="002A0789" w:rsidRDefault="002A0789" w:rsidP="002A0789">
      <w:pPr>
        <w:jc w:val="both"/>
        <w:rPr>
          <w:rFonts w:ascii="Cambria" w:hAnsi="Cambria"/>
          <w:noProof/>
        </w:rPr>
      </w:pPr>
      <w:r w:rsidRPr="002A0789">
        <w:rPr>
          <w:rFonts w:ascii="Cambria" w:hAnsi="Cambria"/>
          <w:noProof/>
        </w:rPr>
        <w:t xml:space="preserve">Rowley, CF, Boutwell, CL, Lee, EJ, MacLeod, IJ, Ribaudo, HJ, Essex, M, Lockman, S Ultrasensitive detection of minor drug-resistant variants for HIV after nevirapine exposure using allele-specific PCR: clinical significance. </w:t>
      </w:r>
      <w:r w:rsidRPr="002A0789">
        <w:rPr>
          <w:rFonts w:ascii="Cambria" w:hAnsi="Cambria"/>
          <w:i/>
          <w:noProof/>
        </w:rPr>
        <w:t>AIDS Res Hum Retroviruses</w:t>
      </w:r>
      <w:r w:rsidRPr="002A0789">
        <w:rPr>
          <w:rFonts w:ascii="Cambria" w:hAnsi="Cambria"/>
          <w:noProof/>
        </w:rPr>
        <w:t xml:space="preserve"> </w:t>
      </w:r>
      <w:r w:rsidRPr="002A0789">
        <w:rPr>
          <w:rFonts w:ascii="Cambria" w:hAnsi="Cambria"/>
          <w:b/>
          <w:noProof/>
        </w:rPr>
        <w:t>26</w:t>
      </w:r>
      <w:r w:rsidRPr="002A0789">
        <w:rPr>
          <w:rFonts w:ascii="Cambria" w:hAnsi="Cambria"/>
          <w:noProof/>
        </w:rPr>
        <w:t>: 293-300.</w:t>
      </w:r>
    </w:p>
    <w:p w:rsidR="002A0789" w:rsidRPr="002A0789" w:rsidRDefault="002A0789" w:rsidP="002A0789">
      <w:pPr>
        <w:jc w:val="both"/>
        <w:rPr>
          <w:rFonts w:ascii="Cambria" w:hAnsi="Cambria"/>
          <w:noProof/>
        </w:rPr>
      </w:pPr>
      <w:r w:rsidRPr="002A0789">
        <w:rPr>
          <w:rFonts w:ascii="Cambria" w:hAnsi="Cambria"/>
          <w:noProof/>
        </w:rPr>
        <w:t xml:space="preserve">Roy, S, Delling, U, Chen, CH, Rosen, CA, Sonenberg, N (1990) A bulge structure in HIV-1 TAR RNA is required for Tat binding and Tat-mediated trans-activation. </w:t>
      </w:r>
      <w:r w:rsidRPr="002A0789">
        <w:rPr>
          <w:rFonts w:ascii="Cambria" w:hAnsi="Cambria"/>
          <w:i/>
          <w:noProof/>
        </w:rPr>
        <w:t>Genes Dev</w:t>
      </w:r>
      <w:r w:rsidRPr="002A0789">
        <w:rPr>
          <w:rFonts w:ascii="Cambria" w:hAnsi="Cambria"/>
          <w:noProof/>
        </w:rPr>
        <w:t xml:space="preserve"> </w:t>
      </w:r>
      <w:r w:rsidRPr="002A0789">
        <w:rPr>
          <w:rFonts w:ascii="Cambria" w:hAnsi="Cambria"/>
          <w:b/>
          <w:noProof/>
        </w:rPr>
        <w:t>4</w:t>
      </w:r>
      <w:r w:rsidRPr="002A0789">
        <w:rPr>
          <w:rFonts w:ascii="Cambria" w:hAnsi="Cambria"/>
          <w:noProof/>
        </w:rPr>
        <w:t>: 1365-1373.</w:t>
      </w:r>
    </w:p>
    <w:p w:rsidR="002A0789" w:rsidRPr="002A0789" w:rsidRDefault="002A0789" w:rsidP="002A0789">
      <w:pPr>
        <w:jc w:val="both"/>
        <w:rPr>
          <w:rFonts w:ascii="Cambria" w:hAnsi="Cambria"/>
          <w:noProof/>
        </w:rPr>
      </w:pPr>
      <w:r w:rsidRPr="002A0789">
        <w:rPr>
          <w:rFonts w:ascii="Cambria" w:hAnsi="Cambria"/>
          <w:noProof/>
        </w:rPr>
        <w:t xml:space="preserve">Saad, JS, Miller, J, Tai, J, Kim, A, Ghanam, RH, Summers, MF (2006) Structural basis for targeting HIV-1 Gag proteins to the plasma membrane for virus assembly.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103</w:t>
      </w:r>
      <w:r w:rsidRPr="002A0789">
        <w:rPr>
          <w:rFonts w:ascii="Cambria" w:hAnsi="Cambria"/>
          <w:noProof/>
        </w:rPr>
        <w:t>: 11364-11369.</w:t>
      </w:r>
    </w:p>
    <w:p w:rsidR="002A0789" w:rsidRPr="002A0789" w:rsidRDefault="002A0789" w:rsidP="002A0789">
      <w:pPr>
        <w:jc w:val="both"/>
        <w:rPr>
          <w:rFonts w:ascii="Cambria" w:hAnsi="Cambria"/>
          <w:noProof/>
        </w:rPr>
      </w:pPr>
      <w:r w:rsidRPr="002A0789">
        <w:rPr>
          <w:rFonts w:ascii="Cambria" w:hAnsi="Cambria"/>
          <w:noProof/>
        </w:rPr>
        <w:t xml:space="preserve">Salemi, M, Strimmer, K, Hall, WW, Duffy, M, Delaporte, E, Mboup, S, Peeters, M, Vandamme, AM (2001) Dating the common ancestor of SIVcpz and HIV-1 group M and the origin of HIV-1 subtypes using a new method to uncover clock-like molecular evolution. </w:t>
      </w:r>
      <w:r w:rsidRPr="002A0789">
        <w:rPr>
          <w:rFonts w:ascii="Cambria" w:hAnsi="Cambria"/>
          <w:i/>
          <w:noProof/>
        </w:rPr>
        <w:t>FASEB J</w:t>
      </w:r>
      <w:r w:rsidRPr="002A0789">
        <w:rPr>
          <w:rFonts w:ascii="Cambria" w:hAnsi="Cambria"/>
          <w:noProof/>
        </w:rPr>
        <w:t xml:space="preserve"> </w:t>
      </w:r>
      <w:r w:rsidRPr="002A0789">
        <w:rPr>
          <w:rFonts w:ascii="Cambria" w:hAnsi="Cambria"/>
          <w:b/>
          <w:noProof/>
        </w:rPr>
        <w:t>15</w:t>
      </w:r>
      <w:r w:rsidRPr="002A0789">
        <w:rPr>
          <w:rFonts w:ascii="Cambria" w:hAnsi="Cambria"/>
          <w:noProof/>
        </w:rPr>
        <w:t>: 276-278.</w:t>
      </w:r>
    </w:p>
    <w:p w:rsidR="002A0789" w:rsidRPr="002A0789" w:rsidRDefault="002A0789" w:rsidP="002A0789">
      <w:pPr>
        <w:jc w:val="both"/>
        <w:rPr>
          <w:rFonts w:ascii="Cambria" w:hAnsi="Cambria"/>
          <w:noProof/>
        </w:rPr>
      </w:pPr>
      <w:r w:rsidRPr="002A0789">
        <w:rPr>
          <w:rFonts w:ascii="Cambria" w:hAnsi="Cambria"/>
          <w:noProof/>
        </w:rPr>
        <w:t xml:space="preserve">Sandstrom, EG, Kaplan, JC (1987) Antiviral therapy in AIDS. Clinical pharmacological properties and therapeutic experience to date. </w:t>
      </w:r>
      <w:r w:rsidRPr="002A0789">
        <w:rPr>
          <w:rFonts w:ascii="Cambria" w:hAnsi="Cambria"/>
          <w:i/>
          <w:noProof/>
        </w:rPr>
        <w:t>Drugs</w:t>
      </w:r>
      <w:r w:rsidRPr="002A0789">
        <w:rPr>
          <w:rFonts w:ascii="Cambria" w:hAnsi="Cambria"/>
          <w:noProof/>
        </w:rPr>
        <w:t xml:space="preserve"> </w:t>
      </w:r>
      <w:r w:rsidRPr="002A0789">
        <w:rPr>
          <w:rFonts w:ascii="Cambria" w:hAnsi="Cambria"/>
          <w:b/>
          <w:noProof/>
        </w:rPr>
        <w:t>34</w:t>
      </w:r>
      <w:r w:rsidRPr="002A0789">
        <w:rPr>
          <w:rFonts w:ascii="Cambria" w:hAnsi="Cambria"/>
          <w:noProof/>
        </w:rPr>
        <w:t>: 372-390.</w:t>
      </w:r>
    </w:p>
    <w:p w:rsidR="002A0789" w:rsidRPr="002A0789" w:rsidRDefault="002A0789" w:rsidP="002A0789">
      <w:pPr>
        <w:jc w:val="both"/>
        <w:rPr>
          <w:rFonts w:ascii="Cambria" w:hAnsi="Cambria"/>
          <w:noProof/>
        </w:rPr>
      </w:pPr>
      <w:r w:rsidRPr="002A0789">
        <w:rPr>
          <w:rFonts w:ascii="Cambria" w:hAnsi="Cambria"/>
          <w:noProof/>
        </w:rPr>
        <w:t xml:space="preserve">Sanger, F, Nicklen, S, Coulson, AR (1977) DNA sequencing with chain-terminating inhibitors.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74</w:t>
      </w:r>
      <w:r w:rsidRPr="002A0789">
        <w:rPr>
          <w:rFonts w:ascii="Cambria" w:hAnsi="Cambria"/>
          <w:noProof/>
        </w:rPr>
        <w:t>: 5463-5467.</w:t>
      </w:r>
    </w:p>
    <w:p w:rsidR="002A0789" w:rsidRPr="002A0789" w:rsidRDefault="002A0789" w:rsidP="002A0789">
      <w:pPr>
        <w:jc w:val="both"/>
        <w:rPr>
          <w:rFonts w:ascii="Cambria" w:hAnsi="Cambria"/>
          <w:noProof/>
        </w:rPr>
      </w:pPr>
      <w:r w:rsidRPr="002A0789">
        <w:rPr>
          <w:rFonts w:ascii="Cambria" w:hAnsi="Cambria"/>
          <w:noProof/>
        </w:rPr>
        <w:t xml:space="preserve">Santiago, ML, Range, F, Keele, BF, Li, Y, Bailes, E, Bibollet-Ruche, F, Fruteau, C, Noë, R, Peeters, M, Brookfield, JF (2005) Simian immunodeficiency virus infection in free-ranging sooty mangabeys (Cercocebus atys atys) from the Tai Forest, Cote d'Ivoire: implications for the origin of epidemic human immunodeficiency virus type 2.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79</w:t>
      </w:r>
      <w:r w:rsidRPr="002A0789">
        <w:rPr>
          <w:rFonts w:ascii="Cambria" w:hAnsi="Cambria"/>
          <w:noProof/>
        </w:rPr>
        <w:t>: 12515–12527.</w:t>
      </w:r>
    </w:p>
    <w:p w:rsidR="002A0789" w:rsidRPr="002A0789" w:rsidRDefault="002A0789" w:rsidP="002A0789">
      <w:pPr>
        <w:jc w:val="both"/>
        <w:rPr>
          <w:rFonts w:ascii="Cambria" w:hAnsi="Cambria"/>
          <w:noProof/>
        </w:rPr>
      </w:pPr>
      <w:r w:rsidRPr="002A0789">
        <w:rPr>
          <w:rFonts w:ascii="Cambria" w:hAnsi="Cambria"/>
          <w:noProof/>
        </w:rPr>
        <w:t xml:space="preserve">Sarafianos, SG, Hughes, SH, Arnold, E (2004) Designing anti-AIDS drugs targeting the major mechanism of HIV-1 RT resistance to nucleoside analog drugs. </w:t>
      </w:r>
      <w:r w:rsidRPr="002A0789">
        <w:rPr>
          <w:rFonts w:ascii="Cambria" w:hAnsi="Cambria"/>
          <w:i/>
          <w:noProof/>
        </w:rPr>
        <w:t>The International Journal of Biochemistry &amp; Cell Biology</w:t>
      </w:r>
      <w:r w:rsidRPr="002A0789">
        <w:rPr>
          <w:rFonts w:ascii="Cambria" w:hAnsi="Cambria"/>
          <w:noProof/>
        </w:rPr>
        <w:t xml:space="preserve"> </w:t>
      </w:r>
      <w:r w:rsidRPr="002A0789">
        <w:rPr>
          <w:rFonts w:ascii="Cambria" w:hAnsi="Cambria"/>
          <w:b/>
          <w:noProof/>
        </w:rPr>
        <w:t>36</w:t>
      </w:r>
      <w:r w:rsidRPr="002A0789">
        <w:rPr>
          <w:rFonts w:ascii="Cambria" w:hAnsi="Cambria"/>
          <w:noProof/>
        </w:rPr>
        <w:t>: 1706-1715.</w:t>
      </w:r>
    </w:p>
    <w:p w:rsidR="002A0789" w:rsidRPr="002A0789" w:rsidRDefault="002A0789" w:rsidP="002A0789">
      <w:pPr>
        <w:jc w:val="both"/>
        <w:rPr>
          <w:rFonts w:ascii="Cambria" w:hAnsi="Cambria"/>
          <w:noProof/>
        </w:rPr>
      </w:pPr>
      <w:r w:rsidRPr="002A0789">
        <w:rPr>
          <w:rFonts w:ascii="Cambria" w:hAnsi="Cambria"/>
          <w:noProof/>
        </w:rPr>
        <w:t xml:space="preserve">Sarafianos, SG, Marchand, B, Das, K, Himmel, DM, Parniak, MA, Hughes, SH, Arnold, E (2009) Structure and Function of HIV-1 Reverse Transcriptase: Molecular Mechanisms of Polymerization and Inhibition. </w:t>
      </w:r>
      <w:r w:rsidRPr="002A0789">
        <w:rPr>
          <w:rFonts w:ascii="Cambria" w:hAnsi="Cambria"/>
          <w:i/>
          <w:noProof/>
        </w:rPr>
        <w:t>Journal of Molecular Biology</w:t>
      </w:r>
      <w:r w:rsidRPr="002A0789">
        <w:rPr>
          <w:rFonts w:ascii="Cambria" w:hAnsi="Cambria"/>
          <w:noProof/>
        </w:rPr>
        <w:t xml:space="preserve"> </w:t>
      </w:r>
      <w:r w:rsidRPr="002A0789">
        <w:rPr>
          <w:rFonts w:ascii="Cambria" w:hAnsi="Cambria"/>
          <w:b/>
          <w:noProof/>
        </w:rPr>
        <w:t>385</w:t>
      </w:r>
      <w:r w:rsidRPr="002A0789">
        <w:rPr>
          <w:rFonts w:ascii="Cambria" w:hAnsi="Cambria"/>
          <w:noProof/>
        </w:rPr>
        <w:t>: 693-713.</w:t>
      </w:r>
    </w:p>
    <w:p w:rsidR="002A0789" w:rsidRPr="002A0789" w:rsidRDefault="002A0789" w:rsidP="002A0789">
      <w:pPr>
        <w:jc w:val="both"/>
        <w:rPr>
          <w:rFonts w:ascii="Cambria" w:hAnsi="Cambria"/>
          <w:noProof/>
        </w:rPr>
      </w:pPr>
      <w:r w:rsidRPr="002A0789">
        <w:rPr>
          <w:rFonts w:ascii="Cambria" w:hAnsi="Cambria"/>
          <w:noProof/>
        </w:rPr>
        <w:t xml:space="preserve">Saravolatz, LD, Winslow, DL, Collins, G, Hodges, JS, Pettinelli, C, Stein, DS, Markowitz, N, Reves, R, Loveless, MO, Crane, L (1996) Zidovudine alone or in combination with didanosine or zalcitabine in HIV-infected patients with the acquired immunodeficiency syndrome or fewer than 200 CD4 cells per cubic millimeter.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335</w:t>
      </w:r>
      <w:r w:rsidRPr="002A0789">
        <w:rPr>
          <w:rFonts w:ascii="Cambria" w:hAnsi="Cambria"/>
          <w:noProof/>
        </w:rPr>
        <w:t>: 1099-1106.</w:t>
      </w:r>
    </w:p>
    <w:p w:rsidR="002A0789" w:rsidRPr="002A0789" w:rsidRDefault="002A0789" w:rsidP="002A0789">
      <w:pPr>
        <w:jc w:val="both"/>
        <w:rPr>
          <w:rFonts w:ascii="Cambria" w:hAnsi="Cambria"/>
          <w:noProof/>
        </w:rPr>
      </w:pPr>
      <w:r w:rsidRPr="002A0789">
        <w:rPr>
          <w:rFonts w:ascii="Cambria" w:hAnsi="Cambria"/>
          <w:noProof/>
        </w:rPr>
        <w:t xml:space="preserve">Sawai, ET, Baur, A, Struble, H, Peterlin, BM, Levy, JA, Cheng-Mayer, C (1994) Human immunodeficiency virus type 1 Nef associates with a cellular serine kinase in T lymphocytes. </w:t>
      </w:r>
      <w:r w:rsidRPr="002A0789">
        <w:rPr>
          <w:rFonts w:ascii="Cambria" w:hAnsi="Cambria"/>
          <w:i/>
          <w:noProof/>
        </w:rPr>
        <w:t>Proceedings of the National Academy of Sciences</w:t>
      </w:r>
      <w:r w:rsidRPr="002A0789">
        <w:rPr>
          <w:rFonts w:ascii="Cambria" w:hAnsi="Cambria"/>
          <w:noProof/>
        </w:rPr>
        <w:t xml:space="preserve"> </w:t>
      </w:r>
      <w:r w:rsidRPr="002A0789">
        <w:rPr>
          <w:rFonts w:ascii="Cambria" w:hAnsi="Cambria"/>
          <w:b/>
          <w:noProof/>
        </w:rPr>
        <w:t>91</w:t>
      </w:r>
      <w:r w:rsidRPr="002A0789">
        <w:rPr>
          <w:rFonts w:ascii="Cambria" w:hAnsi="Cambria"/>
          <w:noProof/>
        </w:rPr>
        <w:t>: 1539-1543.</w:t>
      </w:r>
    </w:p>
    <w:p w:rsidR="002A0789" w:rsidRPr="002A0789" w:rsidRDefault="002A0789" w:rsidP="002A0789">
      <w:pPr>
        <w:jc w:val="both"/>
        <w:rPr>
          <w:rFonts w:ascii="Cambria" w:hAnsi="Cambria"/>
          <w:noProof/>
        </w:rPr>
      </w:pPr>
      <w:r w:rsidRPr="002A0789">
        <w:rPr>
          <w:rFonts w:ascii="Cambria" w:hAnsi="Cambria"/>
          <w:noProof/>
        </w:rPr>
        <w:t xml:space="preserve">Schubert, U, Ott, DE, Chertova, EN, Welker, R, Tessmer, U, Princiotta, MF, Bennink, JR, Krausslich, HG, Yewdell, JW (2000) Proteasome inhibition interferes with gag polyprotein processing, release, and maturation of HIV-1 and HIV-2.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97</w:t>
      </w:r>
      <w:r w:rsidRPr="002A0789">
        <w:rPr>
          <w:rFonts w:ascii="Cambria" w:hAnsi="Cambria"/>
          <w:noProof/>
        </w:rPr>
        <w:t>: 13057-13062.</w:t>
      </w:r>
    </w:p>
    <w:p w:rsidR="002A0789" w:rsidRPr="002A0789" w:rsidRDefault="002A0789" w:rsidP="002A0789">
      <w:pPr>
        <w:jc w:val="both"/>
        <w:rPr>
          <w:rFonts w:ascii="Cambria" w:hAnsi="Cambria"/>
          <w:noProof/>
        </w:rPr>
      </w:pPr>
      <w:r w:rsidRPr="002A0789">
        <w:rPr>
          <w:rFonts w:ascii="Cambria" w:hAnsi="Cambria"/>
          <w:noProof/>
        </w:rPr>
        <w:t xml:space="preserve">Seelmeier, S, Schmidt, H, Turk, V, von der Helm, K (1988) Human immunodeficiency virus has an aspartic-type protease that can be inhibited by pepstatin A.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85</w:t>
      </w:r>
      <w:r w:rsidRPr="002A0789">
        <w:rPr>
          <w:rFonts w:ascii="Cambria" w:hAnsi="Cambria"/>
          <w:noProof/>
        </w:rPr>
        <w:t>: 6612-6616.</w:t>
      </w:r>
    </w:p>
    <w:p w:rsidR="002A0789" w:rsidRPr="002A0789" w:rsidRDefault="002A0789" w:rsidP="002A0789">
      <w:pPr>
        <w:jc w:val="both"/>
        <w:rPr>
          <w:rFonts w:ascii="Cambria" w:hAnsi="Cambria"/>
          <w:noProof/>
        </w:rPr>
      </w:pPr>
      <w:r w:rsidRPr="002A0789">
        <w:rPr>
          <w:rFonts w:ascii="Cambria" w:hAnsi="Cambria"/>
          <w:noProof/>
        </w:rPr>
        <w:t xml:space="preserve">Shafer, RW, Iversen, AK, Winters, MA, Aguiniga, E, Katzenstein, DA, Merigan, TC (1995) Drug resistance and heterogeneous long-term virologic responses of human immunodeficiency virus type 1-infected subjects to zidovudine and didanosine combination therapy. The AIDS Clinical Trials Group 143 Virology Team.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172</w:t>
      </w:r>
      <w:r w:rsidRPr="002A0789">
        <w:rPr>
          <w:rFonts w:ascii="Cambria" w:hAnsi="Cambria"/>
          <w:noProof/>
        </w:rPr>
        <w:t>: 70-78.</w:t>
      </w:r>
    </w:p>
    <w:p w:rsidR="002A0789" w:rsidRPr="002A0789" w:rsidRDefault="002A0789" w:rsidP="002A0789">
      <w:pPr>
        <w:jc w:val="both"/>
        <w:rPr>
          <w:rFonts w:ascii="Cambria" w:hAnsi="Cambria"/>
          <w:noProof/>
        </w:rPr>
      </w:pPr>
      <w:r w:rsidRPr="002A0789">
        <w:rPr>
          <w:rFonts w:ascii="Cambria" w:hAnsi="Cambria"/>
          <w:noProof/>
        </w:rPr>
        <w:t xml:space="preserve">Shafer, RW, Merigan, TC (1995) New virologic tools for the design and analysis of clinical trials.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171</w:t>
      </w:r>
      <w:r w:rsidRPr="002A0789">
        <w:rPr>
          <w:rFonts w:ascii="Cambria" w:hAnsi="Cambria"/>
          <w:noProof/>
        </w:rPr>
        <w:t>: 1325-1328.</w:t>
      </w:r>
    </w:p>
    <w:p w:rsidR="002A0789" w:rsidRPr="002A0789" w:rsidRDefault="002A0789" w:rsidP="002A0789">
      <w:pPr>
        <w:jc w:val="both"/>
        <w:rPr>
          <w:rFonts w:ascii="Cambria" w:hAnsi="Cambria"/>
          <w:noProof/>
        </w:rPr>
      </w:pPr>
      <w:r w:rsidRPr="002A0789">
        <w:rPr>
          <w:rFonts w:ascii="Cambria" w:hAnsi="Cambria"/>
          <w:noProof/>
        </w:rPr>
        <w:t xml:space="preserve">Shah, VB, Shi, J, Hout, DR, Oztop, I, Krishnan, L, Ahn, J, Shotwell, MS, Engelman, A, Aiken, C (2013) The host proteins transportin SR2/TNPO3 and cyclophilin A exert opposing effects on HIV-1 uncoating.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87</w:t>
      </w:r>
      <w:r w:rsidRPr="002A0789">
        <w:rPr>
          <w:rFonts w:ascii="Cambria" w:hAnsi="Cambria"/>
          <w:noProof/>
        </w:rPr>
        <w:t>: 422-432.</w:t>
      </w:r>
    </w:p>
    <w:p w:rsidR="002A0789" w:rsidRPr="002A0789" w:rsidRDefault="002A0789" w:rsidP="002A0789">
      <w:pPr>
        <w:jc w:val="both"/>
        <w:rPr>
          <w:rFonts w:ascii="Cambria" w:hAnsi="Cambria"/>
          <w:noProof/>
        </w:rPr>
      </w:pPr>
      <w:r w:rsidRPr="002A0789">
        <w:rPr>
          <w:rFonts w:ascii="Cambria" w:hAnsi="Cambria"/>
          <w:noProof/>
        </w:rPr>
        <w:t xml:space="preserve">Sharp, PM, Hahn, BH The evolution of HIV-1 and the origin of AIDS. </w:t>
      </w:r>
      <w:r w:rsidRPr="002A0789">
        <w:rPr>
          <w:rFonts w:ascii="Cambria" w:hAnsi="Cambria"/>
          <w:i/>
          <w:noProof/>
        </w:rPr>
        <w:t>Philosophical Transactions of the Royal Society B: Biological Sciences</w:t>
      </w:r>
      <w:r w:rsidRPr="002A0789">
        <w:rPr>
          <w:rFonts w:ascii="Cambria" w:hAnsi="Cambria"/>
          <w:noProof/>
        </w:rPr>
        <w:t xml:space="preserve"> </w:t>
      </w:r>
      <w:r w:rsidRPr="002A0789">
        <w:rPr>
          <w:rFonts w:ascii="Cambria" w:hAnsi="Cambria"/>
          <w:b/>
          <w:noProof/>
        </w:rPr>
        <w:t>365</w:t>
      </w:r>
      <w:r w:rsidRPr="002A0789">
        <w:rPr>
          <w:rFonts w:ascii="Cambria" w:hAnsi="Cambria"/>
          <w:noProof/>
        </w:rPr>
        <w:t>: 2487-2494.</w:t>
      </w:r>
    </w:p>
    <w:p w:rsidR="002A0789" w:rsidRPr="002A0789" w:rsidRDefault="002A0789" w:rsidP="002A0789">
      <w:pPr>
        <w:jc w:val="both"/>
        <w:rPr>
          <w:rFonts w:ascii="Cambria" w:hAnsi="Cambria"/>
          <w:noProof/>
        </w:rPr>
      </w:pPr>
      <w:r w:rsidRPr="002A0789">
        <w:rPr>
          <w:rFonts w:ascii="Cambria" w:hAnsi="Cambria"/>
          <w:noProof/>
        </w:rPr>
        <w:t xml:space="preserve">Sharp, PM, Hahn, BH (2010) The evolution of HIV-1 and the origin of AIDS. </w:t>
      </w:r>
      <w:r w:rsidRPr="002A0789">
        <w:rPr>
          <w:rFonts w:ascii="Cambria" w:hAnsi="Cambria"/>
          <w:i/>
          <w:noProof/>
        </w:rPr>
        <w:t>Philosophical Transactions of the Royal Society B: Biological Sciences</w:t>
      </w:r>
      <w:r w:rsidRPr="002A0789">
        <w:rPr>
          <w:rFonts w:ascii="Cambria" w:hAnsi="Cambria"/>
          <w:noProof/>
        </w:rPr>
        <w:t xml:space="preserve"> </w:t>
      </w:r>
      <w:r w:rsidRPr="002A0789">
        <w:rPr>
          <w:rFonts w:ascii="Cambria" w:hAnsi="Cambria"/>
          <w:b/>
          <w:noProof/>
        </w:rPr>
        <w:t>365</w:t>
      </w:r>
      <w:r w:rsidRPr="002A0789">
        <w:rPr>
          <w:rFonts w:ascii="Cambria" w:hAnsi="Cambria"/>
          <w:noProof/>
        </w:rPr>
        <w:t>: 2487-2494.</w:t>
      </w:r>
    </w:p>
    <w:p w:rsidR="002A0789" w:rsidRPr="002A0789" w:rsidRDefault="002A0789" w:rsidP="002A0789">
      <w:pPr>
        <w:jc w:val="both"/>
        <w:rPr>
          <w:rFonts w:ascii="Cambria" w:hAnsi="Cambria"/>
          <w:noProof/>
        </w:rPr>
      </w:pPr>
      <w:r w:rsidRPr="002A0789">
        <w:rPr>
          <w:rFonts w:ascii="Cambria" w:hAnsi="Cambria"/>
          <w:noProof/>
        </w:rPr>
        <w:t xml:space="preserve">Sheehy, AM, Gaddis, NC, Choi, JD, Malim, MH (2002) Isolation of a human gene that inhibits HIV-1 infection and is suppressed by the viral Vif protein.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418</w:t>
      </w:r>
      <w:r w:rsidRPr="002A0789">
        <w:rPr>
          <w:rFonts w:ascii="Cambria" w:hAnsi="Cambria"/>
          <w:noProof/>
        </w:rPr>
        <w:t>: 646-650.</w:t>
      </w:r>
    </w:p>
    <w:p w:rsidR="002A0789" w:rsidRPr="002A0789" w:rsidRDefault="002A0789" w:rsidP="002A0789">
      <w:pPr>
        <w:jc w:val="both"/>
        <w:rPr>
          <w:rFonts w:ascii="Cambria" w:hAnsi="Cambria"/>
          <w:noProof/>
        </w:rPr>
      </w:pPr>
      <w:r w:rsidRPr="002A0789">
        <w:rPr>
          <w:rFonts w:ascii="Cambria" w:hAnsi="Cambria"/>
          <w:noProof/>
        </w:rPr>
        <w:t xml:space="preserve">Shi, C, Mellors, JW (1997) A recombinant retroviral system for rapid in vivo analysis of human immunodeficiency virus type 1 susceptibility to reverse transcriptase inhibitors. </w:t>
      </w:r>
      <w:r w:rsidRPr="002A0789">
        <w:rPr>
          <w:rFonts w:ascii="Cambria" w:hAnsi="Cambria"/>
          <w:i/>
          <w:noProof/>
        </w:rPr>
        <w:t>Antimicrob Agents Chemother</w:t>
      </w:r>
      <w:r w:rsidRPr="002A0789">
        <w:rPr>
          <w:rFonts w:ascii="Cambria" w:hAnsi="Cambria"/>
          <w:noProof/>
        </w:rPr>
        <w:t xml:space="preserve"> </w:t>
      </w:r>
      <w:r w:rsidRPr="002A0789">
        <w:rPr>
          <w:rFonts w:ascii="Cambria" w:hAnsi="Cambria"/>
          <w:b/>
          <w:noProof/>
        </w:rPr>
        <w:t>41</w:t>
      </w:r>
      <w:r w:rsidRPr="002A0789">
        <w:rPr>
          <w:rFonts w:ascii="Cambria" w:hAnsi="Cambria"/>
          <w:noProof/>
        </w:rPr>
        <w:t>: 2781-2785.</w:t>
      </w:r>
    </w:p>
    <w:p w:rsidR="002A0789" w:rsidRPr="002A0789" w:rsidRDefault="002A0789" w:rsidP="002A0789">
      <w:pPr>
        <w:jc w:val="both"/>
        <w:rPr>
          <w:rFonts w:ascii="Cambria" w:hAnsi="Cambria"/>
          <w:noProof/>
        </w:rPr>
      </w:pPr>
      <w:r w:rsidRPr="002A0789">
        <w:rPr>
          <w:rFonts w:ascii="Cambria" w:hAnsi="Cambria"/>
          <w:noProof/>
        </w:rPr>
        <w:t xml:space="preserve">Shirasaka, T, Kavlick, MF, Ueno, T, Gao, WY, Kojima, E, Alcaide, ML, Chokekijchai, S, Roy, BM, Arnold, E, Yarchoan, R, et al. (1995) Emergence of human immunodeficiency virus type 1 variants with resistance to multiple dideoxynucleosides in patients receiving therapy with dideoxynucleosides.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92</w:t>
      </w:r>
      <w:r w:rsidRPr="002A0789">
        <w:rPr>
          <w:rFonts w:ascii="Cambria" w:hAnsi="Cambria"/>
          <w:noProof/>
        </w:rPr>
        <w:t>: 2398-2402.</w:t>
      </w:r>
    </w:p>
    <w:p w:rsidR="002A0789" w:rsidRPr="002A0789" w:rsidRDefault="002A0789" w:rsidP="002A0789">
      <w:pPr>
        <w:jc w:val="both"/>
        <w:rPr>
          <w:rFonts w:ascii="Cambria" w:hAnsi="Cambria"/>
          <w:noProof/>
        </w:rPr>
      </w:pPr>
      <w:r w:rsidRPr="002A0789">
        <w:rPr>
          <w:rFonts w:ascii="Cambria" w:hAnsi="Cambria"/>
          <w:noProof/>
        </w:rPr>
        <w:t xml:space="preserve">Shokralla, S, Spall, JL, Gibson, JF, Hajibabaei, M (2012) Next-generation sequencing technologies for environmental DNA research. </w:t>
      </w:r>
      <w:r w:rsidRPr="002A0789">
        <w:rPr>
          <w:rFonts w:ascii="Cambria" w:hAnsi="Cambria"/>
          <w:i/>
          <w:noProof/>
        </w:rPr>
        <w:t>Mol Ecol</w:t>
      </w:r>
      <w:r w:rsidRPr="002A0789">
        <w:rPr>
          <w:rFonts w:ascii="Cambria" w:hAnsi="Cambria"/>
          <w:noProof/>
        </w:rPr>
        <w:t xml:space="preserve"> </w:t>
      </w:r>
      <w:r w:rsidRPr="002A0789">
        <w:rPr>
          <w:rFonts w:ascii="Cambria" w:hAnsi="Cambria"/>
          <w:b/>
          <w:noProof/>
        </w:rPr>
        <w:t>21</w:t>
      </w:r>
      <w:r w:rsidRPr="002A0789">
        <w:rPr>
          <w:rFonts w:ascii="Cambria" w:hAnsi="Cambria"/>
          <w:noProof/>
        </w:rPr>
        <w:t>: 1794-1805.</w:t>
      </w:r>
    </w:p>
    <w:p w:rsidR="002A0789" w:rsidRPr="002A0789" w:rsidRDefault="002A0789" w:rsidP="002A0789">
      <w:pPr>
        <w:jc w:val="both"/>
        <w:rPr>
          <w:rFonts w:ascii="Cambria" w:hAnsi="Cambria"/>
          <w:noProof/>
        </w:rPr>
      </w:pPr>
      <w:r w:rsidRPr="002A0789">
        <w:rPr>
          <w:rFonts w:ascii="Cambria" w:hAnsi="Cambria"/>
          <w:noProof/>
        </w:rPr>
        <w:t xml:space="preserve">Simen, BB, Simons, JF, Hullsiek, KH, Novak, RM, Macarthur, RD, Baxter, JD, Huang, C, Lubeski, C, Turenchalk, GS, Braverman, MS, Desany, B, Rothberg, JM, Egholm, M, Kozal, MJ (2009) Low-abundance drug-resistant viral variants in chronically HIV-infected, antiretroviral treatment-naive patients significantly impact treatment outcomes.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199</w:t>
      </w:r>
      <w:r w:rsidRPr="002A0789">
        <w:rPr>
          <w:rFonts w:ascii="Cambria" w:hAnsi="Cambria"/>
          <w:noProof/>
        </w:rPr>
        <w:t>: 693-701.</w:t>
      </w:r>
    </w:p>
    <w:p w:rsidR="002A0789" w:rsidRPr="002A0789" w:rsidRDefault="002A0789" w:rsidP="002A0789">
      <w:pPr>
        <w:jc w:val="both"/>
        <w:rPr>
          <w:rFonts w:ascii="Cambria" w:hAnsi="Cambria"/>
          <w:noProof/>
        </w:rPr>
      </w:pPr>
      <w:r w:rsidRPr="002A0789">
        <w:rPr>
          <w:rFonts w:ascii="Cambria" w:hAnsi="Cambria"/>
          <w:noProof/>
        </w:rPr>
        <w:t xml:space="preserve">Simmons, A, Aluvihare, V, McMichael, A (2001) Nef triggers a transcriptional program in T cells imitating single-signal T cell activation and inducing HIV virulence mediators. </w:t>
      </w:r>
      <w:r w:rsidRPr="002A0789">
        <w:rPr>
          <w:rFonts w:ascii="Cambria" w:hAnsi="Cambria"/>
          <w:i/>
          <w:noProof/>
        </w:rPr>
        <w:t>Immunity</w:t>
      </w:r>
      <w:r w:rsidRPr="002A0789">
        <w:rPr>
          <w:rFonts w:ascii="Cambria" w:hAnsi="Cambria"/>
          <w:noProof/>
        </w:rPr>
        <w:t xml:space="preserve"> </w:t>
      </w:r>
      <w:r w:rsidRPr="002A0789">
        <w:rPr>
          <w:rFonts w:ascii="Cambria" w:hAnsi="Cambria"/>
          <w:b/>
          <w:noProof/>
        </w:rPr>
        <w:t>14</w:t>
      </w:r>
      <w:r w:rsidRPr="002A0789">
        <w:rPr>
          <w:rFonts w:ascii="Cambria" w:hAnsi="Cambria"/>
          <w:noProof/>
        </w:rPr>
        <w:t>: 763-777.</w:t>
      </w:r>
    </w:p>
    <w:p w:rsidR="002A0789" w:rsidRPr="002A0789" w:rsidRDefault="002A0789" w:rsidP="002A0789">
      <w:pPr>
        <w:jc w:val="both"/>
        <w:rPr>
          <w:rFonts w:ascii="Cambria" w:hAnsi="Cambria"/>
          <w:noProof/>
        </w:rPr>
      </w:pPr>
      <w:r w:rsidRPr="002A0789">
        <w:rPr>
          <w:rFonts w:ascii="Cambria" w:hAnsi="Cambria"/>
          <w:noProof/>
        </w:rPr>
        <w:t xml:space="preserve">Simon, F, Mauclère, P, Roques, P, Loussert-Ajaka, I, Müller-Trutwin, MC, Saragosti, S, Georges-Courbot, MC, Barré-Sinoussi, F, Brun-Vézinet, F (1998a) Identification of a new human immunodeficiency virus type 1 distinct from group M and group O. </w:t>
      </w:r>
      <w:r w:rsidRPr="002A0789">
        <w:rPr>
          <w:rFonts w:ascii="Cambria" w:hAnsi="Cambria"/>
          <w:i/>
          <w:noProof/>
        </w:rPr>
        <w:t>Nature Medicine</w:t>
      </w:r>
      <w:r w:rsidRPr="002A0789">
        <w:rPr>
          <w:rFonts w:ascii="Cambria" w:hAnsi="Cambria"/>
          <w:noProof/>
        </w:rPr>
        <w:t xml:space="preserve"> </w:t>
      </w:r>
      <w:r w:rsidRPr="002A0789">
        <w:rPr>
          <w:rFonts w:ascii="Cambria" w:hAnsi="Cambria"/>
          <w:b/>
          <w:noProof/>
        </w:rPr>
        <w:t>4</w:t>
      </w:r>
      <w:r w:rsidRPr="002A0789">
        <w:rPr>
          <w:rFonts w:ascii="Cambria" w:hAnsi="Cambria"/>
          <w:noProof/>
        </w:rPr>
        <w:t>: 1032-1037.</w:t>
      </w:r>
    </w:p>
    <w:p w:rsidR="002A0789" w:rsidRPr="002A0789" w:rsidRDefault="002A0789" w:rsidP="002A0789">
      <w:pPr>
        <w:jc w:val="both"/>
        <w:rPr>
          <w:rFonts w:ascii="Cambria" w:hAnsi="Cambria"/>
          <w:noProof/>
        </w:rPr>
      </w:pPr>
      <w:r w:rsidRPr="002A0789">
        <w:rPr>
          <w:rFonts w:ascii="Cambria" w:hAnsi="Cambria"/>
          <w:noProof/>
        </w:rPr>
        <w:t xml:space="preserve">Simon, JHM, Gaddis, NC, Fouchier, RAM, Malim, MH (1998b) Evidence for a newly discovered cellular anti-HIV-1 phenotype. </w:t>
      </w:r>
      <w:r w:rsidRPr="002A0789">
        <w:rPr>
          <w:rFonts w:ascii="Cambria" w:hAnsi="Cambria"/>
          <w:i/>
          <w:noProof/>
        </w:rPr>
        <w:t>Nature Medicine</w:t>
      </w:r>
      <w:r w:rsidRPr="002A0789">
        <w:rPr>
          <w:rFonts w:ascii="Cambria" w:hAnsi="Cambria"/>
          <w:noProof/>
        </w:rPr>
        <w:t xml:space="preserve"> </w:t>
      </w:r>
      <w:r w:rsidRPr="002A0789">
        <w:rPr>
          <w:rFonts w:ascii="Cambria" w:hAnsi="Cambria"/>
          <w:b/>
          <w:noProof/>
        </w:rPr>
        <w:t>4</w:t>
      </w:r>
      <w:r w:rsidRPr="002A0789">
        <w:rPr>
          <w:rFonts w:ascii="Cambria" w:hAnsi="Cambria"/>
          <w:noProof/>
        </w:rPr>
        <w:t>: 1397-1400.</w:t>
      </w:r>
    </w:p>
    <w:p w:rsidR="002A0789" w:rsidRPr="002A0789" w:rsidRDefault="002A0789" w:rsidP="002A0789">
      <w:pPr>
        <w:jc w:val="both"/>
        <w:rPr>
          <w:rFonts w:ascii="Cambria" w:hAnsi="Cambria"/>
          <w:noProof/>
        </w:rPr>
      </w:pPr>
      <w:r w:rsidRPr="002A0789">
        <w:rPr>
          <w:rFonts w:ascii="Cambria" w:hAnsi="Cambria"/>
          <w:noProof/>
        </w:rPr>
        <w:t xml:space="preserve">Skowron, G, Bozzette, SA, Lim, L, Pettinelli, CB, Schaumburg, HH, Arezzo, J, Fischl, MA, Powderly, WG, Gocke, DJ, Richman, DD, Pottage, JC, Antoniskis, D, McKinley, GF, Hyslop, NE, Ray, G, Simon, G, Reed, N, LoFaro, ML, Uttamchandani, RB, Gelb, LD, Sperber, SJ, Murphy, RL, Leedom, JM, Grieco, MH, Zachary, J, Hirsch, MS, Spector, SA, Bigley, J, Soo, W, Merigan, TC (1993) Alternating and intermittent regimens of zidovudine and dideoxycytidine in patients with AIDS or AIDS-related complex.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118</w:t>
      </w:r>
      <w:r w:rsidRPr="002A0789">
        <w:rPr>
          <w:rFonts w:ascii="Cambria" w:hAnsi="Cambria"/>
          <w:noProof/>
        </w:rPr>
        <w:t>: 321-330.</w:t>
      </w:r>
    </w:p>
    <w:p w:rsidR="002A0789" w:rsidRPr="002A0789" w:rsidRDefault="002A0789" w:rsidP="002A0789">
      <w:pPr>
        <w:jc w:val="both"/>
        <w:rPr>
          <w:rFonts w:ascii="Cambria" w:hAnsi="Cambria"/>
          <w:noProof/>
        </w:rPr>
      </w:pPr>
      <w:r w:rsidRPr="002A0789">
        <w:rPr>
          <w:rFonts w:ascii="Cambria" w:hAnsi="Cambria"/>
          <w:noProof/>
        </w:rPr>
        <w:t xml:space="preserve">Sluis-Cremer, N, Arion, D, Parniak*, MA (2000) Molecular mechanisms of HIV-1 resistance to nucleoside reverse transcriptase inhibitors (NRTIs). </w:t>
      </w:r>
      <w:r w:rsidRPr="002A0789">
        <w:rPr>
          <w:rFonts w:ascii="Cambria" w:hAnsi="Cambria"/>
          <w:i/>
          <w:noProof/>
        </w:rPr>
        <w:t>Cellular and Molecular Life Sciences CMLS</w:t>
      </w:r>
      <w:r w:rsidRPr="002A0789">
        <w:rPr>
          <w:rFonts w:ascii="Cambria" w:hAnsi="Cambria"/>
          <w:noProof/>
        </w:rPr>
        <w:t xml:space="preserve"> </w:t>
      </w:r>
      <w:r w:rsidRPr="002A0789">
        <w:rPr>
          <w:rFonts w:ascii="Cambria" w:hAnsi="Cambria"/>
          <w:b/>
          <w:noProof/>
        </w:rPr>
        <w:t>57</w:t>
      </w:r>
      <w:r w:rsidRPr="002A0789">
        <w:rPr>
          <w:rFonts w:ascii="Cambria" w:hAnsi="Cambria"/>
          <w:noProof/>
        </w:rPr>
        <w:t>: 1408-1422.</w:t>
      </w:r>
    </w:p>
    <w:p w:rsidR="002A0789" w:rsidRPr="002A0789" w:rsidRDefault="002A0789" w:rsidP="002A0789">
      <w:pPr>
        <w:jc w:val="both"/>
        <w:rPr>
          <w:rFonts w:ascii="Cambria" w:hAnsi="Cambria"/>
          <w:noProof/>
        </w:rPr>
      </w:pPr>
      <w:r w:rsidRPr="002A0789">
        <w:rPr>
          <w:rFonts w:ascii="Cambria" w:hAnsi="Cambria"/>
          <w:noProof/>
        </w:rPr>
        <w:t xml:space="preserve">Smyth, RP, Davenport, MP, Mak, J (2012) The origin of genetic diversity in HIV-1. </w:t>
      </w:r>
      <w:r w:rsidRPr="002A0789">
        <w:rPr>
          <w:rFonts w:ascii="Cambria" w:hAnsi="Cambria"/>
          <w:i/>
          <w:noProof/>
        </w:rPr>
        <w:t>Virus Res</w:t>
      </w:r>
      <w:r w:rsidRPr="002A0789">
        <w:rPr>
          <w:rFonts w:ascii="Cambria" w:hAnsi="Cambria"/>
          <w:noProof/>
        </w:rPr>
        <w:t xml:space="preserve"> </w:t>
      </w:r>
      <w:r w:rsidRPr="002A0789">
        <w:rPr>
          <w:rFonts w:ascii="Cambria" w:hAnsi="Cambria"/>
          <w:b/>
          <w:noProof/>
        </w:rPr>
        <w:t>169</w:t>
      </w:r>
      <w:r w:rsidRPr="002A0789">
        <w:rPr>
          <w:rFonts w:ascii="Cambria" w:hAnsi="Cambria"/>
          <w:noProof/>
        </w:rPr>
        <w:t>: 415-429.</w:t>
      </w:r>
    </w:p>
    <w:p w:rsidR="002A0789" w:rsidRPr="002A0789" w:rsidRDefault="002A0789" w:rsidP="002A0789">
      <w:pPr>
        <w:jc w:val="both"/>
        <w:rPr>
          <w:rFonts w:ascii="Cambria" w:hAnsi="Cambria"/>
          <w:noProof/>
        </w:rPr>
      </w:pPr>
      <w:r w:rsidRPr="002A0789">
        <w:rPr>
          <w:rFonts w:ascii="Cambria" w:hAnsi="Cambria"/>
          <w:noProof/>
        </w:rPr>
        <w:t xml:space="preserve">Sodroski, J, Rosen, C, Wong-Staal, F, Salahuddin, SZ, Popovic, M, Arya, S, Gallo, RC, Haseltine, WA (1985) Trans-acting transcriptional regulation of human T-cell leukemia virus type III long terminal repeat.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227</w:t>
      </w:r>
      <w:r w:rsidRPr="002A0789">
        <w:rPr>
          <w:rFonts w:ascii="Cambria" w:hAnsi="Cambria"/>
          <w:noProof/>
        </w:rPr>
        <w:t>: 171-173.</w:t>
      </w:r>
    </w:p>
    <w:p w:rsidR="002A0789" w:rsidRPr="002A0789" w:rsidRDefault="002A0789" w:rsidP="002A0789">
      <w:pPr>
        <w:jc w:val="both"/>
        <w:rPr>
          <w:rFonts w:ascii="Cambria" w:hAnsi="Cambria"/>
          <w:noProof/>
        </w:rPr>
      </w:pPr>
      <w:r w:rsidRPr="002A0789">
        <w:rPr>
          <w:rFonts w:ascii="Cambria" w:hAnsi="Cambria"/>
          <w:noProof/>
        </w:rPr>
        <w:t xml:space="preserve">Staszewski, S, Morales-Ramirez, J, Tashima, KT, Rachlis, A, Skiest, D, Stanford, J, Stryker, R, Johnson, P, Labriola, DF, Farina, D (1999a) Efavirenz plus zidovudine and lamivudine, efavirenz plus indinavir, and indinavir plus zidovudine and lamivudine in the treatment of HIV-1 infection in adults.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341</w:t>
      </w:r>
      <w:r w:rsidRPr="002A0789">
        <w:rPr>
          <w:rFonts w:ascii="Cambria" w:hAnsi="Cambria"/>
          <w:noProof/>
        </w:rPr>
        <w:t>: 1865-1873.</w:t>
      </w:r>
    </w:p>
    <w:p w:rsidR="002A0789" w:rsidRPr="002A0789" w:rsidRDefault="002A0789" w:rsidP="002A0789">
      <w:pPr>
        <w:jc w:val="both"/>
        <w:rPr>
          <w:rFonts w:ascii="Cambria" w:hAnsi="Cambria"/>
          <w:noProof/>
        </w:rPr>
      </w:pPr>
      <w:r w:rsidRPr="002A0789">
        <w:rPr>
          <w:rFonts w:ascii="Cambria" w:hAnsi="Cambria"/>
          <w:noProof/>
        </w:rPr>
        <w:t xml:space="preserve">Staszewski, S, Morales-Ramirez, J, Tashima, KT, Rachlis, A, Skiest, D, Stanford, J, Stryker, R, Johnson, P, Labriola, DF, Farina, D, Manion, DJ, Ruiz, NM (1999b) Efavirenz plus zidovudine and lamivudine, efavirenz plus indinavir, and indinavir plus zidovudine and lamivudine in the treatment of HIV-1 infection in adults. Study 006 Team.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341</w:t>
      </w:r>
      <w:r w:rsidRPr="002A0789">
        <w:rPr>
          <w:rFonts w:ascii="Cambria" w:hAnsi="Cambria"/>
          <w:noProof/>
        </w:rPr>
        <w:t>: 1865-1873.</w:t>
      </w:r>
    </w:p>
    <w:p w:rsidR="002A0789" w:rsidRPr="002A0789" w:rsidRDefault="002A0789" w:rsidP="002A0789">
      <w:pPr>
        <w:jc w:val="both"/>
        <w:rPr>
          <w:rFonts w:ascii="Cambria" w:hAnsi="Cambria"/>
          <w:noProof/>
        </w:rPr>
      </w:pPr>
      <w:r w:rsidRPr="002A0789">
        <w:rPr>
          <w:rFonts w:ascii="Cambria" w:hAnsi="Cambria"/>
          <w:noProof/>
        </w:rPr>
        <w:t xml:space="preserve">Strebel, K, Klimkait, T, Martin, MA (1988) A novel gene of HIV-1, vpu, and its 16-kilodalton product.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241</w:t>
      </w:r>
      <w:r w:rsidRPr="002A0789">
        <w:rPr>
          <w:rFonts w:ascii="Cambria" w:hAnsi="Cambria"/>
          <w:noProof/>
        </w:rPr>
        <w:t>: 1221-1223.</w:t>
      </w:r>
    </w:p>
    <w:p w:rsidR="002A0789" w:rsidRPr="002A0789" w:rsidRDefault="002A0789" w:rsidP="002A0789">
      <w:pPr>
        <w:jc w:val="both"/>
        <w:rPr>
          <w:rFonts w:ascii="Cambria" w:hAnsi="Cambria"/>
          <w:noProof/>
        </w:rPr>
      </w:pPr>
      <w:r w:rsidRPr="002A0789">
        <w:rPr>
          <w:rFonts w:ascii="Cambria" w:hAnsi="Cambria"/>
          <w:noProof/>
        </w:rPr>
        <w:t xml:space="preserve">Struck, D, Wallis, CL, Denisov, G, Lambert, C, Servais, JY, Viana, RV, Letsoalo, E, Bronze, M, Aitken, SC, Schuurman, R, Stevens, W, Schmit, JC, Rinke de Wit, T, Perez Bercoff, D (2012) Automated sequence analysis and editing software for HIV drug resistance testing. </w:t>
      </w:r>
      <w:r w:rsidRPr="002A0789">
        <w:rPr>
          <w:rFonts w:ascii="Cambria" w:hAnsi="Cambria"/>
          <w:i/>
          <w:noProof/>
        </w:rPr>
        <w:t>J Clin Virol</w:t>
      </w:r>
      <w:r w:rsidRPr="002A0789">
        <w:rPr>
          <w:rFonts w:ascii="Cambria" w:hAnsi="Cambria"/>
          <w:noProof/>
        </w:rPr>
        <w:t xml:space="preserve"> </w:t>
      </w:r>
      <w:r w:rsidRPr="002A0789">
        <w:rPr>
          <w:rFonts w:ascii="Cambria" w:hAnsi="Cambria"/>
          <w:b/>
          <w:noProof/>
        </w:rPr>
        <w:t>54</w:t>
      </w:r>
      <w:r w:rsidRPr="002A0789">
        <w:rPr>
          <w:rFonts w:ascii="Cambria" w:hAnsi="Cambria"/>
          <w:noProof/>
        </w:rPr>
        <w:t>: 30-35.</w:t>
      </w:r>
    </w:p>
    <w:p w:rsidR="002A0789" w:rsidRPr="002A0789" w:rsidRDefault="002A0789" w:rsidP="002A0789">
      <w:pPr>
        <w:jc w:val="both"/>
        <w:rPr>
          <w:rFonts w:ascii="Cambria" w:hAnsi="Cambria"/>
          <w:noProof/>
        </w:rPr>
      </w:pPr>
      <w:r w:rsidRPr="002A0789">
        <w:rPr>
          <w:rFonts w:ascii="Cambria" w:hAnsi="Cambria"/>
          <w:noProof/>
        </w:rPr>
        <w:t xml:space="preserve">Stuhlmann, H, Berg, P (1992) Homologous recombination of copackaged retrovirus RNAs during reverse transcription.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66</w:t>
      </w:r>
      <w:r w:rsidRPr="002A0789">
        <w:rPr>
          <w:rFonts w:ascii="Cambria" w:hAnsi="Cambria"/>
          <w:noProof/>
        </w:rPr>
        <w:t>: 2378-2388.</w:t>
      </w:r>
    </w:p>
    <w:p w:rsidR="002A0789" w:rsidRPr="002A0789" w:rsidRDefault="002A0789" w:rsidP="002A0789">
      <w:pPr>
        <w:jc w:val="both"/>
        <w:rPr>
          <w:rFonts w:ascii="Cambria" w:hAnsi="Cambria"/>
          <w:noProof/>
        </w:rPr>
      </w:pPr>
      <w:r w:rsidRPr="002A0789">
        <w:rPr>
          <w:rFonts w:ascii="Cambria" w:hAnsi="Cambria"/>
          <w:noProof/>
        </w:rPr>
        <w:t xml:space="preserve">Stuyver, L, Wyseur, A, Rombout, A, Louwagie, J, Scarcez, T, Verhofstede, C, Rimland, D, Schinazi, RF, Rossau, R (1997) Line probe assay for rapid detection of drug-selected mutations in the human immunodeficiency virus type 1 reverse transcriptase gene. </w:t>
      </w:r>
      <w:r w:rsidRPr="002A0789">
        <w:rPr>
          <w:rFonts w:ascii="Cambria" w:hAnsi="Cambria"/>
          <w:i/>
          <w:noProof/>
        </w:rPr>
        <w:t>Antimicrob Agents Chemother</w:t>
      </w:r>
      <w:r w:rsidRPr="002A0789">
        <w:rPr>
          <w:rFonts w:ascii="Cambria" w:hAnsi="Cambria"/>
          <w:noProof/>
        </w:rPr>
        <w:t xml:space="preserve"> </w:t>
      </w:r>
      <w:r w:rsidRPr="002A0789">
        <w:rPr>
          <w:rFonts w:ascii="Cambria" w:hAnsi="Cambria"/>
          <w:b/>
          <w:noProof/>
        </w:rPr>
        <w:t>41</w:t>
      </w:r>
      <w:r w:rsidRPr="002A0789">
        <w:rPr>
          <w:rFonts w:ascii="Cambria" w:hAnsi="Cambria"/>
          <w:noProof/>
        </w:rPr>
        <w:t>: 284-291.</w:t>
      </w:r>
    </w:p>
    <w:p w:rsidR="002A0789" w:rsidRPr="002A0789" w:rsidRDefault="002A0789" w:rsidP="002A0789">
      <w:pPr>
        <w:jc w:val="both"/>
        <w:rPr>
          <w:rFonts w:ascii="Cambria" w:hAnsi="Cambria"/>
          <w:noProof/>
        </w:rPr>
      </w:pPr>
      <w:r w:rsidRPr="002A0789">
        <w:rPr>
          <w:rFonts w:ascii="Cambria" w:hAnsi="Cambria"/>
          <w:noProof/>
        </w:rPr>
        <w:t xml:space="preserve">Tan, K, Liu, J-h, Wang, J-h, Shen, S, Lu, M (1997) Atomic structure of a thermostable subdomain of HIV-1 gp41. </w:t>
      </w:r>
      <w:r w:rsidRPr="002A0789">
        <w:rPr>
          <w:rFonts w:ascii="Cambria" w:hAnsi="Cambria"/>
          <w:i/>
          <w:noProof/>
        </w:rPr>
        <w:t>Proceedings of the National Academy of Sciences</w:t>
      </w:r>
      <w:r w:rsidRPr="002A0789">
        <w:rPr>
          <w:rFonts w:ascii="Cambria" w:hAnsi="Cambria"/>
          <w:noProof/>
        </w:rPr>
        <w:t xml:space="preserve"> </w:t>
      </w:r>
      <w:r w:rsidRPr="002A0789">
        <w:rPr>
          <w:rFonts w:ascii="Cambria" w:hAnsi="Cambria"/>
          <w:b/>
          <w:noProof/>
        </w:rPr>
        <w:t>94</w:t>
      </w:r>
      <w:r w:rsidRPr="002A0789">
        <w:rPr>
          <w:rFonts w:ascii="Cambria" w:hAnsi="Cambria"/>
          <w:noProof/>
        </w:rPr>
        <w:t>: 12303-12308.</w:t>
      </w:r>
    </w:p>
    <w:p w:rsidR="002A0789" w:rsidRPr="002A0789" w:rsidRDefault="002A0789" w:rsidP="002A0789">
      <w:pPr>
        <w:jc w:val="both"/>
        <w:rPr>
          <w:rFonts w:ascii="Cambria" w:hAnsi="Cambria"/>
          <w:noProof/>
        </w:rPr>
      </w:pPr>
      <w:r w:rsidRPr="002A0789">
        <w:rPr>
          <w:rFonts w:ascii="Cambria" w:hAnsi="Cambria"/>
          <w:noProof/>
        </w:rPr>
        <w:t xml:space="preserve">Taylor, BS, Sobieszczyk, ME, McCutchan, FE, Hammer, SM (2008) The Challenge of HIV-1 Subtype Diversity.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358</w:t>
      </w:r>
      <w:r w:rsidRPr="002A0789">
        <w:rPr>
          <w:rFonts w:ascii="Cambria" w:hAnsi="Cambria"/>
          <w:noProof/>
        </w:rPr>
        <w:t>: 1590-1602.</w:t>
      </w:r>
    </w:p>
    <w:p w:rsidR="002A0789" w:rsidRPr="002A0789" w:rsidRDefault="002A0789" w:rsidP="002A0789">
      <w:pPr>
        <w:jc w:val="both"/>
        <w:rPr>
          <w:rFonts w:ascii="Cambria" w:hAnsi="Cambria"/>
          <w:noProof/>
        </w:rPr>
      </w:pPr>
      <w:r w:rsidRPr="002A0789">
        <w:rPr>
          <w:rFonts w:ascii="Cambria" w:hAnsi="Cambria"/>
          <w:noProof/>
        </w:rPr>
        <w:t xml:space="preserve">Tersmette, M, Gruters, RA, Wolf, Fd, Goede, REd, Lange, JM, Schellekens, PT, Goudsmit, J, Huisman, HG, Miedema, F (1989) Evidence for a role of virulent human immunodeficiency virus (HIV) variants in the pathogenesis of acquired immunodeficiency syndrome: studies on sequential HIV isolates.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63</w:t>
      </w:r>
      <w:r w:rsidRPr="002A0789">
        <w:rPr>
          <w:rFonts w:ascii="Cambria" w:hAnsi="Cambria"/>
          <w:noProof/>
        </w:rPr>
        <w:t>: 2118-2125.</w:t>
      </w:r>
    </w:p>
    <w:p w:rsidR="002A0789" w:rsidRPr="002A0789" w:rsidRDefault="002A0789" w:rsidP="002A0789">
      <w:pPr>
        <w:jc w:val="both"/>
        <w:rPr>
          <w:rFonts w:ascii="Cambria" w:hAnsi="Cambria"/>
          <w:noProof/>
        </w:rPr>
      </w:pPr>
      <w:r w:rsidRPr="002A0789">
        <w:rPr>
          <w:rFonts w:ascii="Cambria" w:hAnsi="Cambria"/>
          <w:noProof/>
        </w:rPr>
        <w:t xml:space="preserve">Thompson, SR, Sarnow, P (2000) Regulation of host cell translation by viruses and effects on cell function. </w:t>
      </w:r>
      <w:r w:rsidRPr="002A0789">
        <w:rPr>
          <w:rFonts w:ascii="Cambria" w:hAnsi="Cambria"/>
          <w:i/>
          <w:noProof/>
        </w:rPr>
        <w:t>Curr Opin Microbiol</w:t>
      </w:r>
      <w:r w:rsidRPr="002A0789">
        <w:rPr>
          <w:rFonts w:ascii="Cambria" w:hAnsi="Cambria"/>
          <w:noProof/>
        </w:rPr>
        <w:t xml:space="preserve"> </w:t>
      </w:r>
      <w:r w:rsidRPr="002A0789">
        <w:rPr>
          <w:rFonts w:ascii="Cambria" w:hAnsi="Cambria"/>
          <w:b/>
          <w:noProof/>
        </w:rPr>
        <w:t>3</w:t>
      </w:r>
      <w:r w:rsidRPr="002A0789">
        <w:rPr>
          <w:rFonts w:ascii="Cambria" w:hAnsi="Cambria"/>
          <w:noProof/>
        </w:rPr>
        <w:t>: 366-370.</w:t>
      </w:r>
    </w:p>
    <w:p w:rsidR="002A0789" w:rsidRPr="002A0789" w:rsidRDefault="002A0789" w:rsidP="002A0789">
      <w:pPr>
        <w:jc w:val="both"/>
        <w:rPr>
          <w:rFonts w:ascii="Cambria" w:hAnsi="Cambria"/>
          <w:noProof/>
        </w:rPr>
      </w:pPr>
      <w:r w:rsidRPr="002A0789">
        <w:rPr>
          <w:rFonts w:ascii="Cambria" w:hAnsi="Cambria"/>
          <w:noProof/>
        </w:rPr>
        <w:t xml:space="preserve">Tisdale, M, Kemp, SD, Parry, NR, Larder, BA (1993) Rapid in vitro selection of human immunodeficiency virus type 1 resistant to 3'-thiacytidine inhibitors due to a mutation in the YMDD region of reverse transcriptase.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90</w:t>
      </w:r>
      <w:r w:rsidRPr="002A0789">
        <w:rPr>
          <w:rFonts w:ascii="Cambria" w:hAnsi="Cambria"/>
          <w:noProof/>
        </w:rPr>
        <w:t>: 5653-5656.</w:t>
      </w:r>
    </w:p>
    <w:p w:rsidR="002A0789" w:rsidRPr="002A0789" w:rsidRDefault="002A0789" w:rsidP="002A0789">
      <w:pPr>
        <w:jc w:val="both"/>
        <w:rPr>
          <w:rFonts w:ascii="Cambria" w:hAnsi="Cambria"/>
          <w:noProof/>
        </w:rPr>
      </w:pPr>
      <w:r w:rsidRPr="002A0789">
        <w:rPr>
          <w:rFonts w:ascii="Cambria" w:hAnsi="Cambria"/>
          <w:noProof/>
        </w:rPr>
        <w:t xml:space="preserve">Tovanabutra, S, Robison, V, Wongtrakul, J, Sennum, S, Suriyanon, V, Kingkeow, D, Kawichai, S, Tanan, P, Duerr, A, Nelson, KE (2002) Male viral load and heterosexual transmission of HIV-1 subtype E in northern Thailand. </w:t>
      </w:r>
      <w:r w:rsidRPr="002A0789">
        <w:rPr>
          <w:rFonts w:ascii="Cambria" w:hAnsi="Cambria"/>
          <w:i/>
          <w:noProof/>
        </w:rPr>
        <w:t>J Acquir Immune Defic Syndr</w:t>
      </w:r>
      <w:r w:rsidRPr="002A0789">
        <w:rPr>
          <w:rFonts w:ascii="Cambria" w:hAnsi="Cambria"/>
          <w:noProof/>
        </w:rPr>
        <w:t xml:space="preserve"> </w:t>
      </w:r>
      <w:r w:rsidRPr="002A0789">
        <w:rPr>
          <w:rFonts w:ascii="Cambria" w:hAnsi="Cambria"/>
          <w:b/>
          <w:noProof/>
        </w:rPr>
        <w:t>29</w:t>
      </w:r>
      <w:r w:rsidRPr="002A0789">
        <w:rPr>
          <w:rFonts w:ascii="Cambria" w:hAnsi="Cambria"/>
          <w:noProof/>
        </w:rPr>
        <w:t>: 275-283.</w:t>
      </w:r>
    </w:p>
    <w:p w:rsidR="002A0789" w:rsidRPr="002A0789" w:rsidRDefault="002A0789" w:rsidP="002A0789">
      <w:pPr>
        <w:jc w:val="both"/>
        <w:rPr>
          <w:rFonts w:ascii="Cambria" w:hAnsi="Cambria"/>
          <w:noProof/>
        </w:rPr>
      </w:pPr>
      <w:r w:rsidRPr="002A0789">
        <w:rPr>
          <w:rFonts w:ascii="Cambria" w:hAnsi="Cambria"/>
          <w:noProof/>
        </w:rPr>
        <w:t xml:space="preserve">Tsiodras, S, Mantzoros, C, Hammer, S, Samore, M (2000) Effects of protease inhibitors on hyperglycemia, hyperlipidemia, and lipodystrophy: a 5-year cohort study. </w:t>
      </w:r>
      <w:r w:rsidRPr="002A0789">
        <w:rPr>
          <w:rFonts w:ascii="Cambria" w:hAnsi="Cambria"/>
          <w:i/>
          <w:noProof/>
        </w:rPr>
        <w:t>Arch Intern Med</w:t>
      </w:r>
      <w:r w:rsidRPr="002A0789">
        <w:rPr>
          <w:rFonts w:ascii="Cambria" w:hAnsi="Cambria"/>
          <w:noProof/>
        </w:rPr>
        <w:t xml:space="preserve"> </w:t>
      </w:r>
      <w:r w:rsidRPr="002A0789">
        <w:rPr>
          <w:rFonts w:ascii="Cambria" w:hAnsi="Cambria"/>
          <w:b/>
          <w:noProof/>
        </w:rPr>
        <w:t>160</w:t>
      </w:r>
      <w:r w:rsidRPr="002A0789">
        <w:rPr>
          <w:rFonts w:ascii="Cambria" w:hAnsi="Cambria"/>
          <w:noProof/>
        </w:rPr>
        <w:t>: 2050-2056.</w:t>
      </w:r>
    </w:p>
    <w:p w:rsidR="002A0789" w:rsidRPr="002A0789" w:rsidRDefault="002A0789" w:rsidP="002A0789">
      <w:pPr>
        <w:jc w:val="both"/>
        <w:rPr>
          <w:rFonts w:ascii="Cambria" w:hAnsi="Cambria"/>
          <w:noProof/>
        </w:rPr>
      </w:pPr>
      <w:r w:rsidRPr="002A0789">
        <w:rPr>
          <w:rFonts w:ascii="Cambria" w:hAnsi="Cambria"/>
          <w:noProof/>
        </w:rPr>
        <w:t>UNAIDS (2012) Global Report 2012: UNAIDS Report on the Global AIDS Epidemic. ebookpartnership. com.</w:t>
      </w:r>
    </w:p>
    <w:p w:rsidR="002A0789" w:rsidRPr="002A0789" w:rsidRDefault="002A0789" w:rsidP="002A0789">
      <w:pPr>
        <w:jc w:val="both"/>
        <w:rPr>
          <w:rFonts w:ascii="Cambria" w:hAnsi="Cambria"/>
          <w:noProof/>
        </w:rPr>
      </w:pPr>
      <w:r w:rsidRPr="002A0789">
        <w:rPr>
          <w:rFonts w:ascii="Cambria" w:hAnsi="Cambria"/>
          <w:noProof/>
        </w:rPr>
        <w:t xml:space="preserve">Vacca, JP, Dorsey, BD, Schleif, WA, Levin, RB, McDaniel, SL, Darke, PL, Zugay, J, Quintero, JC, Blahy, OM, Roth, E (1994) L-735,524: an orally bioavailable human immunodeficiency virus type 1 protease inhibitor. </w:t>
      </w:r>
      <w:r w:rsidRPr="002A0789">
        <w:rPr>
          <w:rFonts w:ascii="Cambria" w:hAnsi="Cambria"/>
          <w:i/>
          <w:noProof/>
        </w:rPr>
        <w:t>Proceedings of the National Academy of Sciences</w:t>
      </w:r>
      <w:r w:rsidRPr="002A0789">
        <w:rPr>
          <w:rFonts w:ascii="Cambria" w:hAnsi="Cambria"/>
          <w:noProof/>
        </w:rPr>
        <w:t xml:space="preserve"> </w:t>
      </w:r>
      <w:r w:rsidRPr="002A0789">
        <w:rPr>
          <w:rFonts w:ascii="Cambria" w:hAnsi="Cambria"/>
          <w:b/>
          <w:noProof/>
        </w:rPr>
        <w:t>91</w:t>
      </w:r>
      <w:r w:rsidRPr="002A0789">
        <w:rPr>
          <w:rFonts w:ascii="Cambria" w:hAnsi="Cambria"/>
          <w:noProof/>
        </w:rPr>
        <w:t>: 4096-4100.</w:t>
      </w:r>
    </w:p>
    <w:p w:rsidR="002A0789" w:rsidRPr="002A0789" w:rsidRDefault="002A0789" w:rsidP="002A0789">
      <w:pPr>
        <w:jc w:val="both"/>
        <w:rPr>
          <w:rFonts w:ascii="Cambria" w:hAnsi="Cambria"/>
          <w:noProof/>
        </w:rPr>
      </w:pPr>
      <w:r w:rsidRPr="002A0789">
        <w:rPr>
          <w:rFonts w:ascii="Cambria" w:hAnsi="Cambria"/>
          <w:noProof/>
        </w:rPr>
        <w:t xml:space="preserve">Vacca, JP, Guare, JP, deSolms, SJ, Sanders, WM, Giuliani, EA, Young, SD, Darke, PL, Zugay, J, Sigal, IS, Schleif, WA, et al. (1991) L-687,908, a potent hydroxyethylene-containing HIV protease inhibitor. </w:t>
      </w:r>
      <w:r w:rsidRPr="002A0789">
        <w:rPr>
          <w:rFonts w:ascii="Cambria" w:hAnsi="Cambria"/>
          <w:i/>
          <w:noProof/>
        </w:rPr>
        <w:t>J Med Chem</w:t>
      </w:r>
      <w:r w:rsidRPr="002A0789">
        <w:rPr>
          <w:rFonts w:ascii="Cambria" w:hAnsi="Cambria"/>
          <w:noProof/>
        </w:rPr>
        <w:t xml:space="preserve"> </w:t>
      </w:r>
      <w:r w:rsidRPr="002A0789">
        <w:rPr>
          <w:rFonts w:ascii="Cambria" w:hAnsi="Cambria"/>
          <w:b/>
          <w:noProof/>
        </w:rPr>
        <w:t>34</w:t>
      </w:r>
      <w:r w:rsidRPr="002A0789">
        <w:rPr>
          <w:rFonts w:ascii="Cambria" w:hAnsi="Cambria"/>
          <w:noProof/>
        </w:rPr>
        <w:t>: 1225-1228.</w:t>
      </w:r>
    </w:p>
    <w:p w:rsidR="002A0789" w:rsidRPr="002A0789" w:rsidRDefault="002A0789" w:rsidP="002A0789">
      <w:pPr>
        <w:jc w:val="both"/>
        <w:rPr>
          <w:rFonts w:ascii="Cambria" w:hAnsi="Cambria"/>
          <w:noProof/>
        </w:rPr>
      </w:pPr>
      <w:r w:rsidRPr="002A0789">
        <w:rPr>
          <w:rFonts w:ascii="Cambria" w:hAnsi="Cambria"/>
          <w:noProof/>
        </w:rPr>
        <w:t xml:space="preserve">Vallari, A, Holzmayer, V, Harris, B, Yamaguchi, J, Ngansop, C, Makamche, F, Mbanya, D, Kaptué, L, Ndembi, N, Gürtler, L, Devare, S, Brennan, CA (2011) Confirmation of Putative HIV-1 Group P in Cameroon.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85</w:t>
      </w:r>
      <w:r w:rsidRPr="002A0789">
        <w:rPr>
          <w:rFonts w:ascii="Cambria" w:hAnsi="Cambria"/>
          <w:noProof/>
        </w:rPr>
        <w:t>: 1403-1407.</w:t>
      </w:r>
    </w:p>
    <w:p w:rsidR="002A0789" w:rsidRPr="002A0789" w:rsidRDefault="002A0789" w:rsidP="002A0789">
      <w:pPr>
        <w:jc w:val="both"/>
        <w:rPr>
          <w:rFonts w:ascii="Cambria" w:hAnsi="Cambria"/>
          <w:noProof/>
        </w:rPr>
      </w:pPr>
      <w:r w:rsidRPr="002A0789">
        <w:rPr>
          <w:rFonts w:ascii="Cambria" w:hAnsi="Cambria"/>
          <w:noProof/>
        </w:rPr>
        <w:t xml:space="preserve">van Leeuwen, R, Katlama, C, Kitchen, V, Boucher, CA, Tubiana, R, McBride, M, Ingrand, D, Weber, J, Hill, A, McDade, H, et al. (1995) Evaluation of safety and efficacy of 3TC (lamivudine) in patients with asymptomatic or mildly symptomatic human immunodeficiency virus infection: a phase I/II study.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171</w:t>
      </w:r>
      <w:r w:rsidRPr="002A0789">
        <w:rPr>
          <w:rFonts w:ascii="Cambria" w:hAnsi="Cambria"/>
          <w:noProof/>
        </w:rPr>
        <w:t>: 1166-1171.</w:t>
      </w:r>
    </w:p>
    <w:p w:rsidR="002A0789" w:rsidRPr="002A0789" w:rsidRDefault="002A0789" w:rsidP="002A0789">
      <w:pPr>
        <w:jc w:val="both"/>
        <w:rPr>
          <w:rFonts w:ascii="Cambria" w:hAnsi="Cambria"/>
          <w:noProof/>
        </w:rPr>
      </w:pPr>
      <w:r w:rsidRPr="002A0789">
        <w:rPr>
          <w:rFonts w:ascii="Cambria" w:hAnsi="Cambria"/>
          <w:noProof/>
        </w:rPr>
        <w:t xml:space="preserve">Van Vaerenbergh, K (2001) Study of the impact of HIV genotypic drug resistance testing on therapy efficacy. </w:t>
      </w:r>
      <w:r w:rsidRPr="002A0789">
        <w:rPr>
          <w:rFonts w:ascii="Cambria" w:hAnsi="Cambria"/>
          <w:i/>
          <w:noProof/>
        </w:rPr>
        <w:t>Verhandelingen - Koninklijke Academie voor Geneeskunde van België</w:t>
      </w:r>
      <w:r w:rsidRPr="002A0789">
        <w:rPr>
          <w:rFonts w:ascii="Cambria" w:hAnsi="Cambria"/>
          <w:noProof/>
        </w:rPr>
        <w:t xml:space="preserve"> </w:t>
      </w:r>
      <w:r w:rsidRPr="002A0789">
        <w:rPr>
          <w:rFonts w:ascii="Cambria" w:hAnsi="Cambria"/>
          <w:b/>
          <w:noProof/>
        </w:rPr>
        <w:t>63</w:t>
      </w:r>
      <w:r w:rsidRPr="002A0789">
        <w:rPr>
          <w:rFonts w:ascii="Cambria" w:hAnsi="Cambria"/>
          <w:noProof/>
        </w:rPr>
        <w:t>: 447-473.</w:t>
      </w:r>
    </w:p>
    <w:p w:rsidR="002A0789" w:rsidRPr="002A0789" w:rsidRDefault="002A0789" w:rsidP="002A0789">
      <w:pPr>
        <w:jc w:val="both"/>
        <w:rPr>
          <w:rFonts w:ascii="Cambria" w:hAnsi="Cambria"/>
          <w:noProof/>
        </w:rPr>
      </w:pPr>
      <w:r w:rsidRPr="002A0789">
        <w:rPr>
          <w:rFonts w:ascii="Cambria" w:hAnsi="Cambria"/>
          <w:noProof/>
        </w:rPr>
        <w:t xml:space="preserve">Van Vaerenbergh, K, Van Laethem, K, Van Wijngaerden, E, Schmit, JC, Schneider, F, Ruiz, L, Clotet, B, Verhofstede, C, Van Wanzeele, F, Muyldermans, G, Simons, P, Stuyver, L, Hermans, P, Evans, C, De Clercq, E, Desmyter, J, Vandamme, AM (2000) Baseline HIV type 1 genotypic resistance to a newly added nucleoside analog is predictive of virologic failure of the new therapy. </w:t>
      </w:r>
      <w:r w:rsidRPr="002A0789">
        <w:rPr>
          <w:rFonts w:ascii="Cambria" w:hAnsi="Cambria"/>
          <w:i/>
          <w:noProof/>
        </w:rPr>
        <w:t>AIDS Res Hum Retroviruses</w:t>
      </w:r>
      <w:r w:rsidRPr="002A0789">
        <w:rPr>
          <w:rFonts w:ascii="Cambria" w:hAnsi="Cambria"/>
          <w:noProof/>
        </w:rPr>
        <w:t xml:space="preserve"> </w:t>
      </w:r>
      <w:r w:rsidRPr="002A0789">
        <w:rPr>
          <w:rFonts w:ascii="Cambria" w:hAnsi="Cambria"/>
          <w:b/>
          <w:noProof/>
        </w:rPr>
        <w:t>16</w:t>
      </w:r>
      <w:r w:rsidRPr="002A0789">
        <w:rPr>
          <w:rFonts w:ascii="Cambria" w:hAnsi="Cambria"/>
          <w:noProof/>
        </w:rPr>
        <w:t>: 529-537.</w:t>
      </w:r>
    </w:p>
    <w:p w:rsidR="002A0789" w:rsidRPr="002A0789" w:rsidRDefault="002A0789" w:rsidP="002A0789">
      <w:pPr>
        <w:jc w:val="both"/>
        <w:rPr>
          <w:rFonts w:ascii="Cambria" w:hAnsi="Cambria"/>
          <w:noProof/>
        </w:rPr>
      </w:pPr>
      <w:r w:rsidRPr="002A0789">
        <w:rPr>
          <w:rFonts w:ascii="Cambria" w:hAnsi="Cambria"/>
          <w:noProof/>
        </w:rPr>
        <w:t xml:space="preserve">VANDEN HAESEVELDE, MM, Peeters, M, JANNES, G, JANSSENS, W, VAN DER GROEN, G, SHARP, PM, SAMAN, E (1996) Sequence analysis of a highly divergent HIV-1-related lentivirus isolated from a wild captured chimpanzee. </w:t>
      </w:r>
      <w:r w:rsidRPr="002A0789">
        <w:rPr>
          <w:rFonts w:ascii="Cambria" w:hAnsi="Cambria"/>
          <w:i/>
          <w:noProof/>
        </w:rPr>
        <w:t>Virology</w:t>
      </w:r>
      <w:r w:rsidRPr="002A0789">
        <w:rPr>
          <w:rFonts w:ascii="Cambria" w:hAnsi="Cambria"/>
          <w:noProof/>
        </w:rPr>
        <w:t xml:space="preserve"> </w:t>
      </w:r>
      <w:r w:rsidRPr="002A0789">
        <w:rPr>
          <w:rFonts w:ascii="Cambria" w:hAnsi="Cambria"/>
          <w:b/>
          <w:noProof/>
        </w:rPr>
        <w:t>221</w:t>
      </w:r>
      <w:r w:rsidRPr="002A0789">
        <w:rPr>
          <w:rFonts w:ascii="Cambria" w:hAnsi="Cambria"/>
          <w:noProof/>
        </w:rPr>
        <w:t>: 346–350.</w:t>
      </w:r>
    </w:p>
    <w:p w:rsidR="002A0789" w:rsidRPr="002A0789" w:rsidRDefault="002A0789" w:rsidP="002A0789">
      <w:pPr>
        <w:jc w:val="both"/>
        <w:rPr>
          <w:rFonts w:ascii="Cambria" w:hAnsi="Cambria"/>
          <w:noProof/>
        </w:rPr>
      </w:pPr>
      <w:r w:rsidRPr="002A0789">
        <w:rPr>
          <w:rFonts w:ascii="Cambria" w:hAnsi="Cambria"/>
          <w:noProof/>
        </w:rPr>
        <w:t xml:space="preserve">Vella, S, Schwartlander, B, Sow, SP, Eholie, SP, Murphy, RL (2012) The history of antiretroviral therapy and of its implementation in resource-limited areas of the world. </w:t>
      </w:r>
      <w:r w:rsidRPr="002A0789">
        <w:rPr>
          <w:rFonts w:ascii="Cambria" w:hAnsi="Cambria"/>
          <w:i/>
          <w:noProof/>
        </w:rPr>
        <w:t>AIDS</w:t>
      </w:r>
      <w:r w:rsidRPr="002A0789">
        <w:rPr>
          <w:rFonts w:ascii="Cambria" w:hAnsi="Cambria"/>
          <w:noProof/>
        </w:rPr>
        <w:t xml:space="preserve"> </w:t>
      </w:r>
      <w:r w:rsidRPr="002A0789">
        <w:rPr>
          <w:rFonts w:ascii="Cambria" w:hAnsi="Cambria"/>
          <w:b/>
          <w:noProof/>
        </w:rPr>
        <w:t>26</w:t>
      </w:r>
      <w:r w:rsidRPr="002A0789">
        <w:rPr>
          <w:rFonts w:ascii="Cambria" w:hAnsi="Cambria"/>
          <w:noProof/>
        </w:rPr>
        <w:t>: 1231-1241.</w:t>
      </w:r>
    </w:p>
    <w:p w:rsidR="002A0789" w:rsidRPr="002A0789" w:rsidRDefault="002A0789" w:rsidP="002A0789">
      <w:pPr>
        <w:jc w:val="both"/>
        <w:rPr>
          <w:rFonts w:ascii="Cambria" w:hAnsi="Cambria"/>
          <w:noProof/>
        </w:rPr>
      </w:pPr>
      <w:r w:rsidRPr="002A0789">
        <w:rPr>
          <w:rFonts w:ascii="Cambria" w:hAnsi="Cambria"/>
          <w:noProof/>
        </w:rPr>
        <w:t xml:space="preserve">Volberding, PA, Lagakos, SW, Grimes, JM, Stein, DS, Rooney, J, Meng, TC, Fischl, MA, Collier, AC, Phair, JP, Hirsch, MS, et al. (1995) A comparison of immediate with deferred zidovudine therapy for asymptomatic HIV-infected adults with CD4 cell counts of 500 or more per cubic millimeter. AIDS Clinical Trials Group.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333</w:t>
      </w:r>
      <w:r w:rsidRPr="002A0789">
        <w:rPr>
          <w:rFonts w:ascii="Cambria" w:hAnsi="Cambria"/>
          <w:noProof/>
        </w:rPr>
        <w:t>: 401-407.</w:t>
      </w:r>
    </w:p>
    <w:p w:rsidR="002A0789" w:rsidRPr="002A0789" w:rsidRDefault="002A0789" w:rsidP="002A0789">
      <w:pPr>
        <w:jc w:val="both"/>
        <w:rPr>
          <w:rFonts w:ascii="Cambria" w:hAnsi="Cambria"/>
          <w:noProof/>
        </w:rPr>
      </w:pPr>
      <w:r w:rsidRPr="002A0789">
        <w:rPr>
          <w:rFonts w:ascii="Cambria" w:hAnsi="Cambria"/>
          <w:noProof/>
        </w:rPr>
        <w:t xml:space="preserve">Volberding, PA, Lagakos, SW, Koch, MA, Pettinelli, C, Myers, MW, Booth, DK, Balfour, HH, Jr., Reichman, RC, Bartlett, JA, Hirsch, MS, et al. (1990) Zidovudine in asymptomatic human immunodeficiency virus infection. A controlled trial in persons with fewer than 500 CD4-positive cells per cubic millimeter. The AIDS Clinical Trials Group of the National Institute of Allergy and Infectious Diseases.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322</w:t>
      </w:r>
      <w:r w:rsidRPr="002A0789">
        <w:rPr>
          <w:rFonts w:ascii="Cambria" w:hAnsi="Cambria"/>
          <w:noProof/>
        </w:rPr>
        <w:t>: 941-949.</w:t>
      </w:r>
    </w:p>
    <w:p w:rsidR="002A0789" w:rsidRPr="002A0789" w:rsidRDefault="002A0789" w:rsidP="002A0789">
      <w:pPr>
        <w:jc w:val="both"/>
        <w:rPr>
          <w:rFonts w:ascii="Cambria" w:hAnsi="Cambria"/>
          <w:noProof/>
        </w:rPr>
      </w:pPr>
      <w:r w:rsidRPr="002A0789">
        <w:rPr>
          <w:rFonts w:ascii="Cambria" w:hAnsi="Cambria"/>
          <w:noProof/>
        </w:rPr>
        <w:t xml:space="preserve">von Schwedler, U, Song, J, Aiken, C, Trono, D (1993) Vif is crucial for human immunodeficiency virus type 1 proviral DNA synthesis in infected cells.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67</w:t>
      </w:r>
      <w:r w:rsidRPr="002A0789">
        <w:rPr>
          <w:rFonts w:ascii="Cambria" w:hAnsi="Cambria"/>
          <w:noProof/>
        </w:rPr>
        <w:t>: 4945-4955.</w:t>
      </w:r>
    </w:p>
    <w:p w:rsidR="002A0789" w:rsidRPr="002A0789" w:rsidRDefault="002A0789" w:rsidP="002A0789">
      <w:pPr>
        <w:jc w:val="both"/>
        <w:rPr>
          <w:rFonts w:ascii="Cambria" w:hAnsi="Cambria"/>
          <w:noProof/>
        </w:rPr>
      </w:pPr>
      <w:r w:rsidRPr="002A0789">
        <w:rPr>
          <w:rFonts w:ascii="Cambria" w:hAnsi="Cambria"/>
          <w:noProof/>
        </w:rPr>
        <w:t xml:space="preserve">Wain-Hobson, S, Sonigo, P, Danos, O, Cole, S, Alizon, M (1985) Nucleotide sequence of the AIDS virus, LAV. </w:t>
      </w:r>
      <w:r w:rsidRPr="002A0789">
        <w:rPr>
          <w:rFonts w:ascii="Cambria" w:hAnsi="Cambria"/>
          <w:i/>
          <w:noProof/>
        </w:rPr>
        <w:t>Cell</w:t>
      </w:r>
      <w:r w:rsidRPr="002A0789">
        <w:rPr>
          <w:rFonts w:ascii="Cambria" w:hAnsi="Cambria"/>
          <w:noProof/>
        </w:rPr>
        <w:t xml:space="preserve"> </w:t>
      </w:r>
      <w:r w:rsidRPr="002A0789">
        <w:rPr>
          <w:rFonts w:ascii="Cambria" w:hAnsi="Cambria"/>
          <w:b/>
          <w:noProof/>
        </w:rPr>
        <w:t>40</w:t>
      </w:r>
      <w:r w:rsidRPr="002A0789">
        <w:rPr>
          <w:rFonts w:ascii="Cambria" w:hAnsi="Cambria"/>
          <w:noProof/>
        </w:rPr>
        <w:t>: 9–17.</w:t>
      </w:r>
    </w:p>
    <w:p w:rsidR="002A0789" w:rsidRPr="002A0789" w:rsidRDefault="002A0789" w:rsidP="002A0789">
      <w:pPr>
        <w:jc w:val="both"/>
        <w:rPr>
          <w:rFonts w:ascii="Cambria" w:hAnsi="Cambria"/>
          <w:noProof/>
        </w:rPr>
      </w:pPr>
      <w:r w:rsidRPr="002A0789">
        <w:rPr>
          <w:rFonts w:ascii="Cambria" w:hAnsi="Cambria"/>
          <w:noProof/>
        </w:rPr>
        <w:t xml:space="preserve">Wang, C, Mitsuya, Y, Gharizadeh, B, Ronaghi, M, Shafer, RW (2007) Characterization of mutation spectra with ultra-deep pyrosequencing: application to HIV-1 drug resistance. </w:t>
      </w:r>
      <w:r w:rsidRPr="002A0789">
        <w:rPr>
          <w:rFonts w:ascii="Cambria" w:hAnsi="Cambria"/>
          <w:i/>
          <w:noProof/>
        </w:rPr>
        <w:t>Genome Res</w:t>
      </w:r>
      <w:r w:rsidRPr="002A0789">
        <w:rPr>
          <w:rFonts w:ascii="Cambria" w:hAnsi="Cambria"/>
          <w:noProof/>
        </w:rPr>
        <w:t xml:space="preserve"> </w:t>
      </w:r>
      <w:r w:rsidRPr="002A0789">
        <w:rPr>
          <w:rFonts w:ascii="Cambria" w:hAnsi="Cambria"/>
          <w:b/>
          <w:noProof/>
        </w:rPr>
        <w:t>17</w:t>
      </w:r>
      <w:r w:rsidRPr="002A0789">
        <w:rPr>
          <w:rFonts w:ascii="Cambria" w:hAnsi="Cambria"/>
          <w:noProof/>
        </w:rPr>
        <w:t>: 1195-1201.</w:t>
      </w:r>
    </w:p>
    <w:p w:rsidR="002A0789" w:rsidRPr="002A0789" w:rsidRDefault="002A0789" w:rsidP="002A0789">
      <w:pPr>
        <w:jc w:val="both"/>
        <w:rPr>
          <w:rFonts w:ascii="Cambria" w:hAnsi="Cambria"/>
          <w:noProof/>
        </w:rPr>
      </w:pPr>
      <w:r w:rsidRPr="002A0789">
        <w:rPr>
          <w:rFonts w:ascii="Cambria" w:hAnsi="Cambria"/>
          <w:noProof/>
        </w:rPr>
        <w:t xml:space="preserve">Wang, C-T, Barklis, E (1993) Assembly, processing, and infectivity of human immunodeficiency virus type 1 gag mutants.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67</w:t>
      </w:r>
      <w:r w:rsidRPr="002A0789">
        <w:rPr>
          <w:rFonts w:ascii="Cambria" w:hAnsi="Cambria"/>
          <w:noProof/>
        </w:rPr>
        <w:t>: 4264–4273.</w:t>
      </w:r>
    </w:p>
    <w:p w:rsidR="002A0789" w:rsidRPr="002A0789" w:rsidRDefault="002A0789" w:rsidP="002A0789">
      <w:pPr>
        <w:jc w:val="both"/>
        <w:rPr>
          <w:rFonts w:ascii="Cambria" w:hAnsi="Cambria"/>
          <w:noProof/>
        </w:rPr>
      </w:pPr>
      <w:r w:rsidRPr="002A0789">
        <w:rPr>
          <w:rFonts w:ascii="Cambria" w:hAnsi="Cambria"/>
          <w:noProof/>
        </w:rPr>
        <w:t xml:space="preserve">Wang, R-R, Yang, L-M, Wang, Y-H, Pang, W, Tam, S-C, Tien, P, Zheng, Y-T (2009) Sifuvirtide, a potent HIV fusion inhibitor peptide. </w:t>
      </w:r>
      <w:r w:rsidRPr="002A0789">
        <w:rPr>
          <w:rFonts w:ascii="Cambria" w:hAnsi="Cambria"/>
          <w:i/>
          <w:noProof/>
        </w:rPr>
        <w:t>Biochemical and Biophysical Research Communications</w:t>
      </w:r>
      <w:r w:rsidRPr="002A0789">
        <w:rPr>
          <w:rFonts w:ascii="Cambria" w:hAnsi="Cambria"/>
          <w:noProof/>
        </w:rPr>
        <w:t xml:space="preserve"> </w:t>
      </w:r>
      <w:r w:rsidRPr="002A0789">
        <w:rPr>
          <w:rFonts w:ascii="Cambria" w:hAnsi="Cambria"/>
          <w:b/>
          <w:noProof/>
        </w:rPr>
        <w:t>382</w:t>
      </w:r>
      <w:r w:rsidRPr="002A0789">
        <w:rPr>
          <w:rFonts w:ascii="Cambria" w:hAnsi="Cambria"/>
          <w:noProof/>
        </w:rPr>
        <w:t>: 540-544.</w:t>
      </w:r>
    </w:p>
    <w:p w:rsidR="002A0789" w:rsidRPr="002A0789" w:rsidRDefault="002A0789" w:rsidP="002A0789">
      <w:pPr>
        <w:jc w:val="both"/>
        <w:rPr>
          <w:rFonts w:ascii="Cambria" w:hAnsi="Cambria"/>
          <w:noProof/>
        </w:rPr>
      </w:pPr>
      <w:r w:rsidRPr="002A0789">
        <w:rPr>
          <w:rFonts w:ascii="Cambria" w:hAnsi="Cambria"/>
          <w:noProof/>
        </w:rPr>
        <w:t xml:space="preserve">Ward, JW, Grindon, AJ, Feorino, PM, Schable, C, Parvin, M, Allen, JR (1986) Laboratory and epidemiologic evaluation of an enzyme immunoassay for antibodies to HTLV-III. </w:t>
      </w:r>
      <w:r w:rsidRPr="002A0789">
        <w:rPr>
          <w:rFonts w:ascii="Cambria" w:hAnsi="Cambria"/>
          <w:i/>
          <w:noProof/>
        </w:rPr>
        <w:t>JAMA</w:t>
      </w:r>
      <w:r w:rsidRPr="002A0789">
        <w:rPr>
          <w:rFonts w:ascii="Cambria" w:hAnsi="Cambria"/>
          <w:noProof/>
        </w:rPr>
        <w:t xml:space="preserve"> </w:t>
      </w:r>
      <w:r w:rsidRPr="002A0789">
        <w:rPr>
          <w:rFonts w:ascii="Cambria" w:hAnsi="Cambria"/>
          <w:b/>
          <w:noProof/>
        </w:rPr>
        <w:t>256</w:t>
      </w:r>
      <w:r w:rsidRPr="002A0789">
        <w:rPr>
          <w:rFonts w:ascii="Cambria" w:hAnsi="Cambria"/>
          <w:noProof/>
        </w:rPr>
        <w:t>: 357-361.</w:t>
      </w:r>
    </w:p>
    <w:p w:rsidR="002A0789" w:rsidRPr="002A0789" w:rsidRDefault="002A0789" w:rsidP="002A0789">
      <w:pPr>
        <w:jc w:val="both"/>
        <w:rPr>
          <w:rFonts w:ascii="Cambria" w:hAnsi="Cambria"/>
          <w:noProof/>
        </w:rPr>
      </w:pPr>
      <w:r w:rsidRPr="002A0789">
        <w:rPr>
          <w:rFonts w:ascii="Cambria" w:hAnsi="Cambria"/>
          <w:noProof/>
        </w:rPr>
        <w:t xml:space="preserve">Wasi, C, Herring, B, Raktham, S, Vanichseni, S, Mastro, TD, Young, NL, Rubsamen-Waigmann, H, von Briesen, H, Kalish, ML, Luo, CC, et al. (1995) Determination of HIV-1 subtypes in injecting drug users in Bangkok, Thailand, using peptide-binding enzyme immunoassay and heteroduplex mobility assay: evidence of increasing infection with HIV-1 subtype E. </w:t>
      </w:r>
      <w:r w:rsidRPr="002A0789">
        <w:rPr>
          <w:rFonts w:ascii="Cambria" w:hAnsi="Cambria"/>
          <w:i/>
          <w:noProof/>
        </w:rPr>
        <w:t>AIDS</w:t>
      </w:r>
      <w:r w:rsidRPr="002A0789">
        <w:rPr>
          <w:rFonts w:ascii="Cambria" w:hAnsi="Cambria"/>
          <w:noProof/>
        </w:rPr>
        <w:t xml:space="preserve"> </w:t>
      </w:r>
      <w:r w:rsidRPr="002A0789">
        <w:rPr>
          <w:rFonts w:ascii="Cambria" w:hAnsi="Cambria"/>
          <w:b/>
          <w:noProof/>
        </w:rPr>
        <w:t>9</w:t>
      </w:r>
      <w:r w:rsidRPr="002A0789">
        <w:rPr>
          <w:rFonts w:ascii="Cambria" w:hAnsi="Cambria"/>
          <w:noProof/>
        </w:rPr>
        <w:t>: 843-849.</w:t>
      </w:r>
    </w:p>
    <w:p w:rsidR="002A0789" w:rsidRPr="002A0789" w:rsidRDefault="002A0789" w:rsidP="002A0789">
      <w:pPr>
        <w:jc w:val="both"/>
        <w:rPr>
          <w:rFonts w:ascii="Cambria" w:hAnsi="Cambria"/>
          <w:noProof/>
        </w:rPr>
      </w:pPr>
      <w:r w:rsidRPr="002A0789">
        <w:rPr>
          <w:rFonts w:ascii="Cambria" w:hAnsi="Cambria"/>
          <w:noProof/>
        </w:rPr>
        <w:t xml:space="preserve">Weinberg, JL, Kovarik, CL (2010) The WHO Clinical Staging System for HIV/AIDS. </w:t>
      </w:r>
      <w:r w:rsidRPr="002A0789">
        <w:rPr>
          <w:rFonts w:ascii="Cambria" w:hAnsi="Cambria"/>
          <w:i/>
          <w:noProof/>
        </w:rPr>
        <w:t>Virtual Mentor</w:t>
      </w:r>
      <w:r w:rsidRPr="002A0789">
        <w:rPr>
          <w:rFonts w:ascii="Cambria" w:hAnsi="Cambria"/>
          <w:noProof/>
        </w:rPr>
        <w:t xml:space="preserve"> </w:t>
      </w:r>
      <w:r w:rsidRPr="002A0789">
        <w:rPr>
          <w:rFonts w:ascii="Cambria" w:hAnsi="Cambria"/>
          <w:b/>
          <w:noProof/>
        </w:rPr>
        <w:t>12</w:t>
      </w:r>
      <w:r w:rsidRPr="002A0789">
        <w:rPr>
          <w:rFonts w:ascii="Cambria" w:hAnsi="Cambria"/>
          <w:noProof/>
        </w:rPr>
        <w:t>: 202-206.</w:t>
      </w:r>
    </w:p>
    <w:p w:rsidR="002A0789" w:rsidRPr="002A0789" w:rsidRDefault="002A0789" w:rsidP="002A0789">
      <w:pPr>
        <w:jc w:val="both"/>
        <w:rPr>
          <w:rFonts w:ascii="Cambria" w:hAnsi="Cambria"/>
          <w:noProof/>
        </w:rPr>
      </w:pPr>
      <w:r w:rsidRPr="002A0789">
        <w:rPr>
          <w:rFonts w:ascii="Cambria" w:hAnsi="Cambria"/>
          <w:noProof/>
        </w:rPr>
        <w:t xml:space="preserve">Westby, M, van der Ryst, E (2005) CCR5 antagonists: host-targeted antivirals for the treatment of HIV infection. </w:t>
      </w:r>
      <w:r w:rsidRPr="002A0789">
        <w:rPr>
          <w:rFonts w:ascii="Cambria" w:hAnsi="Cambria"/>
          <w:i/>
          <w:noProof/>
        </w:rPr>
        <w:t>Antivir Chem Chemother</w:t>
      </w:r>
      <w:r w:rsidRPr="002A0789">
        <w:rPr>
          <w:rFonts w:ascii="Cambria" w:hAnsi="Cambria"/>
          <w:noProof/>
        </w:rPr>
        <w:t xml:space="preserve"> </w:t>
      </w:r>
      <w:r w:rsidRPr="002A0789">
        <w:rPr>
          <w:rFonts w:ascii="Cambria" w:hAnsi="Cambria"/>
          <w:b/>
          <w:noProof/>
        </w:rPr>
        <w:t>16</w:t>
      </w:r>
      <w:r w:rsidRPr="002A0789">
        <w:rPr>
          <w:rFonts w:ascii="Cambria" w:hAnsi="Cambria"/>
          <w:noProof/>
        </w:rPr>
        <w:t>: 339-354.</w:t>
      </w:r>
    </w:p>
    <w:p w:rsidR="002A0789" w:rsidRPr="002A0789" w:rsidRDefault="002A0789" w:rsidP="002A0789">
      <w:pPr>
        <w:jc w:val="both"/>
        <w:rPr>
          <w:rFonts w:ascii="Cambria" w:hAnsi="Cambria"/>
          <w:noProof/>
        </w:rPr>
      </w:pPr>
      <w:r w:rsidRPr="002A0789">
        <w:rPr>
          <w:rFonts w:ascii="Cambria" w:hAnsi="Cambria"/>
          <w:noProof/>
        </w:rPr>
        <w:t xml:space="preserve">Wiegers, K, Rutter, G, Kottler, H, Tessmer, U, Hohenberg, H, Krausslich, HG (1998) Sequential steps in human immunodeficiency virus particle maturation revealed by alterations of individual Gag polyprotein cleavage sites.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72</w:t>
      </w:r>
      <w:r w:rsidRPr="002A0789">
        <w:rPr>
          <w:rFonts w:ascii="Cambria" w:hAnsi="Cambria"/>
          <w:noProof/>
        </w:rPr>
        <w:t>: 2846-2854.</w:t>
      </w:r>
    </w:p>
    <w:p w:rsidR="002A0789" w:rsidRPr="002A0789" w:rsidRDefault="002A0789" w:rsidP="002A0789">
      <w:pPr>
        <w:jc w:val="both"/>
        <w:rPr>
          <w:rFonts w:ascii="Cambria" w:hAnsi="Cambria"/>
          <w:noProof/>
        </w:rPr>
      </w:pPr>
      <w:r w:rsidRPr="002A0789">
        <w:rPr>
          <w:rFonts w:ascii="Cambria" w:hAnsi="Cambria"/>
          <w:noProof/>
        </w:rPr>
        <w:t xml:space="preserve">Wild, C, Greenwell, T, Matthews, T (1993) A synthetic peptide from HIV-1 gp41 is a potent inhibitor of virus-mediated cell-cell fusion. </w:t>
      </w:r>
      <w:r w:rsidRPr="002A0789">
        <w:rPr>
          <w:rFonts w:ascii="Cambria" w:hAnsi="Cambria"/>
          <w:i/>
          <w:noProof/>
        </w:rPr>
        <w:t>AIDS research and human retroviruses</w:t>
      </w:r>
      <w:r w:rsidRPr="002A0789">
        <w:rPr>
          <w:rFonts w:ascii="Cambria" w:hAnsi="Cambria"/>
          <w:noProof/>
        </w:rPr>
        <w:t xml:space="preserve"> </w:t>
      </w:r>
      <w:r w:rsidRPr="002A0789">
        <w:rPr>
          <w:rFonts w:ascii="Cambria" w:hAnsi="Cambria"/>
          <w:b/>
          <w:noProof/>
        </w:rPr>
        <w:t>9</w:t>
      </w:r>
      <w:r w:rsidRPr="002A0789">
        <w:rPr>
          <w:rFonts w:ascii="Cambria" w:hAnsi="Cambria"/>
          <w:noProof/>
        </w:rPr>
        <w:t>: 1051-1053.</w:t>
      </w:r>
    </w:p>
    <w:p w:rsidR="002A0789" w:rsidRPr="002A0789" w:rsidRDefault="002A0789" w:rsidP="002A0789">
      <w:pPr>
        <w:jc w:val="both"/>
        <w:rPr>
          <w:rFonts w:ascii="Cambria" w:hAnsi="Cambria"/>
          <w:noProof/>
        </w:rPr>
      </w:pPr>
      <w:r w:rsidRPr="002A0789">
        <w:rPr>
          <w:rFonts w:ascii="Cambria" w:hAnsi="Cambria"/>
          <w:noProof/>
        </w:rPr>
        <w:t xml:space="preserve">Willey, RL, Maldarelli, F, Martin, MA, Strebel, K (1992) Human immunodeficiency virus type 1 Vpu protein induces rapid degradation of CD4.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66</w:t>
      </w:r>
      <w:r w:rsidRPr="002A0789">
        <w:rPr>
          <w:rFonts w:ascii="Cambria" w:hAnsi="Cambria"/>
          <w:noProof/>
        </w:rPr>
        <w:t>: 7193-7200.</w:t>
      </w:r>
    </w:p>
    <w:p w:rsidR="002A0789" w:rsidRPr="002A0789" w:rsidRDefault="002A0789" w:rsidP="002A0789">
      <w:pPr>
        <w:jc w:val="both"/>
        <w:rPr>
          <w:rFonts w:ascii="Cambria" w:hAnsi="Cambria"/>
          <w:noProof/>
        </w:rPr>
      </w:pPr>
      <w:r w:rsidRPr="002A0789">
        <w:rPr>
          <w:rFonts w:ascii="Cambria" w:hAnsi="Cambria"/>
          <w:noProof/>
        </w:rPr>
        <w:t xml:space="preserve">Wofsy, C, Hauer, L, Michaelis, B, Cohen, J, Padian, N, Evans, L, Levy, J (1986) Isolation of AIDS-associated retrovirus from genital secretions of women with antibodies to the virus. </w:t>
      </w:r>
      <w:r w:rsidRPr="002A0789">
        <w:rPr>
          <w:rFonts w:ascii="Cambria" w:hAnsi="Cambria"/>
          <w:i/>
          <w:noProof/>
        </w:rPr>
        <w:t>The Lancet</w:t>
      </w:r>
      <w:r w:rsidRPr="002A0789">
        <w:rPr>
          <w:rFonts w:ascii="Cambria" w:hAnsi="Cambria"/>
          <w:noProof/>
        </w:rPr>
        <w:t xml:space="preserve"> </w:t>
      </w:r>
      <w:r w:rsidRPr="002A0789">
        <w:rPr>
          <w:rFonts w:ascii="Cambria" w:hAnsi="Cambria"/>
          <w:b/>
          <w:noProof/>
        </w:rPr>
        <w:t>327</w:t>
      </w:r>
      <w:r w:rsidRPr="002A0789">
        <w:rPr>
          <w:rFonts w:ascii="Cambria" w:hAnsi="Cambria"/>
          <w:noProof/>
        </w:rPr>
        <w:t>: 527–529.</w:t>
      </w:r>
    </w:p>
    <w:p w:rsidR="002A0789" w:rsidRPr="002A0789" w:rsidRDefault="002A0789" w:rsidP="002A0789">
      <w:pPr>
        <w:jc w:val="both"/>
        <w:rPr>
          <w:rFonts w:ascii="Cambria" w:hAnsi="Cambria"/>
          <w:noProof/>
        </w:rPr>
      </w:pPr>
      <w:r w:rsidRPr="002A0789">
        <w:rPr>
          <w:rFonts w:ascii="Cambria" w:hAnsi="Cambria"/>
          <w:noProof/>
        </w:rPr>
        <w:t xml:space="preserve">Woods, CK, Brumme, CJ, Liu, TF, Chui, CK, Chu, AL, Wynhoven, B, Hall, TA, Trevino, C, Shafer, RW, Harrigan, PR (2012) Automating HIV drug resistance genotyping with RECall, a freely accessible sequence analysis tool. </w:t>
      </w:r>
      <w:r w:rsidRPr="002A0789">
        <w:rPr>
          <w:rFonts w:ascii="Cambria" w:hAnsi="Cambria"/>
          <w:i/>
          <w:noProof/>
        </w:rPr>
        <w:t>J Clin Microbiol</w:t>
      </w:r>
      <w:r w:rsidRPr="002A0789">
        <w:rPr>
          <w:rFonts w:ascii="Cambria" w:hAnsi="Cambria"/>
          <w:noProof/>
        </w:rPr>
        <w:t xml:space="preserve"> </w:t>
      </w:r>
      <w:r w:rsidRPr="002A0789">
        <w:rPr>
          <w:rFonts w:ascii="Cambria" w:hAnsi="Cambria"/>
          <w:b/>
          <w:noProof/>
        </w:rPr>
        <w:t>50</w:t>
      </w:r>
      <w:r w:rsidRPr="002A0789">
        <w:rPr>
          <w:rFonts w:ascii="Cambria" w:hAnsi="Cambria"/>
          <w:noProof/>
        </w:rPr>
        <w:t>: 1936-1942.</w:t>
      </w:r>
    </w:p>
    <w:p w:rsidR="002A0789" w:rsidRPr="002A0789" w:rsidRDefault="002A0789" w:rsidP="002A0789">
      <w:pPr>
        <w:jc w:val="both"/>
        <w:rPr>
          <w:rFonts w:ascii="Cambria" w:hAnsi="Cambria"/>
          <w:noProof/>
        </w:rPr>
      </w:pPr>
      <w:r w:rsidRPr="002A0789">
        <w:rPr>
          <w:rFonts w:ascii="Cambria" w:hAnsi="Cambria"/>
          <w:noProof/>
        </w:rPr>
        <w:t xml:space="preserve">Worobey, M, Gemmel, M, Teuwen, DE, Haselkorn, T, Kunstman, K, Bunce, M, Muyembe, JJ, Kabongo, JM, Kalengayi, RM, Van Marck, E, Gilbert, MT, Wolinsky, SM (2008) Direct evidence of extensive diversity of HIV-1 in Kinshasa by 1960.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455</w:t>
      </w:r>
      <w:r w:rsidRPr="002A0789">
        <w:rPr>
          <w:rFonts w:ascii="Cambria" w:hAnsi="Cambria"/>
          <w:noProof/>
        </w:rPr>
        <w:t>: 661-664.</w:t>
      </w:r>
    </w:p>
    <w:p w:rsidR="002A0789" w:rsidRPr="002A0789" w:rsidRDefault="002A0789" w:rsidP="002A0789">
      <w:pPr>
        <w:jc w:val="both"/>
        <w:rPr>
          <w:rFonts w:ascii="Cambria" w:hAnsi="Cambria"/>
          <w:noProof/>
        </w:rPr>
      </w:pPr>
      <w:r w:rsidRPr="002A0789">
        <w:rPr>
          <w:rFonts w:ascii="Cambria" w:hAnsi="Cambria"/>
          <w:noProof/>
        </w:rPr>
        <w:t xml:space="preserve">Wu, L, Gerard, NP, Wyatt, R, Choe, H, Parolin, C, Ruffing, N, Borsetti, A, Cardoso, AA, Desjardin, E, Newman, W, Gerard, C, Sodroski, J (1996) CD4-induced interaction of primary HIV-1 gp120 glycoproteins with the chemokine receptor CCR-5.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384</w:t>
      </w:r>
      <w:r w:rsidRPr="002A0789">
        <w:rPr>
          <w:rFonts w:ascii="Cambria" w:hAnsi="Cambria"/>
          <w:noProof/>
        </w:rPr>
        <w:t>: 179-183.</w:t>
      </w:r>
    </w:p>
    <w:p w:rsidR="002A0789" w:rsidRPr="002A0789" w:rsidRDefault="002A0789" w:rsidP="002A0789">
      <w:pPr>
        <w:jc w:val="both"/>
        <w:rPr>
          <w:rFonts w:ascii="Cambria" w:hAnsi="Cambria"/>
          <w:noProof/>
        </w:rPr>
      </w:pPr>
      <w:r w:rsidRPr="002A0789">
        <w:rPr>
          <w:rFonts w:ascii="Cambria" w:hAnsi="Cambria"/>
          <w:noProof/>
        </w:rPr>
        <w:t xml:space="preserve">Wu, L, LaRosa, G, Kassam, N, Gordon, CJ, Heath, H, Ruffing, N, Chen, H, Humblias, J, Samson, M, Parmentier, M, Moore, JP, Mackay, CR (1997) Interaction of Chemokine Receptor CCR5 with its Ligands: Multiple Domains for HIV-1 gp120 Binding and a Single Domain for Chemokine Binding. </w:t>
      </w:r>
      <w:r w:rsidRPr="002A0789">
        <w:rPr>
          <w:rFonts w:ascii="Cambria" w:hAnsi="Cambria"/>
          <w:i/>
          <w:noProof/>
        </w:rPr>
        <w:t>The Journal of Experimental Medicine</w:t>
      </w:r>
      <w:r w:rsidRPr="002A0789">
        <w:rPr>
          <w:rFonts w:ascii="Cambria" w:hAnsi="Cambria"/>
          <w:noProof/>
        </w:rPr>
        <w:t xml:space="preserve"> </w:t>
      </w:r>
      <w:r w:rsidRPr="002A0789">
        <w:rPr>
          <w:rFonts w:ascii="Cambria" w:hAnsi="Cambria"/>
          <w:b/>
          <w:noProof/>
        </w:rPr>
        <w:t>186</w:t>
      </w:r>
      <w:r w:rsidRPr="002A0789">
        <w:rPr>
          <w:rFonts w:ascii="Cambria" w:hAnsi="Cambria"/>
          <w:noProof/>
        </w:rPr>
        <w:t>: 1373-1381.</w:t>
      </w:r>
    </w:p>
    <w:p w:rsidR="002A0789" w:rsidRPr="002A0789" w:rsidRDefault="002A0789" w:rsidP="002A0789">
      <w:pPr>
        <w:jc w:val="both"/>
        <w:rPr>
          <w:rFonts w:ascii="Cambria" w:hAnsi="Cambria"/>
          <w:noProof/>
        </w:rPr>
      </w:pPr>
      <w:r w:rsidRPr="002A0789">
        <w:rPr>
          <w:rFonts w:ascii="Cambria" w:hAnsi="Cambria"/>
          <w:noProof/>
        </w:rPr>
        <w:t xml:space="preserve">Yang, YL, Wang, G, Dorman, K, Kaplan, AH (1996) Long polymerase chain reaction amplification of heterogeneous HIV type 1 templates produces recombination at a relatively high frequency. </w:t>
      </w:r>
      <w:r w:rsidRPr="002A0789">
        <w:rPr>
          <w:rFonts w:ascii="Cambria" w:hAnsi="Cambria"/>
          <w:i/>
          <w:noProof/>
        </w:rPr>
        <w:t>AIDS Res Hum Retroviruses</w:t>
      </w:r>
      <w:r w:rsidRPr="002A0789">
        <w:rPr>
          <w:rFonts w:ascii="Cambria" w:hAnsi="Cambria"/>
          <w:noProof/>
        </w:rPr>
        <w:t xml:space="preserve"> </w:t>
      </w:r>
      <w:r w:rsidRPr="002A0789">
        <w:rPr>
          <w:rFonts w:ascii="Cambria" w:hAnsi="Cambria"/>
          <w:b/>
          <w:noProof/>
        </w:rPr>
        <w:t>12</w:t>
      </w:r>
      <w:r w:rsidRPr="002A0789">
        <w:rPr>
          <w:rFonts w:ascii="Cambria" w:hAnsi="Cambria"/>
          <w:noProof/>
        </w:rPr>
        <w:t>: 303-306.</w:t>
      </w:r>
    </w:p>
    <w:p w:rsidR="002A0789" w:rsidRPr="002A0789" w:rsidRDefault="002A0789" w:rsidP="002A0789">
      <w:pPr>
        <w:jc w:val="both"/>
        <w:rPr>
          <w:rFonts w:ascii="Cambria" w:hAnsi="Cambria"/>
          <w:noProof/>
        </w:rPr>
      </w:pPr>
      <w:r w:rsidRPr="002A0789">
        <w:rPr>
          <w:rFonts w:ascii="Cambria" w:hAnsi="Cambria"/>
          <w:noProof/>
        </w:rPr>
        <w:t xml:space="preserve">Zaidi, J, Grapsa, E, Tanser, F, Newell, M-L, Bärnighausen, T Dramatic increases in HIV prevalence after scale-up of antiretroviral treatment: a longitudinal population-based HIV surveillance study in rural kwazulu-natal. </w:t>
      </w:r>
      <w:r w:rsidRPr="002A0789">
        <w:rPr>
          <w:rFonts w:ascii="Cambria" w:hAnsi="Cambria"/>
          <w:i/>
          <w:noProof/>
        </w:rPr>
        <w:t>AIDS</w:t>
      </w:r>
      <w:r w:rsidRPr="002A0789">
        <w:rPr>
          <w:rFonts w:ascii="Cambria" w:hAnsi="Cambria"/>
          <w:noProof/>
        </w:rPr>
        <w:t xml:space="preserve"> </w:t>
      </w:r>
      <w:r w:rsidRPr="002A0789">
        <w:rPr>
          <w:rFonts w:ascii="Cambria" w:hAnsi="Cambria"/>
          <w:b/>
          <w:noProof/>
        </w:rPr>
        <w:t>27</w:t>
      </w:r>
      <w:r w:rsidRPr="002A0789">
        <w:rPr>
          <w:rFonts w:ascii="Cambria" w:hAnsi="Cambria"/>
          <w:noProof/>
        </w:rPr>
        <w:t>: 000-000.</w:t>
      </w:r>
    </w:p>
    <w:p w:rsidR="002A0789" w:rsidRPr="002A0789" w:rsidRDefault="002A0789" w:rsidP="002A0789">
      <w:pPr>
        <w:jc w:val="both"/>
        <w:rPr>
          <w:rFonts w:ascii="Cambria" w:hAnsi="Cambria"/>
          <w:noProof/>
        </w:rPr>
      </w:pPr>
      <w:r w:rsidRPr="002A0789">
        <w:rPr>
          <w:rFonts w:ascii="Cambria" w:hAnsi="Cambria"/>
          <w:noProof/>
        </w:rPr>
        <w:t xml:space="preserve">Zhang, Y, Qian, H, Love, Z, Barklis, E (1998) Analysis of the Assembly Function of the Human Immunodeficiency Virus Type 1 Gag Protein Nucleocapsid Domain.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72</w:t>
      </w:r>
      <w:r w:rsidRPr="002A0789">
        <w:rPr>
          <w:rFonts w:ascii="Cambria" w:hAnsi="Cambria"/>
          <w:noProof/>
        </w:rPr>
        <w:t>: 1782-1789.</w:t>
      </w:r>
    </w:p>
    <w:p w:rsidR="002A0789" w:rsidRPr="002A0789" w:rsidRDefault="002A0789" w:rsidP="002A0789">
      <w:pPr>
        <w:jc w:val="both"/>
        <w:rPr>
          <w:rFonts w:ascii="Cambria" w:hAnsi="Cambria"/>
          <w:noProof/>
        </w:rPr>
      </w:pPr>
      <w:r w:rsidRPr="002A0789">
        <w:rPr>
          <w:rFonts w:ascii="Cambria" w:hAnsi="Cambria"/>
          <w:noProof/>
        </w:rPr>
        <w:t xml:space="preserve">Zhou, W, Resh, MD (1996) Differential membrane binding of the human immunodeficiency virus type 1 matrix protein.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70</w:t>
      </w:r>
      <w:r w:rsidRPr="002A0789">
        <w:rPr>
          <w:rFonts w:ascii="Cambria" w:hAnsi="Cambria"/>
          <w:noProof/>
        </w:rPr>
        <w:t>: 8540-8548.</w:t>
      </w:r>
    </w:p>
    <w:p w:rsidR="002A0789" w:rsidRPr="002A0789" w:rsidRDefault="002A0789" w:rsidP="002A0789">
      <w:pPr>
        <w:jc w:val="both"/>
        <w:rPr>
          <w:rFonts w:ascii="Cambria" w:hAnsi="Cambria"/>
          <w:noProof/>
        </w:rPr>
      </w:pPr>
      <w:r w:rsidRPr="002A0789">
        <w:rPr>
          <w:rFonts w:ascii="Cambria" w:hAnsi="Cambria"/>
          <w:noProof/>
        </w:rPr>
        <w:t xml:space="preserve">Zhu, T, Korber, BT, Nahmias, AJ, Hooper, E, Sharp, PM, Ho, DD (1998) An African HIV-1 sequence from 1959 and implications for the origin of the epidemic.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391</w:t>
      </w:r>
      <w:r w:rsidRPr="002A0789">
        <w:rPr>
          <w:rFonts w:ascii="Cambria" w:hAnsi="Cambria"/>
          <w:noProof/>
        </w:rPr>
        <w:t>: 594-597.</w:t>
      </w:r>
    </w:p>
    <w:p w:rsidR="002A0789" w:rsidRPr="002A0789" w:rsidRDefault="002A0789" w:rsidP="002A0789">
      <w:pPr>
        <w:jc w:val="both"/>
        <w:rPr>
          <w:rFonts w:ascii="Cambria" w:hAnsi="Cambria"/>
          <w:noProof/>
        </w:rPr>
      </w:pPr>
      <w:r w:rsidRPr="002A0789">
        <w:rPr>
          <w:rFonts w:ascii="Cambria" w:hAnsi="Cambria"/>
          <w:noProof/>
        </w:rPr>
        <w:t xml:space="preserve">Ziegler, J, Johnson, R, Cooper, D, Gold, J (1985) Postnatal transmission of AIDS-associated retrovirus from mother to infant. </w:t>
      </w:r>
      <w:r w:rsidRPr="002A0789">
        <w:rPr>
          <w:rFonts w:ascii="Cambria" w:hAnsi="Cambria"/>
          <w:i/>
          <w:noProof/>
        </w:rPr>
        <w:t>The Lancet</w:t>
      </w:r>
      <w:r w:rsidRPr="002A0789">
        <w:rPr>
          <w:rFonts w:ascii="Cambria" w:hAnsi="Cambria"/>
          <w:noProof/>
        </w:rPr>
        <w:t xml:space="preserve"> </w:t>
      </w:r>
      <w:r w:rsidRPr="002A0789">
        <w:rPr>
          <w:rFonts w:ascii="Cambria" w:hAnsi="Cambria"/>
          <w:b/>
          <w:noProof/>
        </w:rPr>
        <w:t>325</w:t>
      </w:r>
      <w:r w:rsidRPr="002A0789">
        <w:rPr>
          <w:rFonts w:ascii="Cambria" w:hAnsi="Cambria"/>
          <w:noProof/>
        </w:rPr>
        <w:t>: 896–898.</w:t>
      </w:r>
    </w:p>
    <w:p w:rsidR="002A0789" w:rsidRPr="002A0789" w:rsidRDefault="002A0789" w:rsidP="002A0789">
      <w:pPr>
        <w:jc w:val="both"/>
        <w:rPr>
          <w:rFonts w:ascii="Cambria" w:hAnsi="Cambria"/>
          <w:noProof/>
        </w:rPr>
      </w:pPr>
      <w:r w:rsidRPr="002A0789">
        <w:rPr>
          <w:rFonts w:ascii="Cambria" w:hAnsi="Cambria"/>
          <w:noProof/>
        </w:rPr>
        <w:t xml:space="preserve">Zolopa, AR, Shafer, RW, Warford, A, Montoya, JG, Hsu, P, Katzenstein, D, Merigan, TC, Efron, B (1999) HIV-1 genotypic resistance patterns predict response to saquinavir-ritonavir therapy in patients in whom previous protease inhibitor therapy had failed.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131</w:t>
      </w:r>
      <w:r w:rsidRPr="002A0789">
        <w:rPr>
          <w:rFonts w:ascii="Cambria" w:hAnsi="Cambria"/>
          <w:noProof/>
        </w:rPr>
        <w:t>: 813-821.</w:t>
      </w:r>
    </w:p>
    <w:p w:rsidR="002A0789" w:rsidRDefault="002A0789" w:rsidP="002A0789">
      <w:pPr>
        <w:ind w:left="720" w:hanging="720"/>
        <w:jc w:val="both"/>
        <w:rPr>
          <w:rFonts w:ascii="Cambria" w:hAnsi="Cambria"/>
          <w:noProof/>
        </w:rPr>
      </w:pPr>
    </w:p>
    <w:p w:rsidR="00A14718" w:rsidRPr="00527EAC" w:rsidRDefault="0033438B" w:rsidP="007138E3">
      <w:pPr>
        <w:spacing w:line="480" w:lineRule="auto"/>
        <w:jc w:val="both"/>
      </w:pPr>
      <w:r>
        <w:fldChar w:fldCharType="end"/>
      </w:r>
    </w:p>
    <w:sectPr w:rsidR="00A14718" w:rsidRPr="00527EAC" w:rsidSect="002E563B">
      <w:pgSz w:w="11899" w:h="16838"/>
      <w:pgMar w:top="1440" w:right="1800" w:bottom="1440" w:left="1800" w:header="708" w:footer="708" w:gutter="0"/>
      <w:cols w:space="708"/>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9539A8" w:rsidRDefault="009539A8">
      <w:r>
        <w:separator/>
      </w:r>
    </w:p>
  </w:endnote>
  <w:endnote w:type="continuationSeparator" w:id="1">
    <w:p w:rsidR="009539A8" w:rsidRDefault="009539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ＭＳ 明朝">
    <w:altName w:val="Osaka"/>
    <w:panose1 w:val="00000000000000000000"/>
    <w:charset w:val="80"/>
    <w:family w:val="roman"/>
    <w:notTrueType/>
    <w:pitch w:val="fixed"/>
    <w:sig w:usb0="00000001" w:usb1="00000000" w:usb2="01000407" w:usb3="00000000" w:csb0="00020000" w:csb1="00000000"/>
  </w:font>
  <w:font w:name="Calibri">
    <w:altName w:val="Arial"/>
    <w:panose1 w:val="00000000000000000000"/>
    <w:charset w:val="4D"/>
    <w:family w:val="roman"/>
    <w:notTrueType/>
    <w:pitch w:val="default"/>
    <w:sig w:usb0="00000003" w:usb1="00000000" w:usb2="00000000" w:usb3="00000000" w:csb0="00000001" w:csb1="00000000"/>
  </w:font>
  <w:font w:name="ＭＳ ゴシック">
    <w:panose1 w:val="00000000000000000000"/>
    <w:charset w:val="80"/>
    <w:family w:val="modern"/>
    <w:notTrueType/>
    <w:pitch w:val="fixed"/>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9539A8" w:rsidRDefault="009539A8">
      <w:r>
        <w:separator/>
      </w:r>
    </w:p>
  </w:footnote>
  <w:footnote w:type="continuationSeparator" w:id="1">
    <w:p w:rsidR="009539A8" w:rsidRDefault="009539A8">
      <w:r>
        <w:continuationSeparator/>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3891E77"/>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210CCA"/>
    <w:multiLevelType w:val="hybridMultilevel"/>
    <w:tmpl w:val="33A6A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606EEE"/>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F52F56"/>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642BCF"/>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BB3CB5"/>
    <w:multiLevelType w:val="multilevel"/>
    <w:tmpl w:val="46C699F2"/>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5"/>
  </w:num>
  <w:num w:numId="5">
    <w:abstractNumId w:val="1"/>
  </w:num>
  <w:num w:numId="6">
    <w:abstractNumId w:val="6"/>
  </w:num>
  <w:num w:numId="7">
    <w:abstractNumId w:val="0"/>
  </w:num>
  <w:num w:numId="8">
    <w:abstractNumId w:val="4"/>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64" w:dllVersion="131078" w:nlCheck="1" w:checkStyle="1"/>
  <w:activeWritingStyle w:appName="MSWord" w:lang="ja-JP" w:vendorID="64" w:dllVersion="131078" w:nlCheck="1" w:checkStyle="1"/>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0"/>
    <w:footnote w:id="1"/>
  </w:footnotePr>
  <w:endnotePr>
    <w:endnote w:id="0"/>
    <w:endnote w:id="1"/>
  </w:endnotePr>
  <w:compat>
    <w:useFELayout/>
  </w:compat>
  <w:docVars>
    <w:docVar w:name="EN.InstantFormat" w:val="&lt;ENInstantFormat&gt;&lt;Enabled&gt;1&lt;/Enabled&gt;&lt;ScanUnformatted&gt;1&lt;/ScanUnformatted&gt;&lt;ScanChanges&gt;1&lt;/ScanChanges&gt;&lt;/ENInstantFormat&gt;"/>
    <w:docVar w:name="EN.Layout" w:val="&lt;ENLayout&gt;&lt;Style&gt;Current Neurovascular R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03F68"/>
    <w:rsid w:val="00012503"/>
    <w:rsid w:val="00014EC5"/>
    <w:rsid w:val="00027EC5"/>
    <w:rsid w:val="00030AD3"/>
    <w:rsid w:val="000315E6"/>
    <w:rsid w:val="000340F3"/>
    <w:rsid w:val="00034830"/>
    <w:rsid w:val="00034C27"/>
    <w:rsid w:val="0003557D"/>
    <w:rsid w:val="00040C39"/>
    <w:rsid w:val="00041820"/>
    <w:rsid w:val="0004324E"/>
    <w:rsid w:val="00043A5F"/>
    <w:rsid w:val="00044ECC"/>
    <w:rsid w:val="000451F3"/>
    <w:rsid w:val="000477FC"/>
    <w:rsid w:val="00047FED"/>
    <w:rsid w:val="00052781"/>
    <w:rsid w:val="00054F3B"/>
    <w:rsid w:val="00054F64"/>
    <w:rsid w:val="00060603"/>
    <w:rsid w:val="00061DE6"/>
    <w:rsid w:val="000626B0"/>
    <w:rsid w:val="00062E8B"/>
    <w:rsid w:val="00063DDF"/>
    <w:rsid w:val="0006609C"/>
    <w:rsid w:val="00067DA8"/>
    <w:rsid w:val="0007005A"/>
    <w:rsid w:val="0007020D"/>
    <w:rsid w:val="00071356"/>
    <w:rsid w:val="00071440"/>
    <w:rsid w:val="00073FC1"/>
    <w:rsid w:val="00076491"/>
    <w:rsid w:val="0008176D"/>
    <w:rsid w:val="000825D0"/>
    <w:rsid w:val="000832DA"/>
    <w:rsid w:val="00084567"/>
    <w:rsid w:val="0008542A"/>
    <w:rsid w:val="0008554B"/>
    <w:rsid w:val="00086503"/>
    <w:rsid w:val="000868CC"/>
    <w:rsid w:val="00086974"/>
    <w:rsid w:val="00086EC6"/>
    <w:rsid w:val="00090AAD"/>
    <w:rsid w:val="00093E72"/>
    <w:rsid w:val="000952F1"/>
    <w:rsid w:val="000964D6"/>
    <w:rsid w:val="00097B69"/>
    <w:rsid w:val="000A456A"/>
    <w:rsid w:val="000A6FCB"/>
    <w:rsid w:val="000A73E4"/>
    <w:rsid w:val="000A7533"/>
    <w:rsid w:val="000B0039"/>
    <w:rsid w:val="000B0D22"/>
    <w:rsid w:val="000B1B4A"/>
    <w:rsid w:val="000B49AA"/>
    <w:rsid w:val="000B6F5B"/>
    <w:rsid w:val="000B7F05"/>
    <w:rsid w:val="000C04BE"/>
    <w:rsid w:val="000C33DD"/>
    <w:rsid w:val="000C359A"/>
    <w:rsid w:val="000C493E"/>
    <w:rsid w:val="000C5157"/>
    <w:rsid w:val="000C5ABA"/>
    <w:rsid w:val="000C6C8D"/>
    <w:rsid w:val="000C7F38"/>
    <w:rsid w:val="000D306F"/>
    <w:rsid w:val="000D60D9"/>
    <w:rsid w:val="000E1619"/>
    <w:rsid w:val="000E3D32"/>
    <w:rsid w:val="000E3DD3"/>
    <w:rsid w:val="000E560A"/>
    <w:rsid w:val="000E56F2"/>
    <w:rsid w:val="000E597A"/>
    <w:rsid w:val="000E6155"/>
    <w:rsid w:val="000E7005"/>
    <w:rsid w:val="000E7EE2"/>
    <w:rsid w:val="000F1B28"/>
    <w:rsid w:val="000F4230"/>
    <w:rsid w:val="000F6C8A"/>
    <w:rsid w:val="00101771"/>
    <w:rsid w:val="00102819"/>
    <w:rsid w:val="0010432F"/>
    <w:rsid w:val="0010584F"/>
    <w:rsid w:val="00105FAB"/>
    <w:rsid w:val="001064B0"/>
    <w:rsid w:val="001065DE"/>
    <w:rsid w:val="0010753D"/>
    <w:rsid w:val="00107C93"/>
    <w:rsid w:val="00112236"/>
    <w:rsid w:val="0011347D"/>
    <w:rsid w:val="0012029E"/>
    <w:rsid w:val="00124052"/>
    <w:rsid w:val="00125C42"/>
    <w:rsid w:val="00126A68"/>
    <w:rsid w:val="00130170"/>
    <w:rsid w:val="00130ABB"/>
    <w:rsid w:val="001345A0"/>
    <w:rsid w:val="001358B9"/>
    <w:rsid w:val="001370A1"/>
    <w:rsid w:val="00142438"/>
    <w:rsid w:val="00142C2E"/>
    <w:rsid w:val="00143995"/>
    <w:rsid w:val="00145105"/>
    <w:rsid w:val="00145A4B"/>
    <w:rsid w:val="00146BC3"/>
    <w:rsid w:val="0015069C"/>
    <w:rsid w:val="00150D4C"/>
    <w:rsid w:val="0015410C"/>
    <w:rsid w:val="001568BE"/>
    <w:rsid w:val="00157537"/>
    <w:rsid w:val="00157BAB"/>
    <w:rsid w:val="001631D8"/>
    <w:rsid w:val="0016389A"/>
    <w:rsid w:val="00164D2D"/>
    <w:rsid w:val="001673B5"/>
    <w:rsid w:val="001713F1"/>
    <w:rsid w:val="00171F4C"/>
    <w:rsid w:val="00172747"/>
    <w:rsid w:val="00172DB1"/>
    <w:rsid w:val="00172E1A"/>
    <w:rsid w:val="001743FF"/>
    <w:rsid w:val="00176639"/>
    <w:rsid w:val="00176BB9"/>
    <w:rsid w:val="001776D2"/>
    <w:rsid w:val="0018032B"/>
    <w:rsid w:val="001829A0"/>
    <w:rsid w:val="001874FF"/>
    <w:rsid w:val="0019556E"/>
    <w:rsid w:val="001A3919"/>
    <w:rsid w:val="001A6517"/>
    <w:rsid w:val="001A6D97"/>
    <w:rsid w:val="001A7BE2"/>
    <w:rsid w:val="001B0485"/>
    <w:rsid w:val="001B104D"/>
    <w:rsid w:val="001B2931"/>
    <w:rsid w:val="001C0C5A"/>
    <w:rsid w:val="001C13CB"/>
    <w:rsid w:val="001C45CE"/>
    <w:rsid w:val="001C4697"/>
    <w:rsid w:val="001C4926"/>
    <w:rsid w:val="001C4DB8"/>
    <w:rsid w:val="001C5A02"/>
    <w:rsid w:val="001D1836"/>
    <w:rsid w:val="001D18AB"/>
    <w:rsid w:val="001D2A30"/>
    <w:rsid w:val="001D64C5"/>
    <w:rsid w:val="001D733F"/>
    <w:rsid w:val="001E09DD"/>
    <w:rsid w:val="001E20B0"/>
    <w:rsid w:val="001E2766"/>
    <w:rsid w:val="001E3863"/>
    <w:rsid w:val="001E415F"/>
    <w:rsid w:val="001E4896"/>
    <w:rsid w:val="001F2182"/>
    <w:rsid w:val="001F2FFD"/>
    <w:rsid w:val="001F3EF5"/>
    <w:rsid w:val="001F6C58"/>
    <w:rsid w:val="001F75D3"/>
    <w:rsid w:val="001F7928"/>
    <w:rsid w:val="002002F5"/>
    <w:rsid w:val="00200F2C"/>
    <w:rsid w:val="00202507"/>
    <w:rsid w:val="0020389E"/>
    <w:rsid w:val="00206A66"/>
    <w:rsid w:val="002079CA"/>
    <w:rsid w:val="00212EA9"/>
    <w:rsid w:val="00215EF2"/>
    <w:rsid w:val="00221420"/>
    <w:rsid w:val="002220DE"/>
    <w:rsid w:val="00226994"/>
    <w:rsid w:val="00230502"/>
    <w:rsid w:val="00236502"/>
    <w:rsid w:val="00237E14"/>
    <w:rsid w:val="00240411"/>
    <w:rsid w:val="00241815"/>
    <w:rsid w:val="00241C87"/>
    <w:rsid w:val="00244080"/>
    <w:rsid w:val="00245492"/>
    <w:rsid w:val="00245859"/>
    <w:rsid w:val="0025131D"/>
    <w:rsid w:val="002532AC"/>
    <w:rsid w:val="00255657"/>
    <w:rsid w:val="0026057F"/>
    <w:rsid w:val="00260BD9"/>
    <w:rsid w:val="00261B0A"/>
    <w:rsid w:val="00262B43"/>
    <w:rsid w:val="002634BC"/>
    <w:rsid w:val="00266255"/>
    <w:rsid w:val="00267185"/>
    <w:rsid w:val="00270DA5"/>
    <w:rsid w:val="002733C7"/>
    <w:rsid w:val="00274D8A"/>
    <w:rsid w:val="00275531"/>
    <w:rsid w:val="00277C0B"/>
    <w:rsid w:val="00280BC1"/>
    <w:rsid w:val="00280D95"/>
    <w:rsid w:val="00281BEE"/>
    <w:rsid w:val="00283094"/>
    <w:rsid w:val="00284139"/>
    <w:rsid w:val="00284171"/>
    <w:rsid w:val="00286E31"/>
    <w:rsid w:val="00286F21"/>
    <w:rsid w:val="00292D86"/>
    <w:rsid w:val="002940C5"/>
    <w:rsid w:val="00297671"/>
    <w:rsid w:val="002A0789"/>
    <w:rsid w:val="002A1188"/>
    <w:rsid w:val="002A20C4"/>
    <w:rsid w:val="002A2D43"/>
    <w:rsid w:val="002A48A6"/>
    <w:rsid w:val="002A6291"/>
    <w:rsid w:val="002B0C11"/>
    <w:rsid w:val="002B1B63"/>
    <w:rsid w:val="002B265C"/>
    <w:rsid w:val="002B27BF"/>
    <w:rsid w:val="002B512B"/>
    <w:rsid w:val="002B616F"/>
    <w:rsid w:val="002B6995"/>
    <w:rsid w:val="002B6D7F"/>
    <w:rsid w:val="002B6D9A"/>
    <w:rsid w:val="002B7491"/>
    <w:rsid w:val="002C0974"/>
    <w:rsid w:val="002C4A4F"/>
    <w:rsid w:val="002C606B"/>
    <w:rsid w:val="002C6723"/>
    <w:rsid w:val="002D002E"/>
    <w:rsid w:val="002D211E"/>
    <w:rsid w:val="002D236C"/>
    <w:rsid w:val="002D3CD5"/>
    <w:rsid w:val="002D5E70"/>
    <w:rsid w:val="002D7747"/>
    <w:rsid w:val="002E083E"/>
    <w:rsid w:val="002E181D"/>
    <w:rsid w:val="002E2101"/>
    <w:rsid w:val="002E31B1"/>
    <w:rsid w:val="002E5095"/>
    <w:rsid w:val="002E563B"/>
    <w:rsid w:val="002F06DB"/>
    <w:rsid w:val="002F1800"/>
    <w:rsid w:val="002F1AC3"/>
    <w:rsid w:val="002F349F"/>
    <w:rsid w:val="002F5400"/>
    <w:rsid w:val="002F7182"/>
    <w:rsid w:val="002F72BD"/>
    <w:rsid w:val="002F7B49"/>
    <w:rsid w:val="002F7DAE"/>
    <w:rsid w:val="00301416"/>
    <w:rsid w:val="00301CEE"/>
    <w:rsid w:val="00302225"/>
    <w:rsid w:val="00304C84"/>
    <w:rsid w:val="00305422"/>
    <w:rsid w:val="003054F8"/>
    <w:rsid w:val="00307775"/>
    <w:rsid w:val="00310B07"/>
    <w:rsid w:val="003115F9"/>
    <w:rsid w:val="00312CF9"/>
    <w:rsid w:val="0031554F"/>
    <w:rsid w:val="00317648"/>
    <w:rsid w:val="00317858"/>
    <w:rsid w:val="00320978"/>
    <w:rsid w:val="00321380"/>
    <w:rsid w:val="00326B4E"/>
    <w:rsid w:val="00331CB5"/>
    <w:rsid w:val="003329EA"/>
    <w:rsid w:val="00333579"/>
    <w:rsid w:val="0033438B"/>
    <w:rsid w:val="003400A2"/>
    <w:rsid w:val="00342145"/>
    <w:rsid w:val="003425EF"/>
    <w:rsid w:val="0034538F"/>
    <w:rsid w:val="00346C53"/>
    <w:rsid w:val="00347312"/>
    <w:rsid w:val="00347819"/>
    <w:rsid w:val="00347C87"/>
    <w:rsid w:val="0035795E"/>
    <w:rsid w:val="003603C8"/>
    <w:rsid w:val="00360C6E"/>
    <w:rsid w:val="00361511"/>
    <w:rsid w:val="00361981"/>
    <w:rsid w:val="00361C8A"/>
    <w:rsid w:val="00364C1F"/>
    <w:rsid w:val="00364D5B"/>
    <w:rsid w:val="00377C4A"/>
    <w:rsid w:val="00377EC7"/>
    <w:rsid w:val="003809E0"/>
    <w:rsid w:val="00381D71"/>
    <w:rsid w:val="00382029"/>
    <w:rsid w:val="00382E5F"/>
    <w:rsid w:val="00383484"/>
    <w:rsid w:val="00386505"/>
    <w:rsid w:val="00387126"/>
    <w:rsid w:val="00387BA3"/>
    <w:rsid w:val="0039125F"/>
    <w:rsid w:val="003930CA"/>
    <w:rsid w:val="00393101"/>
    <w:rsid w:val="003937A3"/>
    <w:rsid w:val="0039553F"/>
    <w:rsid w:val="00396B37"/>
    <w:rsid w:val="003A186E"/>
    <w:rsid w:val="003A3AFA"/>
    <w:rsid w:val="003A4C56"/>
    <w:rsid w:val="003B01F4"/>
    <w:rsid w:val="003B1FDC"/>
    <w:rsid w:val="003B2053"/>
    <w:rsid w:val="003B360D"/>
    <w:rsid w:val="003B3948"/>
    <w:rsid w:val="003B48D5"/>
    <w:rsid w:val="003B552D"/>
    <w:rsid w:val="003C1049"/>
    <w:rsid w:val="003C1CF2"/>
    <w:rsid w:val="003C2864"/>
    <w:rsid w:val="003C3818"/>
    <w:rsid w:val="003C6B2C"/>
    <w:rsid w:val="003D0B1D"/>
    <w:rsid w:val="003D1FD5"/>
    <w:rsid w:val="003D2C41"/>
    <w:rsid w:val="003D43AD"/>
    <w:rsid w:val="003E027B"/>
    <w:rsid w:val="003E1C3B"/>
    <w:rsid w:val="003E1FE8"/>
    <w:rsid w:val="003E4251"/>
    <w:rsid w:val="003E50F3"/>
    <w:rsid w:val="003E5311"/>
    <w:rsid w:val="003E7451"/>
    <w:rsid w:val="003F1D9D"/>
    <w:rsid w:val="003F2279"/>
    <w:rsid w:val="003F5A06"/>
    <w:rsid w:val="004014CB"/>
    <w:rsid w:val="00404599"/>
    <w:rsid w:val="0040484E"/>
    <w:rsid w:val="00404DD5"/>
    <w:rsid w:val="0040634E"/>
    <w:rsid w:val="0041093B"/>
    <w:rsid w:val="00410AF1"/>
    <w:rsid w:val="0041281F"/>
    <w:rsid w:val="004144DB"/>
    <w:rsid w:val="004160C6"/>
    <w:rsid w:val="00416B88"/>
    <w:rsid w:val="00424770"/>
    <w:rsid w:val="004250CE"/>
    <w:rsid w:val="00426362"/>
    <w:rsid w:val="00427053"/>
    <w:rsid w:val="00427936"/>
    <w:rsid w:val="00430060"/>
    <w:rsid w:val="0043024B"/>
    <w:rsid w:val="00434366"/>
    <w:rsid w:val="0043495E"/>
    <w:rsid w:val="00435608"/>
    <w:rsid w:val="0044097D"/>
    <w:rsid w:val="00440C5E"/>
    <w:rsid w:val="00441FC3"/>
    <w:rsid w:val="0044266B"/>
    <w:rsid w:val="004445FA"/>
    <w:rsid w:val="00447542"/>
    <w:rsid w:val="00447DE2"/>
    <w:rsid w:val="00450BD4"/>
    <w:rsid w:val="00450C93"/>
    <w:rsid w:val="00451119"/>
    <w:rsid w:val="004528AE"/>
    <w:rsid w:val="004536D4"/>
    <w:rsid w:val="00456CEF"/>
    <w:rsid w:val="00462189"/>
    <w:rsid w:val="004625D5"/>
    <w:rsid w:val="0046279D"/>
    <w:rsid w:val="00462820"/>
    <w:rsid w:val="00462980"/>
    <w:rsid w:val="00470381"/>
    <w:rsid w:val="00471A00"/>
    <w:rsid w:val="004728D7"/>
    <w:rsid w:val="00474683"/>
    <w:rsid w:val="00474D13"/>
    <w:rsid w:val="00475C63"/>
    <w:rsid w:val="00482190"/>
    <w:rsid w:val="00486744"/>
    <w:rsid w:val="0049156B"/>
    <w:rsid w:val="00491C29"/>
    <w:rsid w:val="0049497D"/>
    <w:rsid w:val="0049537C"/>
    <w:rsid w:val="00495CEE"/>
    <w:rsid w:val="0049695C"/>
    <w:rsid w:val="00496A1C"/>
    <w:rsid w:val="004A04DD"/>
    <w:rsid w:val="004A303C"/>
    <w:rsid w:val="004A4DF1"/>
    <w:rsid w:val="004B1B8E"/>
    <w:rsid w:val="004B58BC"/>
    <w:rsid w:val="004B645D"/>
    <w:rsid w:val="004B69C3"/>
    <w:rsid w:val="004B7283"/>
    <w:rsid w:val="004B72D6"/>
    <w:rsid w:val="004C0FD4"/>
    <w:rsid w:val="004C1541"/>
    <w:rsid w:val="004C2022"/>
    <w:rsid w:val="004C216B"/>
    <w:rsid w:val="004C230B"/>
    <w:rsid w:val="004C3C3E"/>
    <w:rsid w:val="004C44E9"/>
    <w:rsid w:val="004C5917"/>
    <w:rsid w:val="004C756B"/>
    <w:rsid w:val="004C7BF3"/>
    <w:rsid w:val="004D085B"/>
    <w:rsid w:val="004D0C32"/>
    <w:rsid w:val="004D3739"/>
    <w:rsid w:val="004D3C14"/>
    <w:rsid w:val="004D4525"/>
    <w:rsid w:val="004D45C2"/>
    <w:rsid w:val="004D4FA5"/>
    <w:rsid w:val="004D66BF"/>
    <w:rsid w:val="004D7444"/>
    <w:rsid w:val="004E563E"/>
    <w:rsid w:val="004E65A9"/>
    <w:rsid w:val="004F2789"/>
    <w:rsid w:val="004F43D4"/>
    <w:rsid w:val="004F5E78"/>
    <w:rsid w:val="004F6708"/>
    <w:rsid w:val="004F6E83"/>
    <w:rsid w:val="00501E6B"/>
    <w:rsid w:val="005022C0"/>
    <w:rsid w:val="00502D64"/>
    <w:rsid w:val="00503F5A"/>
    <w:rsid w:val="0050492D"/>
    <w:rsid w:val="00505D47"/>
    <w:rsid w:val="005060A7"/>
    <w:rsid w:val="00507679"/>
    <w:rsid w:val="00510134"/>
    <w:rsid w:val="00511725"/>
    <w:rsid w:val="00512097"/>
    <w:rsid w:val="005151DD"/>
    <w:rsid w:val="00521DF1"/>
    <w:rsid w:val="0052299A"/>
    <w:rsid w:val="00524C85"/>
    <w:rsid w:val="00525F2E"/>
    <w:rsid w:val="005265AA"/>
    <w:rsid w:val="00527EAC"/>
    <w:rsid w:val="00533582"/>
    <w:rsid w:val="00536086"/>
    <w:rsid w:val="005361D1"/>
    <w:rsid w:val="005424CC"/>
    <w:rsid w:val="00545973"/>
    <w:rsid w:val="00546CEC"/>
    <w:rsid w:val="00546D07"/>
    <w:rsid w:val="0055003F"/>
    <w:rsid w:val="00552572"/>
    <w:rsid w:val="005531F5"/>
    <w:rsid w:val="00553FBE"/>
    <w:rsid w:val="005544D7"/>
    <w:rsid w:val="005552C1"/>
    <w:rsid w:val="00555D45"/>
    <w:rsid w:val="00555FAE"/>
    <w:rsid w:val="00556DFB"/>
    <w:rsid w:val="00556E03"/>
    <w:rsid w:val="005573A5"/>
    <w:rsid w:val="00557715"/>
    <w:rsid w:val="00561D36"/>
    <w:rsid w:val="00562C79"/>
    <w:rsid w:val="00564C98"/>
    <w:rsid w:val="00565146"/>
    <w:rsid w:val="0056670F"/>
    <w:rsid w:val="005669F2"/>
    <w:rsid w:val="00570808"/>
    <w:rsid w:val="005726A8"/>
    <w:rsid w:val="005741F7"/>
    <w:rsid w:val="00574523"/>
    <w:rsid w:val="00576710"/>
    <w:rsid w:val="0058107C"/>
    <w:rsid w:val="00581C1F"/>
    <w:rsid w:val="00587C32"/>
    <w:rsid w:val="005922FB"/>
    <w:rsid w:val="005938E2"/>
    <w:rsid w:val="00593A22"/>
    <w:rsid w:val="0059528D"/>
    <w:rsid w:val="005A11E1"/>
    <w:rsid w:val="005A3921"/>
    <w:rsid w:val="005A4809"/>
    <w:rsid w:val="005A61FE"/>
    <w:rsid w:val="005B24A4"/>
    <w:rsid w:val="005B3096"/>
    <w:rsid w:val="005B7AC6"/>
    <w:rsid w:val="005C654C"/>
    <w:rsid w:val="005C662B"/>
    <w:rsid w:val="005C7918"/>
    <w:rsid w:val="005D54AC"/>
    <w:rsid w:val="005D5F79"/>
    <w:rsid w:val="005D753E"/>
    <w:rsid w:val="005D7E80"/>
    <w:rsid w:val="005E0538"/>
    <w:rsid w:val="005E1F67"/>
    <w:rsid w:val="005E32AB"/>
    <w:rsid w:val="005E38C4"/>
    <w:rsid w:val="005E6074"/>
    <w:rsid w:val="005E6BA0"/>
    <w:rsid w:val="005F000A"/>
    <w:rsid w:val="005F00AE"/>
    <w:rsid w:val="005F07B6"/>
    <w:rsid w:val="005F121D"/>
    <w:rsid w:val="005F26A5"/>
    <w:rsid w:val="005F40CB"/>
    <w:rsid w:val="005F5279"/>
    <w:rsid w:val="005F62C6"/>
    <w:rsid w:val="005F769C"/>
    <w:rsid w:val="005F7FC6"/>
    <w:rsid w:val="00602F4A"/>
    <w:rsid w:val="006066A0"/>
    <w:rsid w:val="00607548"/>
    <w:rsid w:val="00610AFC"/>
    <w:rsid w:val="00612CFA"/>
    <w:rsid w:val="0061555E"/>
    <w:rsid w:val="00616A64"/>
    <w:rsid w:val="00625915"/>
    <w:rsid w:val="00627B9B"/>
    <w:rsid w:val="00631EA2"/>
    <w:rsid w:val="00633F51"/>
    <w:rsid w:val="00635274"/>
    <w:rsid w:val="006356CD"/>
    <w:rsid w:val="00641150"/>
    <w:rsid w:val="0064281C"/>
    <w:rsid w:val="00642CEA"/>
    <w:rsid w:val="00642DDC"/>
    <w:rsid w:val="0065178D"/>
    <w:rsid w:val="00655C7A"/>
    <w:rsid w:val="00655D5D"/>
    <w:rsid w:val="00657322"/>
    <w:rsid w:val="0066237D"/>
    <w:rsid w:val="006627FB"/>
    <w:rsid w:val="006671A4"/>
    <w:rsid w:val="0067018B"/>
    <w:rsid w:val="006708E8"/>
    <w:rsid w:val="00671018"/>
    <w:rsid w:val="00675426"/>
    <w:rsid w:val="00677A81"/>
    <w:rsid w:val="00680CEE"/>
    <w:rsid w:val="006839AE"/>
    <w:rsid w:val="00684D8F"/>
    <w:rsid w:val="00685824"/>
    <w:rsid w:val="00686546"/>
    <w:rsid w:val="00686D73"/>
    <w:rsid w:val="0068718A"/>
    <w:rsid w:val="006875E0"/>
    <w:rsid w:val="00687AFD"/>
    <w:rsid w:val="00696E32"/>
    <w:rsid w:val="006A410A"/>
    <w:rsid w:val="006A4E5A"/>
    <w:rsid w:val="006A6986"/>
    <w:rsid w:val="006B2064"/>
    <w:rsid w:val="006B2074"/>
    <w:rsid w:val="006B3273"/>
    <w:rsid w:val="006B3293"/>
    <w:rsid w:val="006B3298"/>
    <w:rsid w:val="006B354E"/>
    <w:rsid w:val="006B3565"/>
    <w:rsid w:val="006B7080"/>
    <w:rsid w:val="006C0768"/>
    <w:rsid w:val="006C2294"/>
    <w:rsid w:val="006C4274"/>
    <w:rsid w:val="006C4CD5"/>
    <w:rsid w:val="006C4CFA"/>
    <w:rsid w:val="006C5911"/>
    <w:rsid w:val="006D2BB3"/>
    <w:rsid w:val="006D2F82"/>
    <w:rsid w:val="006D5439"/>
    <w:rsid w:val="006E477B"/>
    <w:rsid w:val="006E70B0"/>
    <w:rsid w:val="006E7B30"/>
    <w:rsid w:val="006F0E54"/>
    <w:rsid w:val="006F256C"/>
    <w:rsid w:val="006F2910"/>
    <w:rsid w:val="006F39A3"/>
    <w:rsid w:val="006F4CA8"/>
    <w:rsid w:val="006F695E"/>
    <w:rsid w:val="00700421"/>
    <w:rsid w:val="00701AC3"/>
    <w:rsid w:val="00703D7D"/>
    <w:rsid w:val="00704F53"/>
    <w:rsid w:val="00710868"/>
    <w:rsid w:val="00711D9E"/>
    <w:rsid w:val="00712E09"/>
    <w:rsid w:val="007138E3"/>
    <w:rsid w:val="00713C78"/>
    <w:rsid w:val="0071427A"/>
    <w:rsid w:val="0071723D"/>
    <w:rsid w:val="00725F30"/>
    <w:rsid w:val="00731F79"/>
    <w:rsid w:val="00732E14"/>
    <w:rsid w:val="007340F8"/>
    <w:rsid w:val="00734CB4"/>
    <w:rsid w:val="00740DEE"/>
    <w:rsid w:val="00742FB7"/>
    <w:rsid w:val="0074377C"/>
    <w:rsid w:val="00744ADB"/>
    <w:rsid w:val="00747B84"/>
    <w:rsid w:val="00750B76"/>
    <w:rsid w:val="00750E78"/>
    <w:rsid w:val="00754098"/>
    <w:rsid w:val="00754ABC"/>
    <w:rsid w:val="00761CFC"/>
    <w:rsid w:val="00763A35"/>
    <w:rsid w:val="007707EF"/>
    <w:rsid w:val="007726C9"/>
    <w:rsid w:val="00772B5E"/>
    <w:rsid w:val="00775987"/>
    <w:rsid w:val="0078515B"/>
    <w:rsid w:val="0078589D"/>
    <w:rsid w:val="00785C90"/>
    <w:rsid w:val="00787D92"/>
    <w:rsid w:val="007903D2"/>
    <w:rsid w:val="007914FF"/>
    <w:rsid w:val="00791C8A"/>
    <w:rsid w:val="00792D61"/>
    <w:rsid w:val="007935A4"/>
    <w:rsid w:val="00794CC3"/>
    <w:rsid w:val="00795856"/>
    <w:rsid w:val="00796845"/>
    <w:rsid w:val="007974AA"/>
    <w:rsid w:val="007A1033"/>
    <w:rsid w:val="007A10F7"/>
    <w:rsid w:val="007A6069"/>
    <w:rsid w:val="007A712F"/>
    <w:rsid w:val="007B1840"/>
    <w:rsid w:val="007B1989"/>
    <w:rsid w:val="007B3B68"/>
    <w:rsid w:val="007B3DE4"/>
    <w:rsid w:val="007C25F3"/>
    <w:rsid w:val="007C41AD"/>
    <w:rsid w:val="007C5E2A"/>
    <w:rsid w:val="007C6014"/>
    <w:rsid w:val="007D0E96"/>
    <w:rsid w:val="007D27B0"/>
    <w:rsid w:val="007D3650"/>
    <w:rsid w:val="007D44B1"/>
    <w:rsid w:val="007D5403"/>
    <w:rsid w:val="007E01A6"/>
    <w:rsid w:val="007E1E2D"/>
    <w:rsid w:val="007E60B2"/>
    <w:rsid w:val="007E704C"/>
    <w:rsid w:val="007E7778"/>
    <w:rsid w:val="007F173B"/>
    <w:rsid w:val="007F3D59"/>
    <w:rsid w:val="007F4A4B"/>
    <w:rsid w:val="007F5009"/>
    <w:rsid w:val="007F78B9"/>
    <w:rsid w:val="00800A9A"/>
    <w:rsid w:val="00801A44"/>
    <w:rsid w:val="0080227F"/>
    <w:rsid w:val="008028B9"/>
    <w:rsid w:val="00803797"/>
    <w:rsid w:val="0080381B"/>
    <w:rsid w:val="00804574"/>
    <w:rsid w:val="008047B6"/>
    <w:rsid w:val="0080485E"/>
    <w:rsid w:val="008074FC"/>
    <w:rsid w:val="00810889"/>
    <w:rsid w:val="00811016"/>
    <w:rsid w:val="0081449F"/>
    <w:rsid w:val="0081528C"/>
    <w:rsid w:val="008256CB"/>
    <w:rsid w:val="00825A73"/>
    <w:rsid w:val="008266CB"/>
    <w:rsid w:val="00826B39"/>
    <w:rsid w:val="00830113"/>
    <w:rsid w:val="00830323"/>
    <w:rsid w:val="00832BE5"/>
    <w:rsid w:val="00837293"/>
    <w:rsid w:val="008372E6"/>
    <w:rsid w:val="00837BC0"/>
    <w:rsid w:val="008557C6"/>
    <w:rsid w:val="00856A57"/>
    <w:rsid w:val="00856DEE"/>
    <w:rsid w:val="00864785"/>
    <w:rsid w:val="00866AB6"/>
    <w:rsid w:val="00870A43"/>
    <w:rsid w:val="00870FD0"/>
    <w:rsid w:val="00880733"/>
    <w:rsid w:val="00880754"/>
    <w:rsid w:val="00881462"/>
    <w:rsid w:val="00881D74"/>
    <w:rsid w:val="00885CD0"/>
    <w:rsid w:val="0088680E"/>
    <w:rsid w:val="00893447"/>
    <w:rsid w:val="00893E68"/>
    <w:rsid w:val="008963D2"/>
    <w:rsid w:val="008969FB"/>
    <w:rsid w:val="008A50D9"/>
    <w:rsid w:val="008B05CA"/>
    <w:rsid w:val="008B0ADF"/>
    <w:rsid w:val="008B1B9C"/>
    <w:rsid w:val="008B210E"/>
    <w:rsid w:val="008B215F"/>
    <w:rsid w:val="008B22E1"/>
    <w:rsid w:val="008B2326"/>
    <w:rsid w:val="008B27DC"/>
    <w:rsid w:val="008B486B"/>
    <w:rsid w:val="008B5336"/>
    <w:rsid w:val="008B7E4C"/>
    <w:rsid w:val="008C1170"/>
    <w:rsid w:val="008C2007"/>
    <w:rsid w:val="008C2495"/>
    <w:rsid w:val="008C30B1"/>
    <w:rsid w:val="008C436D"/>
    <w:rsid w:val="008C44ED"/>
    <w:rsid w:val="008C45F2"/>
    <w:rsid w:val="008D08AA"/>
    <w:rsid w:val="008D184B"/>
    <w:rsid w:val="008D2505"/>
    <w:rsid w:val="008D4D47"/>
    <w:rsid w:val="008D6F4A"/>
    <w:rsid w:val="008D7206"/>
    <w:rsid w:val="008E0373"/>
    <w:rsid w:val="008E0BAC"/>
    <w:rsid w:val="008E339B"/>
    <w:rsid w:val="008E5E03"/>
    <w:rsid w:val="008E750A"/>
    <w:rsid w:val="008F14CD"/>
    <w:rsid w:val="008F6D6A"/>
    <w:rsid w:val="00913E32"/>
    <w:rsid w:val="0091692B"/>
    <w:rsid w:val="00921847"/>
    <w:rsid w:val="00921E07"/>
    <w:rsid w:val="0092232B"/>
    <w:rsid w:val="00923798"/>
    <w:rsid w:val="00923897"/>
    <w:rsid w:val="009253E6"/>
    <w:rsid w:val="00925E0D"/>
    <w:rsid w:val="00927585"/>
    <w:rsid w:val="0093058C"/>
    <w:rsid w:val="00931928"/>
    <w:rsid w:val="00932E1E"/>
    <w:rsid w:val="00940582"/>
    <w:rsid w:val="00942A29"/>
    <w:rsid w:val="00943132"/>
    <w:rsid w:val="00946481"/>
    <w:rsid w:val="00950801"/>
    <w:rsid w:val="00951368"/>
    <w:rsid w:val="00951E93"/>
    <w:rsid w:val="00952478"/>
    <w:rsid w:val="009539A8"/>
    <w:rsid w:val="0095413D"/>
    <w:rsid w:val="009549D9"/>
    <w:rsid w:val="00955AB9"/>
    <w:rsid w:val="0095703E"/>
    <w:rsid w:val="0095705A"/>
    <w:rsid w:val="009570C8"/>
    <w:rsid w:val="00957999"/>
    <w:rsid w:val="009602C4"/>
    <w:rsid w:val="00960689"/>
    <w:rsid w:val="00962C45"/>
    <w:rsid w:val="00963450"/>
    <w:rsid w:val="0096376F"/>
    <w:rsid w:val="009645DF"/>
    <w:rsid w:val="00966EC8"/>
    <w:rsid w:val="009670C6"/>
    <w:rsid w:val="009730FA"/>
    <w:rsid w:val="009744C9"/>
    <w:rsid w:val="00976284"/>
    <w:rsid w:val="00980304"/>
    <w:rsid w:val="00982501"/>
    <w:rsid w:val="00985516"/>
    <w:rsid w:val="00991F08"/>
    <w:rsid w:val="00995197"/>
    <w:rsid w:val="00995DF8"/>
    <w:rsid w:val="00997417"/>
    <w:rsid w:val="00997A3F"/>
    <w:rsid w:val="009A0361"/>
    <w:rsid w:val="009A04E0"/>
    <w:rsid w:val="009A24FC"/>
    <w:rsid w:val="009A29EB"/>
    <w:rsid w:val="009A372D"/>
    <w:rsid w:val="009A3EAB"/>
    <w:rsid w:val="009A56F6"/>
    <w:rsid w:val="009A584C"/>
    <w:rsid w:val="009A643F"/>
    <w:rsid w:val="009A6ABA"/>
    <w:rsid w:val="009B1A51"/>
    <w:rsid w:val="009B1C46"/>
    <w:rsid w:val="009B22EC"/>
    <w:rsid w:val="009B49A5"/>
    <w:rsid w:val="009B64EB"/>
    <w:rsid w:val="009B6619"/>
    <w:rsid w:val="009C1B1A"/>
    <w:rsid w:val="009C245E"/>
    <w:rsid w:val="009C58A9"/>
    <w:rsid w:val="009C76AD"/>
    <w:rsid w:val="009D3D62"/>
    <w:rsid w:val="009D4121"/>
    <w:rsid w:val="009D51C1"/>
    <w:rsid w:val="009E05B9"/>
    <w:rsid w:val="009E23C0"/>
    <w:rsid w:val="009E3E8F"/>
    <w:rsid w:val="009F10A6"/>
    <w:rsid w:val="009F3612"/>
    <w:rsid w:val="009F3A7B"/>
    <w:rsid w:val="009F48E8"/>
    <w:rsid w:val="009F7AB4"/>
    <w:rsid w:val="00A01CF9"/>
    <w:rsid w:val="00A0220D"/>
    <w:rsid w:val="00A04550"/>
    <w:rsid w:val="00A04770"/>
    <w:rsid w:val="00A0696B"/>
    <w:rsid w:val="00A11935"/>
    <w:rsid w:val="00A126D8"/>
    <w:rsid w:val="00A14718"/>
    <w:rsid w:val="00A16601"/>
    <w:rsid w:val="00A20492"/>
    <w:rsid w:val="00A219AF"/>
    <w:rsid w:val="00A223C2"/>
    <w:rsid w:val="00A22E95"/>
    <w:rsid w:val="00A240C5"/>
    <w:rsid w:val="00A25101"/>
    <w:rsid w:val="00A30773"/>
    <w:rsid w:val="00A330F5"/>
    <w:rsid w:val="00A344AC"/>
    <w:rsid w:val="00A3549A"/>
    <w:rsid w:val="00A37083"/>
    <w:rsid w:val="00A46637"/>
    <w:rsid w:val="00A47814"/>
    <w:rsid w:val="00A50FA1"/>
    <w:rsid w:val="00A534DD"/>
    <w:rsid w:val="00A537A0"/>
    <w:rsid w:val="00A538D8"/>
    <w:rsid w:val="00A5459E"/>
    <w:rsid w:val="00A545B8"/>
    <w:rsid w:val="00A55273"/>
    <w:rsid w:val="00A55DBB"/>
    <w:rsid w:val="00A62336"/>
    <w:rsid w:val="00A6449E"/>
    <w:rsid w:val="00A65A60"/>
    <w:rsid w:val="00A6615F"/>
    <w:rsid w:val="00A6696B"/>
    <w:rsid w:val="00A71109"/>
    <w:rsid w:val="00A731A0"/>
    <w:rsid w:val="00A74E25"/>
    <w:rsid w:val="00A76286"/>
    <w:rsid w:val="00A77FC4"/>
    <w:rsid w:val="00A805C9"/>
    <w:rsid w:val="00A82E99"/>
    <w:rsid w:val="00A8460B"/>
    <w:rsid w:val="00A85F50"/>
    <w:rsid w:val="00A86FFA"/>
    <w:rsid w:val="00A87209"/>
    <w:rsid w:val="00A91F8E"/>
    <w:rsid w:val="00A92BF5"/>
    <w:rsid w:val="00A94CC1"/>
    <w:rsid w:val="00A96649"/>
    <w:rsid w:val="00A976C1"/>
    <w:rsid w:val="00AA091C"/>
    <w:rsid w:val="00AA30C1"/>
    <w:rsid w:val="00AA4214"/>
    <w:rsid w:val="00AA4B27"/>
    <w:rsid w:val="00AA5C59"/>
    <w:rsid w:val="00AA72CC"/>
    <w:rsid w:val="00AB24F3"/>
    <w:rsid w:val="00AB26C2"/>
    <w:rsid w:val="00AB549E"/>
    <w:rsid w:val="00AC0538"/>
    <w:rsid w:val="00AC346D"/>
    <w:rsid w:val="00AC441A"/>
    <w:rsid w:val="00AC48B1"/>
    <w:rsid w:val="00AD3D38"/>
    <w:rsid w:val="00AD5920"/>
    <w:rsid w:val="00AD67AA"/>
    <w:rsid w:val="00AE0A07"/>
    <w:rsid w:val="00AE0B5A"/>
    <w:rsid w:val="00AE1348"/>
    <w:rsid w:val="00AE1F6D"/>
    <w:rsid w:val="00AE20BC"/>
    <w:rsid w:val="00AE4142"/>
    <w:rsid w:val="00AE4199"/>
    <w:rsid w:val="00AE5D9A"/>
    <w:rsid w:val="00AE719E"/>
    <w:rsid w:val="00AF0396"/>
    <w:rsid w:val="00AF1927"/>
    <w:rsid w:val="00AF2483"/>
    <w:rsid w:val="00AF3416"/>
    <w:rsid w:val="00AF53FB"/>
    <w:rsid w:val="00AF68D0"/>
    <w:rsid w:val="00AF75EC"/>
    <w:rsid w:val="00B00722"/>
    <w:rsid w:val="00B036D4"/>
    <w:rsid w:val="00B1077F"/>
    <w:rsid w:val="00B11955"/>
    <w:rsid w:val="00B12AB3"/>
    <w:rsid w:val="00B15AD4"/>
    <w:rsid w:val="00B1633A"/>
    <w:rsid w:val="00B179B1"/>
    <w:rsid w:val="00B21026"/>
    <w:rsid w:val="00B22EAC"/>
    <w:rsid w:val="00B24866"/>
    <w:rsid w:val="00B30FFA"/>
    <w:rsid w:val="00B31691"/>
    <w:rsid w:val="00B31F40"/>
    <w:rsid w:val="00B33D78"/>
    <w:rsid w:val="00B34703"/>
    <w:rsid w:val="00B35B75"/>
    <w:rsid w:val="00B35E32"/>
    <w:rsid w:val="00B36545"/>
    <w:rsid w:val="00B36F62"/>
    <w:rsid w:val="00B41B79"/>
    <w:rsid w:val="00B4227E"/>
    <w:rsid w:val="00B45DCD"/>
    <w:rsid w:val="00B45FCF"/>
    <w:rsid w:val="00B47CB9"/>
    <w:rsid w:val="00B50789"/>
    <w:rsid w:val="00B519AE"/>
    <w:rsid w:val="00B53096"/>
    <w:rsid w:val="00B53107"/>
    <w:rsid w:val="00B60902"/>
    <w:rsid w:val="00B7078F"/>
    <w:rsid w:val="00B72644"/>
    <w:rsid w:val="00B73874"/>
    <w:rsid w:val="00B77DA4"/>
    <w:rsid w:val="00B81201"/>
    <w:rsid w:val="00B82EB3"/>
    <w:rsid w:val="00B832C9"/>
    <w:rsid w:val="00B84A8C"/>
    <w:rsid w:val="00B85BC2"/>
    <w:rsid w:val="00B91530"/>
    <w:rsid w:val="00B9395C"/>
    <w:rsid w:val="00B97C32"/>
    <w:rsid w:val="00B97C70"/>
    <w:rsid w:val="00BA0580"/>
    <w:rsid w:val="00BA2FDB"/>
    <w:rsid w:val="00BA41FA"/>
    <w:rsid w:val="00BA56D7"/>
    <w:rsid w:val="00BA6ECD"/>
    <w:rsid w:val="00BB093B"/>
    <w:rsid w:val="00BB252E"/>
    <w:rsid w:val="00BB358F"/>
    <w:rsid w:val="00BB35E8"/>
    <w:rsid w:val="00BB3E89"/>
    <w:rsid w:val="00BB4E57"/>
    <w:rsid w:val="00BB6419"/>
    <w:rsid w:val="00BB6BB0"/>
    <w:rsid w:val="00BC079B"/>
    <w:rsid w:val="00BC18C1"/>
    <w:rsid w:val="00BC22E4"/>
    <w:rsid w:val="00BC26D1"/>
    <w:rsid w:val="00BC3844"/>
    <w:rsid w:val="00BC4067"/>
    <w:rsid w:val="00BD0C62"/>
    <w:rsid w:val="00BD25F3"/>
    <w:rsid w:val="00BD506D"/>
    <w:rsid w:val="00BD5828"/>
    <w:rsid w:val="00BE1417"/>
    <w:rsid w:val="00BE18E4"/>
    <w:rsid w:val="00BE706F"/>
    <w:rsid w:val="00BE7B90"/>
    <w:rsid w:val="00BF098A"/>
    <w:rsid w:val="00BF17B8"/>
    <w:rsid w:val="00BF46B5"/>
    <w:rsid w:val="00BF6D3D"/>
    <w:rsid w:val="00C00698"/>
    <w:rsid w:val="00C0751C"/>
    <w:rsid w:val="00C10028"/>
    <w:rsid w:val="00C10E2D"/>
    <w:rsid w:val="00C14850"/>
    <w:rsid w:val="00C16ACE"/>
    <w:rsid w:val="00C17BE0"/>
    <w:rsid w:val="00C20B93"/>
    <w:rsid w:val="00C2281C"/>
    <w:rsid w:val="00C22D51"/>
    <w:rsid w:val="00C22EC4"/>
    <w:rsid w:val="00C22F8F"/>
    <w:rsid w:val="00C232B2"/>
    <w:rsid w:val="00C26D35"/>
    <w:rsid w:val="00C27AE2"/>
    <w:rsid w:val="00C364A0"/>
    <w:rsid w:val="00C37D8F"/>
    <w:rsid w:val="00C403B3"/>
    <w:rsid w:val="00C42710"/>
    <w:rsid w:val="00C4519D"/>
    <w:rsid w:val="00C45D21"/>
    <w:rsid w:val="00C53DC0"/>
    <w:rsid w:val="00C54499"/>
    <w:rsid w:val="00C55C57"/>
    <w:rsid w:val="00C55F53"/>
    <w:rsid w:val="00C606CD"/>
    <w:rsid w:val="00C61A2A"/>
    <w:rsid w:val="00C62494"/>
    <w:rsid w:val="00C62F5F"/>
    <w:rsid w:val="00C636E8"/>
    <w:rsid w:val="00C63D92"/>
    <w:rsid w:val="00C63F55"/>
    <w:rsid w:val="00C72257"/>
    <w:rsid w:val="00C7319F"/>
    <w:rsid w:val="00C7381D"/>
    <w:rsid w:val="00C73F8D"/>
    <w:rsid w:val="00C75C3D"/>
    <w:rsid w:val="00C76B6C"/>
    <w:rsid w:val="00C76F7B"/>
    <w:rsid w:val="00C77C89"/>
    <w:rsid w:val="00C77F8C"/>
    <w:rsid w:val="00C81C51"/>
    <w:rsid w:val="00C83259"/>
    <w:rsid w:val="00C90283"/>
    <w:rsid w:val="00C90373"/>
    <w:rsid w:val="00C91564"/>
    <w:rsid w:val="00C93F64"/>
    <w:rsid w:val="00C93FCD"/>
    <w:rsid w:val="00C941D8"/>
    <w:rsid w:val="00C95C4F"/>
    <w:rsid w:val="00CA157F"/>
    <w:rsid w:val="00CA17C6"/>
    <w:rsid w:val="00CA18B7"/>
    <w:rsid w:val="00CA1F90"/>
    <w:rsid w:val="00CA22E4"/>
    <w:rsid w:val="00CA27C0"/>
    <w:rsid w:val="00CA4422"/>
    <w:rsid w:val="00CA5E1A"/>
    <w:rsid w:val="00CB067F"/>
    <w:rsid w:val="00CB1F10"/>
    <w:rsid w:val="00CB206D"/>
    <w:rsid w:val="00CB522D"/>
    <w:rsid w:val="00CB53B0"/>
    <w:rsid w:val="00CB58B6"/>
    <w:rsid w:val="00CB5FD6"/>
    <w:rsid w:val="00CC070E"/>
    <w:rsid w:val="00CC0B34"/>
    <w:rsid w:val="00CC16FB"/>
    <w:rsid w:val="00CC37EE"/>
    <w:rsid w:val="00CC4010"/>
    <w:rsid w:val="00CC55B2"/>
    <w:rsid w:val="00CC6641"/>
    <w:rsid w:val="00CD1413"/>
    <w:rsid w:val="00CD396A"/>
    <w:rsid w:val="00CE351F"/>
    <w:rsid w:val="00CE3B25"/>
    <w:rsid w:val="00CE3D2D"/>
    <w:rsid w:val="00CE5ADB"/>
    <w:rsid w:val="00CF1441"/>
    <w:rsid w:val="00CF192D"/>
    <w:rsid w:val="00CF2AB8"/>
    <w:rsid w:val="00CF42D8"/>
    <w:rsid w:val="00CF454A"/>
    <w:rsid w:val="00CF4A03"/>
    <w:rsid w:val="00CF4D0A"/>
    <w:rsid w:val="00CF52D9"/>
    <w:rsid w:val="00CF5309"/>
    <w:rsid w:val="00CF6A67"/>
    <w:rsid w:val="00CF70C7"/>
    <w:rsid w:val="00D0273E"/>
    <w:rsid w:val="00D027E6"/>
    <w:rsid w:val="00D02EDB"/>
    <w:rsid w:val="00D04A18"/>
    <w:rsid w:val="00D12AC6"/>
    <w:rsid w:val="00D13FDF"/>
    <w:rsid w:val="00D22948"/>
    <w:rsid w:val="00D2339F"/>
    <w:rsid w:val="00D26C3F"/>
    <w:rsid w:val="00D30D64"/>
    <w:rsid w:val="00D317AD"/>
    <w:rsid w:val="00D32054"/>
    <w:rsid w:val="00D32DE6"/>
    <w:rsid w:val="00D3354B"/>
    <w:rsid w:val="00D33FEE"/>
    <w:rsid w:val="00D35D14"/>
    <w:rsid w:val="00D407C3"/>
    <w:rsid w:val="00D40EC8"/>
    <w:rsid w:val="00D413FA"/>
    <w:rsid w:val="00D4215A"/>
    <w:rsid w:val="00D432F2"/>
    <w:rsid w:val="00D43E45"/>
    <w:rsid w:val="00D44534"/>
    <w:rsid w:val="00D53DB3"/>
    <w:rsid w:val="00D540DA"/>
    <w:rsid w:val="00D563F0"/>
    <w:rsid w:val="00D60777"/>
    <w:rsid w:val="00D60F88"/>
    <w:rsid w:val="00D622D8"/>
    <w:rsid w:val="00D6359E"/>
    <w:rsid w:val="00D63A8B"/>
    <w:rsid w:val="00D64A73"/>
    <w:rsid w:val="00D671FA"/>
    <w:rsid w:val="00D67304"/>
    <w:rsid w:val="00D70E81"/>
    <w:rsid w:val="00D738AF"/>
    <w:rsid w:val="00D73A69"/>
    <w:rsid w:val="00D73D0B"/>
    <w:rsid w:val="00D7647C"/>
    <w:rsid w:val="00D769B3"/>
    <w:rsid w:val="00D774C6"/>
    <w:rsid w:val="00D81650"/>
    <w:rsid w:val="00D81DC9"/>
    <w:rsid w:val="00D826A5"/>
    <w:rsid w:val="00D856A2"/>
    <w:rsid w:val="00D85797"/>
    <w:rsid w:val="00D86937"/>
    <w:rsid w:val="00D87C7C"/>
    <w:rsid w:val="00D94A90"/>
    <w:rsid w:val="00D964A5"/>
    <w:rsid w:val="00D968F6"/>
    <w:rsid w:val="00DA152A"/>
    <w:rsid w:val="00DA25B5"/>
    <w:rsid w:val="00DA3050"/>
    <w:rsid w:val="00DA37FC"/>
    <w:rsid w:val="00DA3C33"/>
    <w:rsid w:val="00DA606A"/>
    <w:rsid w:val="00DA71CE"/>
    <w:rsid w:val="00DB69F7"/>
    <w:rsid w:val="00DC392E"/>
    <w:rsid w:val="00DC48D9"/>
    <w:rsid w:val="00DC4EA7"/>
    <w:rsid w:val="00DC5D22"/>
    <w:rsid w:val="00DC63B3"/>
    <w:rsid w:val="00DC691F"/>
    <w:rsid w:val="00DD2BD7"/>
    <w:rsid w:val="00DD4607"/>
    <w:rsid w:val="00DD5CCD"/>
    <w:rsid w:val="00DD6589"/>
    <w:rsid w:val="00DD7662"/>
    <w:rsid w:val="00DE251B"/>
    <w:rsid w:val="00DE6A53"/>
    <w:rsid w:val="00DE79A5"/>
    <w:rsid w:val="00DE7BAC"/>
    <w:rsid w:val="00DF0502"/>
    <w:rsid w:val="00DF0EF3"/>
    <w:rsid w:val="00DF2908"/>
    <w:rsid w:val="00DF2A9B"/>
    <w:rsid w:val="00DF32A8"/>
    <w:rsid w:val="00DF4E78"/>
    <w:rsid w:val="00DF51A5"/>
    <w:rsid w:val="00E001DC"/>
    <w:rsid w:val="00E004C5"/>
    <w:rsid w:val="00E00708"/>
    <w:rsid w:val="00E01C49"/>
    <w:rsid w:val="00E103AE"/>
    <w:rsid w:val="00E105EA"/>
    <w:rsid w:val="00E114C3"/>
    <w:rsid w:val="00E160F3"/>
    <w:rsid w:val="00E162BF"/>
    <w:rsid w:val="00E20BA1"/>
    <w:rsid w:val="00E20FBC"/>
    <w:rsid w:val="00E228AE"/>
    <w:rsid w:val="00E238E9"/>
    <w:rsid w:val="00E265D1"/>
    <w:rsid w:val="00E278D6"/>
    <w:rsid w:val="00E30635"/>
    <w:rsid w:val="00E30D87"/>
    <w:rsid w:val="00E3223E"/>
    <w:rsid w:val="00E3478B"/>
    <w:rsid w:val="00E41F3C"/>
    <w:rsid w:val="00E41FD8"/>
    <w:rsid w:val="00E42189"/>
    <w:rsid w:val="00E43192"/>
    <w:rsid w:val="00E4539B"/>
    <w:rsid w:val="00E45936"/>
    <w:rsid w:val="00E45BBD"/>
    <w:rsid w:val="00E465CC"/>
    <w:rsid w:val="00E46F24"/>
    <w:rsid w:val="00E4707F"/>
    <w:rsid w:val="00E52105"/>
    <w:rsid w:val="00E52C6F"/>
    <w:rsid w:val="00E53B58"/>
    <w:rsid w:val="00E57791"/>
    <w:rsid w:val="00E619FA"/>
    <w:rsid w:val="00E61F72"/>
    <w:rsid w:val="00E653A3"/>
    <w:rsid w:val="00E70BC4"/>
    <w:rsid w:val="00E72AF7"/>
    <w:rsid w:val="00E72D10"/>
    <w:rsid w:val="00E72F3F"/>
    <w:rsid w:val="00E73DA3"/>
    <w:rsid w:val="00E745A0"/>
    <w:rsid w:val="00E767B3"/>
    <w:rsid w:val="00E823C3"/>
    <w:rsid w:val="00E832EA"/>
    <w:rsid w:val="00E84033"/>
    <w:rsid w:val="00E8567C"/>
    <w:rsid w:val="00E926E4"/>
    <w:rsid w:val="00E93503"/>
    <w:rsid w:val="00E93859"/>
    <w:rsid w:val="00E962BB"/>
    <w:rsid w:val="00E969F4"/>
    <w:rsid w:val="00E97F03"/>
    <w:rsid w:val="00E97F33"/>
    <w:rsid w:val="00EA34E3"/>
    <w:rsid w:val="00EA58AD"/>
    <w:rsid w:val="00EA6A79"/>
    <w:rsid w:val="00EB2E88"/>
    <w:rsid w:val="00EB3A77"/>
    <w:rsid w:val="00EB4E4C"/>
    <w:rsid w:val="00EB61F7"/>
    <w:rsid w:val="00EC1293"/>
    <w:rsid w:val="00EC1CD1"/>
    <w:rsid w:val="00EC2FE9"/>
    <w:rsid w:val="00EC3A3A"/>
    <w:rsid w:val="00EC458B"/>
    <w:rsid w:val="00EC4E3E"/>
    <w:rsid w:val="00EC63E3"/>
    <w:rsid w:val="00EC78BD"/>
    <w:rsid w:val="00EC7CF8"/>
    <w:rsid w:val="00ED0736"/>
    <w:rsid w:val="00ED19D6"/>
    <w:rsid w:val="00ED5505"/>
    <w:rsid w:val="00EE03D4"/>
    <w:rsid w:val="00EE10A8"/>
    <w:rsid w:val="00EE12C2"/>
    <w:rsid w:val="00EE26D2"/>
    <w:rsid w:val="00EE3550"/>
    <w:rsid w:val="00EE5DC6"/>
    <w:rsid w:val="00EE6A1E"/>
    <w:rsid w:val="00EF37CB"/>
    <w:rsid w:val="00EF49B6"/>
    <w:rsid w:val="00EF4D79"/>
    <w:rsid w:val="00EF573E"/>
    <w:rsid w:val="00F0639A"/>
    <w:rsid w:val="00F10292"/>
    <w:rsid w:val="00F115EC"/>
    <w:rsid w:val="00F13403"/>
    <w:rsid w:val="00F145B6"/>
    <w:rsid w:val="00F14F37"/>
    <w:rsid w:val="00F174B7"/>
    <w:rsid w:val="00F177D4"/>
    <w:rsid w:val="00F207F5"/>
    <w:rsid w:val="00F22327"/>
    <w:rsid w:val="00F224D1"/>
    <w:rsid w:val="00F22E8F"/>
    <w:rsid w:val="00F26A4A"/>
    <w:rsid w:val="00F26AED"/>
    <w:rsid w:val="00F272E5"/>
    <w:rsid w:val="00F30F16"/>
    <w:rsid w:val="00F31C7E"/>
    <w:rsid w:val="00F335BB"/>
    <w:rsid w:val="00F35B9D"/>
    <w:rsid w:val="00F35EB2"/>
    <w:rsid w:val="00F37678"/>
    <w:rsid w:val="00F37DC8"/>
    <w:rsid w:val="00F42C48"/>
    <w:rsid w:val="00F47710"/>
    <w:rsid w:val="00F512A1"/>
    <w:rsid w:val="00F51BAF"/>
    <w:rsid w:val="00F5243D"/>
    <w:rsid w:val="00F6088B"/>
    <w:rsid w:val="00F62441"/>
    <w:rsid w:val="00F626C4"/>
    <w:rsid w:val="00F64029"/>
    <w:rsid w:val="00F66AAF"/>
    <w:rsid w:val="00F678F0"/>
    <w:rsid w:val="00F70D80"/>
    <w:rsid w:val="00F71CA6"/>
    <w:rsid w:val="00F731F7"/>
    <w:rsid w:val="00F741CB"/>
    <w:rsid w:val="00F74C05"/>
    <w:rsid w:val="00F80A62"/>
    <w:rsid w:val="00F81F26"/>
    <w:rsid w:val="00F82A84"/>
    <w:rsid w:val="00F83262"/>
    <w:rsid w:val="00F835ED"/>
    <w:rsid w:val="00F844F7"/>
    <w:rsid w:val="00F8523B"/>
    <w:rsid w:val="00F872A1"/>
    <w:rsid w:val="00F87E75"/>
    <w:rsid w:val="00F92AF0"/>
    <w:rsid w:val="00F9325A"/>
    <w:rsid w:val="00F9358E"/>
    <w:rsid w:val="00F967B3"/>
    <w:rsid w:val="00FA0971"/>
    <w:rsid w:val="00FA1E70"/>
    <w:rsid w:val="00FA3B62"/>
    <w:rsid w:val="00FA79B6"/>
    <w:rsid w:val="00FB1BFA"/>
    <w:rsid w:val="00FB5F0D"/>
    <w:rsid w:val="00FC09AB"/>
    <w:rsid w:val="00FC2B3D"/>
    <w:rsid w:val="00FC2BBF"/>
    <w:rsid w:val="00FC32B3"/>
    <w:rsid w:val="00FC3679"/>
    <w:rsid w:val="00FC5FC2"/>
    <w:rsid w:val="00FD05AC"/>
    <w:rsid w:val="00FE0770"/>
    <w:rsid w:val="00FE0A31"/>
    <w:rsid w:val="00FE274A"/>
    <w:rsid w:val="00FE636C"/>
    <w:rsid w:val="00FE7E7F"/>
    <w:rsid w:val="00FF1245"/>
    <w:rsid w:val="00FF2292"/>
    <w:rsid w:val="00FF2475"/>
    <w:rsid w:val="00FF45B7"/>
    <w:rsid w:val="00FF4910"/>
    <w:rsid w:val="00FF58A9"/>
    <w:rsid w:val="00FF5D8D"/>
  </w:rsids>
  <m:mathPr>
    <m:mathFont m:val="Menlo Regular"/>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Strong" w:uiPriority="22"/>
    <w:lsdException w:name="Emphasis" w:uiPriority="20"/>
    <w:lsdException w:name="Normal (Web)" w:uiPriority="99"/>
  </w:latentStyles>
  <w:style w:type="paragraph" w:default="1" w:styleId="Normal">
    <w:name w:val="Normal"/>
    <w:qFormat/>
    <w:rsid w:val="000832DA"/>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rFonts w:eastAsiaTheme="minorEastAsia"/>
      <w:b/>
      <w:bCs/>
      <w:sz w:val="20"/>
      <w:szCs w:val="20"/>
      <w:lang w:eastAsia="ja-JP"/>
    </w:rPr>
  </w:style>
  <w:style w:type="character" w:customStyle="1" w:styleId="paragraph24805854">
    <w:name w:val="paragraph 24805854"/>
    <w:basedOn w:val="DefaultParagraphFont"/>
    <w:rsid w:val="004D4FA5"/>
  </w:style>
</w:styles>
</file>

<file path=word/webSettings.xml><?xml version="1.0" encoding="utf-8"?>
<w:webSettings xmlns:r="http://schemas.openxmlformats.org/officeDocument/2006/relationships" xmlns:w="http://schemas.openxmlformats.org/wordprocessingml/2006/main">
  <w:divs>
    <w:div w:id="16529035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0.pdf"/><Relationship Id="rId21" Type="http://schemas.openxmlformats.org/officeDocument/2006/relationships/image" Target="media/image111.png"/><Relationship Id="rId22" Type="http://schemas.openxmlformats.org/officeDocument/2006/relationships/hyperlink" Target="http://www.who.int/hiv/pub/guidelines/arv2013/art/en/index.html"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df"/><Relationship Id="rId26" Type="http://schemas.openxmlformats.org/officeDocument/2006/relationships/image" Target="media/image14.png"/><Relationship Id="rId27" Type="http://schemas.openxmlformats.org/officeDocument/2006/relationships/image" Target="media/image14.pdf"/><Relationship Id="rId28" Type="http://schemas.openxmlformats.org/officeDocument/2006/relationships/image" Target="media/image16.png"/><Relationship Id="rId29" Type="http://schemas.openxmlformats.org/officeDocument/2006/relationships/image" Target="media/image15.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gif"/><Relationship Id="rId13" Type="http://schemas.openxmlformats.org/officeDocument/2006/relationships/hyperlink" Target="http://www.hiv.lanl.gov/content/sequence/HIV/CRFs/CRFs.html" TargetMode="External"/><Relationship Id="rId14" Type="http://schemas.openxmlformats.org/officeDocument/2006/relationships/hyperlink" Target="http://www.hiv.lanl.gov/content/sequence/HIV/CRFs/breakpoints.html" TargetMode="External"/><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hyperlink" Target="http://en.wikipedia.org/wiki/%C3%85"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who.int/mediacentre/factsheets/fs360/e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4188</TotalTime>
  <Pages>71</Pages>
  <Words>61781</Words>
  <Characters>352153</Characters>
  <Application>Microsoft Macintosh Word</Application>
  <DocSecurity>0</DocSecurity>
  <Lines>2934</Lines>
  <Paragraphs>704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Literature Review</vt:lpstr>
      <vt:lpstr>    CHAPTER 1</vt:lpstr>
      <vt:lpstr>        1. 1 Overview of HIV/AIDS</vt:lpstr>
      <vt:lpstr>        1.2 Discovery and characterization of HIV</vt:lpstr>
      <vt:lpstr>    1.3 Origin and evolution of HIV</vt:lpstr>
      <vt:lpstr>        1.4 HIV-1 Diversity</vt:lpstr>
      <vt:lpstr>        </vt:lpstr>
      <vt:lpstr>        /</vt:lpstr>
    </vt:vector>
  </TitlesOfParts>
  <Manager/>
  <Company>SANBI</Company>
  <LinksUpToDate>false</LinksUpToDate>
  <CharactersWithSpaces>432468</CharactersWithSpaces>
  <SharedDoc>false</SharedDoc>
  <HyperlinkBase/>
  <HLinks>
    <vt:vector size="30" baseType="variant">
      <vt:variant>
        <vt:i4>7798877</vt:i4>
      </vt:variant>
      <vt:variant>
        <vt:i4>783</vt:i4>
      </vt:variant>
      <vt:variant>
        <vt:i4>0</vt:i4>
      </vt:variant>
      <vt:variant>
        <vt:i4>5</vt:i4>
      </vt:variant>
      <vt:variant>
        <vt:lpwstr>http://www.who.int/hiv/pub/guidelines/arv2013/art/en/index.html</vt:lpwstr>
      </vt:variant>
      <vt:variant>
        <vt:lpwstr/>
      </vt:variant>
      <vt:variant>
        <vt:i4>3211334</vt:i4>
      </vt:variant>
      <vt:variant>
        <vt:i4>689</vt:i4>
      </vt:variant>
      <vt:variant>
        <vt:i4>0</vt:i4>
      </vt:variant>
      <vt:variant>
        <vt:i4>5</vt:i4>
      </vt:variant>
      <vt:variant>
        <vt:lpwstr>http://en.wikipedia.org/wiki/%C3%85</vt:lpwstr>
      </vt:variant>
      <vt:variant>
        <vt:lpwstr/>
      </vt:variant>
      <vt:variant>
        <vt:i4>6553696</vt:i4>
      </vt:variant>
      <vt:variant>
        <vt:i4>249</vt:i4>
      </vt:variant>
      <vt:variant>
        <vt:i4>0</vt:i4>
      </vt:variant>
      <vt:variant>
        <vt:i4>5</vt:i4>
      </vt:variant>
      <vt:variant>
        <vt:lpwstr>http://www.hiv.lanl.gov/content/sequence/HIV/CRFs/breakpoints.html</vt:lpwstr>
      </vt:variant>
      <vt:variant>
        <vt:lpwstr/>
      </vt:variant>
      <vt:variant>
        <vt:i4>2621512</vt:i4>
      </vt:variant>
      <vt:variant>
        <vt:i4>241</vt:i4>
      </vt:variant>
      <vt:variant>
        <vt:i4>0</vt:i4>
      </vt:variant>
      <vt:variant>
        <vt:i4>5</vt:i4>
      </vt:variant>
      <vt:variant>
        <vt:lpwstr>http://www.hiv.lanl.gov/content/sequence/HIV/CRFs/CRFs.html</vt:lpwstr>
      </vt:variant>
      <vt:variant>
        <vt:lpwstr/>
      </vt:variant>
      <vt:variant>
        <vt:i4>8257615</vt:i4>
      </vt:variant>
      <vt:variant>
        <vt:i4>3</vt:i4>
      </vt:variant>
      <vt:variant>
        <vt:i4>0</vt:i4>
      </vt:variant>
      <vt:variant>
        <vt:i4>5</vt:i4>
      </vt:variant>
      <vt:variant>
        <vt:lpwstr>http://www.who.int/mediacentre/factsheets/fs360/en/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48</cp:revision>
  <cp:lastPrinted>2013-09-05T14:24:00Z</cp:lastPrinted>
  <dcterms:created xsi:type="dcterms:W3CDTF">2013-09-05T08:59:00Z</dcterms:created>
  <dcterms:modified xsi:type="dcterms:W3CDTF">2013-11-06T12:00:00Z</dcterms:modified>
  <cp:category/>
</cp:coreProperties>
</file>