
<file path=[Content_Types].xml><?xml version="1.0" encoding="utf-8"?>
<Types xmlns="http://schemas.openxmlformats.org/package/2006/content-types">
  <Override PartName="/docProps/core.xml" ContentType="application/vnd.openxmlformats-package.core-properties+xml"/>
  <Override PartName="/docProps/app.xml" ContentType="application/vnd.openxmlformats-officedocument.extended-properties+xml"/>
  <Default Extension="emf" ContentType="image/x-emf"/>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Default Extension="gif" ContentType="image/gif"/>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4F78E8" w:rsidRPr="008C28DE" w:rsidRDefault="004F78E8" w:rsidP="008C28DE">
      <w:pPr>
        <w:keepNext/>
        <w:spacing w:line="480" w:lineRule="auto"/>
      </w:pPr>
      <w:r w:rsidRPr="008C28DE">
        <w:rPr>
          <w:noProof/>
        </w:rPr>
        <w:drawing>
          <wp:inline distT="0" distB="0" distL="0" distR="0">
            <wp:extent cx="7395243" cy="4102543"/>
            <wp:effectExtent l="152400" t="101600" r="97757" b="63057"/>
            <wp:docPr id="15" name="Picture 0" descr="figure_4_global_HIV_Epid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4_global_HIV_Epidem.png"/>
                    <pic:cNvPicPr/>
                  </pic:nvPicPr>
                  <pic:blipFill>
                    <a:blip r:embed="rId4" cstate="print"/>
                    <a:srcRect l="693" b="3009"/>
                    <a:stretch>
                      <a:fillRect/>
                    </a:stretch>
                  </pic:blipFill>
                  <pic:spPr>
                    <a:xfrm rot="5400000">
                      <a:off x="0" y="0"/>
                      <a:ext cx="7411279" cy="4111439"/>
                    </a:xfrm>
                    <a:prstGeom prst="rect">
                      <a:avLst/>
                    </a:prstGeom>
                    <a:effectLst>
                      <a:glow rad="101600">
                        <a:schemeClr val="tx1">
                          <a:alpha val="75000"/>
                        </a:schemeClr>
                      </a:glow>
                    </a:effectLst>
                    <a:scene3d>
                      <a:camera prst="orthographicFront">
                        <a:rot lat="0" lon="0" rev="5400000"/>
                      </a:camera>
                      <a:lightRig rig="threePt" dir="t"/>
                    </a:scene3d>
                  </pic:spPr>
                </pic:pic>
              </a:graphicData>
            </a:graphic>
          </wp:inline>
        </w:drawing>
      </w:r>
    </w:p>
    <w:p w:rsidR="004F78E8" w:rsidRPr="008C28DE" w:rsidRDefault="004F78E8" w:rsidP="008C28DE">
      <w:pPr>
        <w:spacing w:line="480" w:lineRule="auto"/>
      </w:pPr>
      <w:r w:rsidRPr="008C28DE">
        <w:t xml:space="preserve">Figure 1. </w:t>
      </w:r>
      <w:fldSimple w:instr=" SEQ Figure_1. \* ARABIC ">
        <w:r w:rsidR="004B2869" w:rsidRPr="008C28DE">
          <w:rPr>
            <w:noProof/>
          </w:rPr>
          <w:t>1</w:t>
        </w:r>
      </w:fldSimple>
      <w:r w:rsidRPr="008C28DE">
        <w:t>: Distribution of HIV prevalence in adults around the world.</w:t>
      </w:r>
    </w:p>
    <w:p w:rsidR="004F78E8" w:rsidRPr="008C28DE" w:rsidRDefault="004F78E8" w:rsidP="008C28DE">
      <w:pPr>
        <w:numPr>
          <w:ins w:id="0" w:author="Ram Shrestha" w:date="2013-07-06T23:11:00Z"/>
        </w:numPr>
        <w:spacing w:line="480" w:lineRule="auto"/>
      </w:pPr>
      <w:r w:rsidRPr="008C28DE">
        <w:t xml:space="preserve"> Source: </w:t>
      </w:r>
      <w:hyperlink r:id="rId5" w:history="1">
        <w:r w:rsidRPr="008C28DE">
          <w:rPr>
            <w:rStyle w:val="Hyperlink"/>
            <w:color w:val="auto"/>
          </w:rPr>
          <w:t>http://www.unadis.org/en/dataanalysis/datatools/aidsinfo/</w:t>
        </w:r>
      </w:hyperlink>
    </w:p>
    <w:p w:rsidR="004F78E8" w:rsidRPr="008C28DE" w:rsidRDefault="004F78E8" w:rsidP="008C28DE">
      <w:pPr>
        <w:spacing w:line="480" w:lineRule="auto"/>
        <w:sectPr w:rsidR="004F78E8" w:rsidRPr="008C28DE">
          <w:pgSz w:w="16838" w:h="11899" w:orient="landscape"/>
          <w:pgMar w:top="1800" w:right="1440" w:bottom="1800" w:left="1440" w:header="708" w:footer="708" w:gutter="0"/>
          <w:cols w:space="708"/>
        </w:sectPr>
      </w:pPr>
    </w:p>
    <w:p w:rsidR="004F78E8" w:rsidRPr="008C28DE" w:rsidRDefault="004F78E8" w:rsidP="008C28DE">
      <w:pPr>
        <w:keepNext/>
        <w:spacing w:line="480" w:lineRule="auto"/>
      </w:pPr>
      <w:r w:rsidRPr="008C28DE">
        <w:rPr>
          <w:noProof/>
        </w:rPr>
        <w:drawing>
          <wp:inline distT="0" distB="0" distL="0" distR="0">
            <wp:extent cx="5003800" cy="6257746"/>
            <wp:effectExtent l="25400" t="0" r="0" b="0"/>
            <wp:docPr id="7" name="Picture 6" descr="hiv global tren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v global trend.pdf"/>
                    <pic:cNvPicPr/>
                  </pic:nvPicPr>
                  <pic:blipFill>
                    <a:blip r:embed="rId6" cstate="print"/>
                    <a:srcRect l="10421" t="15211" r="9264" b="12527"/>
                    <a:stretch>
                      <a:fillRect/>
                    </a:stretch>
                  </pic:blipFill>
                  <pic:spPr>
                    <a:xfrm>
                      <a:off x="0" y="0"/>
                      <a:ext cx="5000933" cy="6254161"/>
                    </a:xfrm>
                    <a:prstGeom prst="rect">
                      <a:avLst/>
                    </a:prstGeom>
                  </pic:spPr>
                </pic:pic>
              </a:graphicData>
            </a:graphic>
          </wp:inline>
        </w:drawing>
      </w:r>
    </w:p>
    <w:p w:rsidR="004F78E8" w:rsidRPr="00724A73" w:rsidRDefault="004F78E8" w:rsidP="008C28DE">
      <w:pPr>
        <w:pStyle w:val="Caption"/>
        <w:spacing w:line="480" w:lineRule="auto"/>
        <w:jc w:val="both"/>
        <w:rPr>
          <w:b w:val="0"/>
          <w:color w:val="auto"/>
          <w:sz w:val="24"/>
        </w:rPr>
      </w:pPr>
      <w:r w:rsidRPr="00724A73">
        <w:rPr>
          <w:b w:val="0"/>
          <w:color w:val="auto"/>
          <w:sz w:val="24"/>
        </w:rPr>
        <w:t xml:space="preserve">Figure 1. </w:t>
      </w:r>
      <w:r w:rsidR="00662B8F" w:rsidRPr="00724A73">
        <w:rPr>
          <w:b w:val="0"/>
          <w:color w:val="auto"/>
          <w:sz w:val="24"/>
        </w:rPr>
        <w:fldChar w:fldCharType="begin"/>
      </w:r>
      <w:r w:rsidRPr="00724A73">
        <w:rPr>
          <w:b w:val="0"/>
          <w:color w:val="auto"/>
          <w:sz w:val="24"/>
        </w:rPr>
        <w:instrText xml:space="preserve"> SEQ Figure_1. \* ARABIC </w:instrText>
      </w:r>
      <w:r w:rsidR="00662B8F" w:rsidRPr="00724A73">
        <w:rPr>
          <w:b w:val="0"/>
          <w:color w:val="auto"/>
          <w:sz w:val="24"/>
        </w:rPr>
        <w:fldChar w:fldCharType="separate"/>
      </w:r>
      <w:r w:rsidR="004B2869" w:rsidRPr="00724A73">
        <w:rPr>
          <w:b w:val="0"/>
          <w:noProof/>
          <w:color w:val="auto"/>
          <w:sz w:val="24"/>
        </w:rPr>
        <w:t>2</w:t>
      </w:r>
      <w:r w:rsidR="00662B8F" w:rsidRPr="00724A73">
        <w:rPr>
          <w:b w:val="0"/>
          <w:color w:val="auto"/>
          <w:sz w:val="24"/>
        </w:rPr>
        <w:fldChar w:fldCharType="end"/>
      </w:r>
      <w:r w:rsidRPr="00724A73">
        <w:rPr>
          <w:b w:val="0"/>
          <w:color w:val="auto"/>
          <w:sz w:val="24"/>
        </w:rPr>
        <w:t xml:space="preserve">: Global trend of new HIV infections from 1990 to 2011. The number of people living with HIV globally is increasing (A) while the number of people newly infected with HIV (B) and the number of Adults and child deaths due to HIV are decreasing (C) globally in the time period. This scenario can be attributed to global scale up of drugs while infected people continue transmitting the virus to uninfected people </w:t>
      </w:r>
      <w:r w:rsidR="00662B8F" w:rsidRPr="00724A73">
        <w:rPr>
          <w:b w:val="0"/>
          <w:color w:val="auto"/>
          <w:sz w:val="24"/>
        </w:rPr>
        <w:fldChar w:fldCharType="begin"/>
      </w:r>
      <w:r w:rsidRPr="00724A73">
        <w:rPr>
          <w:b w:val="0"/>
          <w:color w:val="auto"/>
          <w:sz w:val="24"/>
        </w:rPr>
        <w:instrText xml:space="preserve"> ADDIN EN.CITE &lt;EndNote&gt;&lt;Cite ExcludeYear="1"&gt;&lt;Author&gt;Zaidi&lt;/Author&gt;&lt;RecNum&gt;709&lt;/RecNum&gt;&lt;record&gt;&lt;rec-number&gt;709&lt;/rec-number&gt;&lt;foreign-keys&gt;&lt;key app="EN" db-id="fp25zzvrxrd9vke5zxqp9stbssprwstvdddz"&gt;709&lt;/key&gt;&lt;/foreign-keys&gt;&lt;ref-type name="Journal Article"&gt;17&lt;/ref-type&gt;&lt;contributors&gt;&lt;authors&gt;&lt;author&gt;Zaidi, Jaffer&lt;/author&gt;&lt;author&gt;Grapsa, Erofili&lt;/author&gt;&lt;author&gt;Tanser, Frank&lt;/author&gt;&lt;author&gt;Newell, Marie-Louise&lt;/author&gt;&lt;author&gt;Bärnighausen, Till&lt;/author&gt;&lt;/authors&gt;&lt;/contributors&gt;&lt;titles&gt;&lt;title&gt;Dramatic increases in HIV prevalence after scale-up of antiretroviral treatment: a longitudinal population-based HIV surveillance study in rural kwazulu-natal&lt;/title&gt;&lt;secondary-title&gt;AIDS&lt;/secondary-title&gt;&lt;/titles&gt;&lt;periodical&gt;&lt;full-title&gt;AIDS&lt;/full-title&gt;&lt;/periodical&gt;&lt;pages&gt;000-000&lt;/pages&gt;&lt;volume&gt;27&lt;/volume&gt;&lt;dates&gt;&lt;/dates&gt;&lt;urls&gt;&lt;/urls&gt;&lt;/record&gt;&lt;/Cite&gt;&lt;/EndNote&gt;</w:instrText>
      </w:r>
      <w:r w:rsidR="00662B8F" w:rsidRPr="00724A73">
        <w:rPr>
          <w:b w:val="0"/>
          <w:color w:val="auto"/>
          <w:sz w:val="24"/>
        </w:rPr>
        <w:fldChar w:fldCharType="separate"/>
      </w:r>
      <w:r w:rsidRPr="00724A73">
        <w:rPr>
          <w:b w:val="0"/>
          <w:noProof/>
          <w:color w:val="auto"/>
          <w:sz w:val="24"/>
        </w:rPr>
        <w:t>(Zaidi et al.)</w:t>
      </w:r>
      <w:r w:rsidR="00662B8F" w:rsidRPr="00724A73">
        <w:rPr>
          <w:b w:val="0"/>
          <w:color w:val="auto"/>
          <w:sz w:val="24"/>
        </w:rPr>
        <w:fldChar w:fldCharType="end"/>
      </w:r>
      <w:r w:rsidRPr="00724A73">
        <w:rPr>
          <w:b w:val="0"/>
          <w:color w:val="auto"/>
          <w:sz w:val="24"/>
        </w:rPr>
        <w:t>. (Source: modified from UNAIDS 2012)</w:t>
      </w:r>
    </w:p>
    <w:p w:rsidR="004F78E8" w:rsidRPr="008C28DE" w:rsidRDefault="004F78E8" w:rsidP="008C28DE">
      <w:pPr>
        <w:spacing w:line="480" w:lineRule="auto"/>
      </w:pPr>
    </w:p>
    <w:p w:rsidR="004F78E8" w:rsidRPr="008C28DE" w:rsidRDefault="004F78E8" w:rsidP="008C28DE">
      <w:pPr>
        <w:spacing w:line="480" w:lineRule="auto"/>
      </w:pPr>
    </w:p>
    <w:p w:rsidR="004F78E8" w:rsidRPr="008C28DE" w:rsidRDefault="004F78E8" w:rsidP="008C28DE">
      <w:pPr>
        <w:spacing w:line="480" w:lineRule="auto"/>
      </w:pPr>
    </w:p>
    <w:p w:rsidR="004F78E8" w:rsidRPr="008C28DE" w:rsidRDefault="004F78E8" w:rsidP="008C28DE">
      <w:pPr>
        <w:keepNext/>
        <w:spacing w:line="480" w:lineRule="auto"/>
      </w:pPr>
      <w:r w:rsidRPr="008C28DE">
        <w:rPr>
          <w:noProof/>
        </w:rPr>
        <w:drawing>
          <wp:inline distT="0" distB="0" distL="0" distR="0">
            <wp:extent cx="5269865" cy="6866366"/>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269865" cy="6866366"/>
                    </a:xfrm>
                    <a:prstGeom prst="rect">
                      <a:avLst/>
                    </a:prstGeom>
                    <a:noFill/>
                    <a:ln w="9525">
                      <a:noFill/>
                      <a:miter lim="800000"/>
                      <a:headEnd/>
                      <a:tailEnd/>
                    </a:ln>
                  </pic:spPr>
                </pic:pic>
              </a:graphicData>
            </a:graphic>
          </wp:inline>
        </w:drawing>
      </w:r>
    </w:p>
    <w:p w:rsidR="004F78E8" w:rsidRPr="008C28DE" w:rsidRDefault="004F78E8" w:rsidP="008C28DE">
      <w:pPr>
        <w:spacing w:line="480" w:lineRule="auto"/>
        <w:jc w:val="both"/>
      </w:pPr>
      <w:r w:rsidRPr="008C28DE">
        <w:t xml:space="preserve">Figure 1. </w:t>
      </w:r>
      <w:fldSimple w:instr=" SEQ Figure_1. \* ARABIC ">
        <w:r w:rsidR="004B2869" w:rsidRPr="008C28DE">
          <w:rPr>
            <w:noProof/>
          </w:rPr>
          <w:t>3</w:t>
        </w:r>
      </w:fldSimple>
      <w:r w:rsidRPr="008C28DE">
        <w:t xml:space="preserve">: </w:t>
      </w:r>
      <w:proofErr w:type="spellStart"/>
      <w:r w:rsidRPr="008C28DE">
        <w:t>Phylogenetic</w:t>
      </w:r>
      <w:proofErr w:type="spellEnd"/>
      <w:r w:rsidRPr="008C28DE">
        <w:t xml:space="preserve"> tree showing HIV-1 group M diversification to subtypes A-D, F-H, J and K, inferred from nucleotide sequence alignments of </w:t>
      </w:r>
      <w:r w:rsidRPr="00DA7C46">
        <w:rPr>
          <w:i/>
        </w:rPr>
        <w:t>gag</w:t>
      </w:r>
      <w:r w:rsidRPr="008C28DE">
        <w:t xml:space="preserve">, </w:t>
      </w:r>
      <w:proofErr w:type="spellStart"/>
      <w:r w:rsidRPr="00DA7C46">
        <w:rPr>
          <w:i/>
        </w:rPr>
        <w:t>pol</w:t>
      </w:r>
      <w:proofErr w:type="spellEnd"/>
      <w:r w:rsidRPr="008C28DE">
        <w:t xml:space="preserve"> and </w:t>
      </w:r>
      <w:proofErr w:type="spellStart"/>
      <w:r w:rsidRPr="00DA7C46">
        <w:rPr>
          <w:i/>
        </w:rPr>
        <w:t>env</w:t>
      </w:r>
      <w:proofErr w:type="spellEnd"/>
      <w:r w:rsidRPr="008C28DE">
        <w:t xml:space="preserve"> genes. Source: Robertson et al 2000 </w:t>
      </w:r>
      <w:r w:rsidR="00662B8F" w:rsidRPr="008C28DE">
        <w:fldChar w:fldCharType="begin"/>
      </w:r>
      <w:r w:rsidRPr="008C28DE">
        <w:instrText xml:space="preserve"> ADDIN EN.CITE &lt;EndNote&gt;&lt;Cite&gt;&lt;Author&gt;Robertson&lt;/Author&gt;&lt;Year&gt;2000&lt;/Year&gt;&lt;RecNum&gt;505&lt;/RecNum&gt;&lt;record&gt;&lt;rec-number&gt;505&lt;/rec-number&gt;&lt;foreign-keys&gt;&lt;key app="EN" db-id="fp25zzvrxrd9vke5zxqp9stbssprwstvdddz"&gt;505&lt;/key&gt;&lt;/foreign-keys&gt;&lt;ref-type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C.&lt;/author&gt;&lt;/authors&gt;&lt;/contributors&gt;&lt;auth-address&gt;http://www.hiv.lanl.gov/content/sequence/HIV/COMPENDIUM/1999/6/nomenclature.pdf&lt;/auth-address&gt;&lt;titles&gt;&lt;title&gt;HIV-1 nomenclature proposal&lt;/title&gt;&lt;secondary-title&gt;Science&lt;/secondary-title&gt;&lt;/titles&gt;&lt;periodical&gt;&lt;full-title&gt;Science&lt;/full-title&gt;&lt;/periodical&gt;&lt;pages&gt;55–55&lt;/pages&gt;&lt;volume&gt;288&lt;/volume&gt;&lt;number&gt;5463&lt;/number&gt;&lt;dates&gt;&lt;year&gt;2000&lt;/year&gt;&lt;/dates&gt;&lt;label&gt;robertson_hiv-1_2000&lt;/label&gt;&lt;urls&gt;&lt;/urls&gt;&lt;/record&gt;&lt;/Cite&gt;&lt;/EndNote&gt;</w:instrText>
      </w:r>
      <w:r w:rsidR="00662B8F" w:rsidRPr="008C28DE">
        <w:fldChar w:fldCharType="separate"/>
      </w:r>
      <w:r w:rsidRPr="008C28DE">
        <w:rPr>
          <w:noProof/>
        </w:rPr>
        <w:t>(Robertson et al., 2000a)</w:t>
      </w:r>
      <w:r w:rsidR="00662B8F" w:rsidRPr="008C28DE">
        <w:fldChar w:fldCharType="end"/>
      </w:r>
    </w:p>
    <w:p w:rsidR="004F78E8" w:rsidRPr="008C28DE" w:rsidRDefault="004F78E8" w:rsidP="008C28DE">
      <w:pPr>
        <w:pStyle w:val="Caption"/>
        <w:spacing w:line="480" w:lineRule="auto"/>
        <w:rPr>
          <w:color w:val="auto"/>
          <w:sz w:val="24"/>
        </w:rPr>
        <w:sectPr w:rsidR="004F78E8" w:rsidRPr="008C28DE">
          <w:pgSz w:w="11899" w:h="16838"/>
          <w:pgMar w:top="1440" w:right="1800" w:bottom="1440" w:left="1800" w:header="708" w:footer="708" w:gutter="0"/>
          <w:cols w:space="708"/>
        </w:sectPr>
      </w:pPr>
    </w:p>
    <w:p w:rsidR="004F78E8" w:rsidRPr="008C28DE" w:rsidRDefault="004F78E8" w:rsidP="008C28DE">
      <w:pPr>
        <w:pStyle w:val="Caption"/>
        <w:spacing w:line="480" w:lineRule="auto"/>
        <w:rPr>
          <w:color w:val="auto"/>
          <w:sz w:val="24"/>
        </w:rPr>
      </w:pPr>
    </w:p>
    <w:p w:rsidR="004F78E8" w:rsidRPr="008C28DE" w:rsidRDefault="004F78E8" w:rsidP="008C28DE">
      <w:pPr>
        <w:pStyle w:val="Caption"/>
        <w:spacing w:line="480" w:lineRule="auto"/>
        <w:rPr>
          <w:color w:val="auto"/>
          <w:sz w:val="24"/>
        </w:rPr>
      </w:pPr>
    </w:p>
    <w:p w:rsidR="004F78E8" w:rsidRPr="008C28DE" w:rsidRDefault="004F78E8" w:rsidP="008C28DE">
      <w:pPr>
        <w:pStyle w:val="Caption"/>
        <w:spacing w:line="480" w:lineRule="auto"/>
        <w:rPr>
          <w:color w:val="auto"/>
          <w:sz w:val="24"/>
        </w:rPr>
      </w:pPr>
    </w:p>
    <w:p w:rsidR="004F78E8" w:rsidRPr="008C28DE" w:rsidRDefault="004F78E8" w:rsidP="008C28DE">
      <w:pPr>
        <w:pStyle w:val="Caption"/>
        <w:spacing w:line="480" w:lineRule="auto"/>
        <w:rPr>
          <w:color w:val="auto"/>
          <w:sz w:val="24"/>
        </w:rPr>
      </w:pPr>
    </w:p>
    <w:p w:rsidR="004F78E8" w:rsidRPr="008C28DE" w:rsidRDefault="004F78E8" w:rsidP="008C28DE">
      <w:pPr>
        <w:pStyle w:val="Caption"/>
        <w:spacing w:line="480" w:lineRule="auto"/>
        <w:rPr>
          <w:color w:val="auto"/>
          <w:sz w:val="24"/>
        </w:rPr>
      </w:pPr>
    </w:p>
    <w:p w:rsidR="004F78E8" w:rsidRPr="008C28DE" w:rsidRDefault="004F78E8" w:rsidP="008C28DE">
      <w:pPr>
        <w:pStyle w:val="Caption"/>
        <w:spacing w:line="480" w:lineRule="auto"/>
        <w:rPr>
          <w:color w:val="auto"/>
          <w:sz w:val="24"/>
        </w:rPr>
      </w:pPr>
    </w:p>
    <w:p w:rsidR="004F78E8" w:rsidRPr="008C28DE" w:rsidRDefault="00662B8F" w:rsidP="008C28DE">
      <w:pPr>
        <w:pStyle w:val="Caption"/>
        <w:spacing w:line="480" w:lineRule="auto"/>
        <w:rPr>
          <w:color w:val="auto"/>
          <w:sz w:val="24"/>
        </w:rPr>
        <w:sectPr w:rsidR="004F78E8" w:rsidRPr="008C28DE">
          <w:pgSz w:w="16838" w:h="11899" w:orient="landscape"/>
          <w:pgMar w:top="993" w:right="1440" w:bottom="1800" w:left="1440" w:header="708" w:footer="708" w:gutter="0"/>
          <w:cols w:space="708"/>
        </w:sectPr>
      </w:pPr>
      <w:r>
        <w:rPr>
          <w:noProof/>
          <w:color w:val="auto"/>
          <w:sz w:val="24"/>
        </w:rPr>
        <w:pict>
          <v:shapetype id="_x0000_t202" coordsize="21600,21600" o:spt="202" path="m0,0l0,21600,21600,21600,21600,0xe">
            <v:stroke joinstyle="miter"/>
            <v:path gradientshapeok="t" o:connecttype="rect"/>
          </v:shapetype>
          <v:shape id="_x0000_s1026" type="#_x0000_t202" style="position:absolute;margin-left:18pt;margin-top:361.6pt;width:9in;height:36pt;z-index:251660288" filled="f" stroked="f">
            <v:fill o:detectmouseclick="t"/>
            <v:textbox inset="0,0,0,0">
              <w:txbxContent>
                <w:p w:rsidR="00E11AAE" w:rsidRDefault="00E11AAE" w:rsidP="004F78E8">
                  <w:r>
                    <w:t xml:space="preserve">Figure 1. </w:t>
                  </w:r>
                  <w:fldSimple w:instr=" SEQ Figure_1. \* ARABIC ">
                    <w:r>
                      <w:rPr>
                        <w:noProof/>
                      </w:rPr>
                      <w:t>4</w:t>
                    </w:r>
                  </w:fldSimple>
                  <w:r>
                    <w:t xml:space="preserve">: Figure 1.4: HIV diversity around the globe, its level of prevalence in the area and number of genome sequenced. Source: </w:t>
                  </w:r>
                  <w:proofErr w:type="spellStart"/>
                  <w:r>
                    <w:t>McCutchan</w:t>
                  </w:r>
                  <w:proofErr w:type="spellEnd"/>
                  <w:r>
                    <w:t xml:space="preserve"> 2006 </w:t>
                  </w:r>
                </w:p>
                <w:p w:rsidR="00E11AAE" w:rsidRDefault="00E11AAE" w:rsidP="004F78E8">
                  <w:pPr>
                    <w:pStyle w:val="Caption"/>
                  </w:pPr>
                </w:p>
              </w:txbxContent>
            </v:textbox>
            <w10:wrap type="square"/>
          </v:shape>
        </w:pict>
      </w:r>
      <w:r w:rsidR="004F78E8" w:rsidRPr="008C28DE">
        <w:rPr>
          <w:noProof/>
          <w:color w:val="auto"/>
          <w:sz w:val="24"/>
        </w:rPr>
        <w:drawing>
          <wp:anchor distT="0" distB="0" distL="114300" distR="114300" simplePos="0" relativeHeight="251658240" behindDoc="1" locked="0" layoutInCell="1" allowOverlap="1">
            <wp:simplePos x="0" y="0"/>
            <wp:positionH relativeFrom="column">
              <wp:posOffset>1504315</wp:posOffset>
            </wp:positionH>
            <wp:positionV relativeFrom="paragraph">
              <wp:posOffset>-1504315</wp:posOffset>
            </wp:positionV>
            <wp:extent cx="5271770" cy="8280400"/>
            <wp:effectExtent l="1524000" t="0" r="1510030" b="0"/>
            <wp:wrapSquare wrapText="bothSides"/>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noChangeArrowheads="1"/>
                    </pic:cNvPicPr>
                  </pic:nvPicPr>
                  <pic:blipFill>
                    <a:blip r:embed="rId8" cstate="print"/>
                    <a:srcRect/>
                    <a:stretch>
                      <a:fillRect/>
                    </a:stretch>
                  </pic:blipFill>
                  <pic:spPr bwMode="auto">
                    <a:xfrm rot="5400000">
                      <a:off x="0" y="0"/>
                      <a:ext cx="5271770" cy="8280400"/>
                    </a:xfrm>
                    <a:prstGeom prst="rect">
                      <a:avLst/>
                    </a:prstGeom>
                    <a:noFill/>
                    <a:ln w="9525">
                      <a:noFill/>
                      <a:miter lim="800000"/>
                      <a:headEnd/>
                      <a:tailEnd/>
                    </a:ln>
                  </pic:spPr>
                </pic:pic>
              </a:graphicData>
            </a:graphic>
          </wp:anchor>
        </w:drawing>
      </w:r>
    </w:p>
    <w:p w:rsidR="004F78E8" w:rsidRPr="008C28DE" w:rsidRDefault="004F78E8" w:rsidP="008C28DE">
      <w:pPr>
        <w:pStyle w:val="Caption"/>
        <w:spacing w:line="480" w:lineRule="auto"/>
        <w:rPr>
          <w:color w:val="auto"/>
          <w:sz w:val="24"/>
        </w:rPr>
      </w:pPr>
    </w:p>
    <w:p w:rsidR="004B2869" w:rsidRPr="008C28DE" w:rsidRDefault="004B2869" w:rsidP="008C28DE">
      <w:pPr>
        <w:keepNext/>
        <w:spacing w:line="480" w:lineRule="auto"/>
      </w:pPr>
      <w:r w:rsidRPr="008C28DE">
        <w:rPr>
          <w:noProof/>
        </w:rPr>
        <w:drawing>
          <wp:inline distT="0" distB="0" distL="0" distR="0">
            <wp:extent cx="5269865" cy="3048994"/>
            <wp:effectExtent l="25400" t="0" r="0" b="0"/>
            <wp:docPr id="18" name="Picture 8" descr="::Figures_for_thesis:hiv1 group M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s_for_thesis:hiv1 group MNO.gif"/>
                    <pic:cNvPicPr>
                      <a:picLocks noChangeAspect="1" noChangeArrowheads="1"/>
                    </pic:cNvPicPr>
                  </pic:nvPicPr>
                  <pic:blipFill>
                    <a:blip r:embed="rId9" cstate="print"/>
                    <a:srcRect/>
                    <a:stretch>
                      <a:fillRect/>
                    </a:stretch>
                  </pic:blipFill>
                  <pic:spPr bwMode="auto">
                    <a:xfrm>
                      <a:off x="0" y="0"/>
                      <a:ext cx="5269865" cy="3048994"/>
                    </a:xfrm>
                    <a:prstGeom prst="rect">
                      <a:avLst/>
                    </a:prstGeom>
                    <a:noFill/>
                    <a:ln w="9525">
                      <a:noFill/>
                      <a:miter lim="800000"/>
                      <a:headEnd/>
                      <a:tailEnd/>
                    </a:ln>
                  </pic:spPr>
                </pic:pic>
              </a:graphicData>
            </a:graphic>
          </wp:inline>
        </w:drawing>
      </w:r>
    </w:p>
    <w:p w:rsidR="004B2869" w:rsidRPr="00724A73" w:rsidRDefault="004B2869" w:rsidP="008C28DE">
      <w:pPr>
        <w:pStyle w:val="Caption"/>
        <w:spacing w:line="480" w:lineRule="auto"/>
        <w:rPr>
          <w:b w:val="0"/>
          <w:color w:val="auto"/>
          <w:sz w:val="24"/>
        </w:rPr>
      </w:pPr>
      <w:r w:rsidRPr="00724A73">
        <w:rPr>
          <w:b w:val="0"/>
          <w:color w:val="auto"/>
          <w:sz w:val="24"/>
        </w:rPr>
        <w:t xml:space="preserve">Figure 1. </w:t>
      </w:r>
      <w:r w:rsidR="00662B8F" w:rsidRPr="00724A73">
        <w:rPr>
          <w:b w:val="0"/>
          <w:color w:val="auto"/>
          <w:sz w:val="24"/>
        </w:rPr>
        <w:fldChar w:fldCharType="begin"/>
      </w:r>
      <w:r w:rsidRPr="00724A73">
        <w:rPr>
          <w:b w:val="0"/>
          <w:color w:val="auto"/>
          <w:sz w:val="24"/>
        </w:rPr>
        <w:instrText xml:space="preserve"> SEQ Figure_1. \* ARABIC </w:instrText>
      </w:r>
      <w:r w:rsidR="00662B8F" w:rsidRPr="00724A73">
        <w:rPr>
          <w:b w:val="0"/>
          <w:color w:val="auto"/>
          <w:sz w:val="24"/>
        </w:rPr>
        <w:fldChar w:fldCharType="separate"/>
      </w:r>
      <w:r w:rsidRPr="00724A73">
        <w:rPr>
          <w:b w:val="0"/>
          <w:noProof/>
          <w:color w:val="auto"/>
          <w:sz w:val="24"/>
        </w:rPr>
        <w:t>5</w:t>
      </w:r>
      <w:r w:rsidR="00662B8F" w:rsidRPr="00724A73">
        <w:rPr>
          <w:b w:val="0"/>
          <w:color w:val="auto"/>
          <w:sz w:val="24"/>
        </w:rPr>
        <w:fldChar w:fldCharType="end"/>
      </w:r>
      <w:r w:rsidRPr="00724A73">
        <w:rPr>
          <w:b w:val="0"/>
          <w:color w:val="auto"/>
          <w:sz w:val="24"/>
        </w:rPr>
        <w:t xml:space="preserve">: </w:t>
      </w:r>
      <w:r w:rsidRPr="00724A73">
        <w:rPr>
          <w:rFonts w:ascii="Times New Roman" w:hAnsi="Times New Roman"/>
          <w:b w:val="0"/>
          <w:color w:val="auto"/>
          <w:sz w:val="24"/>
        </w:rPr>
        <w:t xml:space="preserve">Neighboring joining </w:t>
      </w:r>
      <w:proofErr w:type="spellStart"/>
      <w:r w:rsidRPr="00724A73">
        <w:rPr>
          <w:rFonts w:ascii="Times New Roman" w:hAnsi="Times New Roman"/>
          <w:b w:val="0"/>
          <w:color w:val="auto"/>
          <w:sz w:val="24"/>
        </w:rPr>
        <w:t>phylogenetic</w:t>
      </w:r>
      <w:proofErr w:type="spellEnd"/>
      <w:r w:rsidRPr="00724A73">
        <w:rPr>
          <w:rFonts w:ascii="Times New Roman" w:hAnsi="Times New Roman"/>
          <w:b w:val="0"/>
          <w:color w:val="auto"/>
          <w:sz w:val="24"/>
        </w:rPr>
        <w:t xml:space="preserve"> tree showing HIV-1 group M, N and O. Group M shows distinct nine subtypes A-D, F-H, J, K while no specific subtype is observed in group N and O. Source: </w:t>
      </w:r>
      <w:proofErr w:type="spellStart"/>
      <w:r w:rsidRPr="00724A73">
        <w:rPr>
          <w:rFonts w:ascii="Times New Roman" w:hAnsi="Times New Roman"/>
          <w:b w:val="0"/>
          <w:color w:val="auto"/>
          <w:sz w:val="24"/>
        </w:rPr>
        <w:t>Letvin</w:t>
      </w:r>
      <w:proofErr w:type="spellEnd"/>
      <w:r w:rsidRPr="00724A73">
        <w:rPr>
          <w:rFonts w:ascii="Times New Roman" w:hAnsi="Times New Roman"/>
          <w:b w:val="0"/>
          <w:color w:val="auto"/>
          <w:sz w:val="24"/>
        </w:rPr>
        <w:t xml:space="preserve"> 2006 </w:t>
      </w:r>
      <w:r w:rsidR="00662B8F" w:rsidRPr="00724A73">
        <w:rPr>
          <w:rFonts w:ascii="Times New Roman" w:hAnsi="Times New Roman"/>
          <w:b w:val="0"/>
          <w:color w:val="auto"/>
          <w:sz w:val="24"/>
        </w:rPr>
        <w:fldChar w:fldCharType="begin"/>
      </w:r>
      <w:r w:rsidRPr="00724A73">
        <w:rPr>
          <w:rFonts w:ascii="Times New Roman" w:hAnsi="Times New Roman"/>
          <w:b w:val="0"/>
          <w:color w:val="auto"/>
          <w:sz w:val="24"/>
        </w:rPr>
        <w:instrText xml:space="preserve"> ADDIN EN.CITE &lt;EndNote&gt;&lt;Cite&gt;&lt;Author&gt;Letvin&lt;/Author&gt;&lt;Year&gt;2006&lt;/Year&gt;&lt;RecNum&gt;12&lt;/RecNum&gt;&lt;record&gt;&lt;rec-number&gt;12&lt;/rec-number&gt;&lt;foreign-keys&gt;&lt;key app="EN" db-id="fp25zzvrxrd9vke5zxqp9stbssprwstvdddz"&gt;12&lt;/key&gt;&lt;/foreign-keys&gt;&lt;ref-type name="Journal Article"&gt;17&lt;/ref-type&gt;&lt;contributors&gt;&lt;authors&gt;&lt;author&gt;Letvin, Norman L.&lt;/author&gt;&lt;/authors&gt;&lt;/contributors&gt;&lt;auth-address&gt;http://www.nature.com.libgate.library.nuigalway.ie/nri/journal/v6/n12/abs/nri1959.html&lt;/auth-address&gt;&lt;titles&gt;&lt;title&gt;Progress and obstacles in the development of an AIDS vaccine&lt;/title&gt;&lt;secondary-title&gt;Nature Reviews Immunology&lt;/secondary-title&gt;&lt;/titles&gt;&lt;pages&gt;930-939&lt;/pages&gt;&lt;volume&gt;6&lt;/volume&gt;&lt;number&gt;12&lt;/number&gt;&lt;dates&gt;&lt;year&gt;2006&lt;/year&gt;&lt;pub-dates&gt;&lt;date&gt;December&lt;/date&gt;&lt;/pub-dates&gt;&lt;/dates&gt;&lt;isbn&gt;1474-1733&lt;/isbn&gt;&lt;label&gt;letvin_progress_2006&lt;/label&gt;&lt;urls&gt;&lt;related-urls&gt;&lt;url&gt;10.1038/nri1959&lt;/url&gt;&lt;/related-urls&gt;&lt;/urls&gt;&lt;/record&gt;&lt;/Cite&gt;&lt;/EndNote&gt;</w:instrText>
      </w:r>
      <w:r w:rsidR="00662B8F" w:rsidRPr="00724A73">
        <w:rPr>
          <w:rFonts w:ascii="Times New Roman" w:hAnsi="Times New Roman"/>
          <w:b w:val="0"/>
          <w:color w:val="auto"/>
          <w:sz w:val="24"/>
        </w:rPr>
        <w:fldChar w:fldCharType="separate"/>
      </w:r>
      <w:r w:rsidRPr="00724A73">
        <w:rPr>
          <w:rFonts w:ascii="Times New Roman" w:hAnsi="Times New Roman"/>
          <w:b w:val="0"/>
          <w:noProof/>
          <w:color w:val="auto"/>
          <w:sz w:val="24"/>
        </w:rPr>
        <w:t>(Letvin, 2006)</w:t>
      </w:r>
      <w:r w:rsidR="00662B8F" w:rsidRPr="00724A73">
        <w:rPr>
          <w:rFonts w:ascii="Times New Roman" w:hAnsi="Times New Roman"/>
          <w:b w:val="0"/>
          <w:color w:val="auto"/>
          <w:sz w:val="24"/>
        </w:rPr>
        <w:fldChar w:fldCharType="end"/>
      </w:r>
    </w:p>
    <w:p w:rsidR="004B2869" w:rsidRPr="008C28DE" w:rsidRDefault="004B2869" w:rsidP="008C28DE">
      <w:pPr>
        <w:spacing w:line="480" w:lineRule="auto"/>
      </w:pPr>
    </w:p>
    <w:p w:rsidR="004B2869" w:rsidRPr="008C28DE" w:rsidRDefault="004B2869" w:rsidP="008C28DE">
      <w:pPr>
        <w:keepNext/>
        <w:spacing w:line="480" w:lineRule="auto"/>
      </w:pPr>
      <w:r w:rsidRPr="008C28DE">
        <w:rPr>
          <w:noProof/>
        </w:rPr>
        <w:drawing>
          <wp:inline distT="0" distB="0" distL="0" distR="0">
            <wp:extent cx="5269865" cy="3075569"/>
            <wp:effectExtent l="76200" t="25400" r="13335" b="0"/>
            <wp:docPr id="19" name="Picture 0" descr="hiv_genome_and_protei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iv_genome_and_proteins.jpeg"/>
                    <pic:cNvPicPr/>
                  </pic:nvPicPr>
                  <pic:blipFill>
                    <a:blip r:embed="rId10" cstate="print"/>
                    <a:stretch>
                      <a:fillRect/>
                    </a:stretch>
                  </pic:blipFill>
                  <pic:spPr>
                    <a:xfrm>
                      <a:off x="0" y="0"/>
                      <a:ext cx="5269865" cy="3075569"/>
                    </a:xfrm>
                    <a:prstGeom prst="rect">
                      <a:avLst/>
                    </a:prstGeom>
                    <a:scene3d>
                      <a:camera prst="orthographicFront">
                        <a:rot lat="0" lon="0" rev="0"/>
                      </a:camera>
                      <a:lightRig rig="threePt" dir="t"/>
                    </a:scene3d>
                  </pic:spPr>
                </pic:pic>
              </a:graphicData>
            </a:graphic>
          </wp:inline>
        </w:drawing>
      </w:r>
    </w:p>
    <w:p w:rsidR="004B2869" w:rsidRPr="008C28DE" w:rsidRDefault="004B2869" w:rsidP="008C28DE">
      <w:pPr>
        <w:spacing w:line="480" w:lineRule="auto"/>
        <w:jc w:val="both"/>
      </w:pPr>
      <w:r w:rsidRPr="008C28DE">
        <w:t xml:space="preserve">Figure 1. </w:t>
      </w:r>
      <w:fldSimple w:instr=" SEQ Figure_1. \* ARABIC ">
        <w:r w:rsidRPr="008C28DE">
          <w:rPr>
            <w:noProof/>
          </w:rPr>
          <w:t>6</w:t>
        </w:r>
      </w:fldSimple>
      <w:r w:rsidRPr="008C28DE">
        <w:t xml:space="preserve">: HIV genes and proteins positions in the viral genome and their viral parts. Source: Frankel and Young 1998 </w:t>
      </w:r>
      <w:r w:rsidR="00662B8F" w:rsidRPr="008C28DE">
        <w:fldChar w:fldCharType="begin"/>
      </w:r>
      <w:r w:rsidRPr="008C28DE">
        <w:instrText xml:space="preserve"> ADDIN EN.CITE &lt;EndNote&gt;&lt;Cite&gt;&lt;Author&gt;Frankel&lt;/Author&gt;&lt;Year&gt;1998&lt;/Year&gt;&lt;RecNum&gt;537&lt;/RecNum&gt;&lt;record&gt;&lt;rec-number&gt;537&lt;/rec-number&gt;&lt;foreign-keys&gt;&lt;key app="EN" db-id="fp25zzvrxrd9vke5zxqp9stbssprwstvdddz"&gt;537&lt;/key&gt;&lt;/foreign-keys&gt;&lt;ref-type name="Journal Article"&gt;17&lt;/ref-type&gt;&lt;contributors&gt;&lt;authors&gt;&lt;author&gt;Frankel, Alan D.&lt;/author&gt;&lt;author&gt;Young, John A. T.&lt;/author&gt;&lt;/authors&gt;&lt;/contributors&gt;&lt;auth-address&gt;http://cel.webofknowledge.com/InboundService.do?SID=N13ILO%40EPJDK%40lHL7Hk&amp;amp;product=CEL&amp;amp;UT=000075721700002&amp;amp;SrcApp=Highwire&amp;amp;Init=Yes&amp;amp;action=retrieve&amp;amp;Func=Frame&amp;amp;customersID=Highwire&amp;amp;SrcAuth=Highwire&amp;amp;IsProductCode=Yes&amp;amp;mode=FullRecord&lt;/auth-address&gt;&lt;titles&gt;&lt;title&gt;HIV-1: Fifteen Proteins and an RNA&lt;/title&gt;&lt;secondary-title&gt;Annual Review of Biochemistry&lt;/secondary-title&gt;&lt;/titles&gt;&lt;pages&gt;1-25&lt;/pages&gt;&lt;volume&gt;67&lt;/volume&gt;&lt;number&gt;1&lt;/number&gt;&lt;dates&gt;&lt;year&gt;1998&lt;/year&gt;&lt;pub-dates&gt;&lt;date&gt;June&lt;/date&gt;&lt;/pub-dates&gt;&lt;/dates&gt;&lt;isbn&gt;0066-4154, 1545-4509&lt;/isbn&gt;&lt;label&gt;frankel_hiv-1:_1998&lt;/label&gt;&lt;urls&gt;&lt;related-urls&gt;&lt;url&gt;10.1146/annurev.biochem.67.1.1&lt;/url&gt;&lt;/related-urls&gt;&lt;/urls&gt;&lt;/record&gt;&lt;/Cite&gt;&lt;/EndNote&gt;</w:instrText>
      </w:r>
      <w:r w:rsidR="00662B8F" w:rsidRPr="008C28DE">
        <w:fldChar w:fldCharType="separate"/>
      </w:r>
      <w:r w:rsidRPr="008C28DE">
        <w:rPr>
          <w:noProof/>
        </w:rPr>
        <w:t>(Frankel and Young, 1998)</w:t>
      </w:r>
      <w:r w:rsidR="00662B8F" w:rsidRPr="008C28DE">
        <w:fldChar w:fldCharType="end"/>
      </w:r>
    </w:p>
    <w:p w:rsidR="004B2869" w:rsidRPr="008C28DE" w:rsidRDefault="004B2869" w:rsidP="008C28DE">
      <w:pPr>
        <w:pStyle w:val="Caption"/>
        <w:keepNext/>
        <w:spacing w:line="480" w:lineRule="auto"/>
        <w:rPr>
          <w:color w:val="auto"/>
          <w:sz w:val="24"/>
        </w:rPr>
      </w:pPr>
      <w:r w:rsidRPr="008C28DE">
        <w:rPr>
          <w:color w:val="auto"/>
          <w:sz w:val="24"/>
        </w:rPr>
        <w:br w:type="page"/>
      </w:r>
      <w:r w:rsidRPr="008C28DE">
        <w:rPr>
          <w:noProof/>
          <w:color w:val="auto"/>
          <w:sz w:val="24"/>
        </w:rPr>
        <w:drawing>
          <wp:inline distT="0" distB="0" distL="0" distR="0">
            <wp:extent cx="5269865" cy="6877795"/>
            <wp:effectExtent l="25400" t="0" r="0" b="0"/>
            <wp:docPr id="20" name="Picture 5" descr="hiv_replication_cyc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v_replication_cycle.bmp"/>
                    <pic:cNvPicPr/>
                  </pic:nvPicPr>
                  <pic:blipFill>
                    <a:blip r:embed="rId11" cstate="print"/>
                    <a:stretch>
                      <a:fillRect/>
                    </a:stretch>
                  </pic:blipFill>
                  <pic:spPr>
                    <a:xfrm>
                      <a:off x="0" y="0"/>
                      <a:ext cx="5269865" cy="6877795"/>
                    </a:xfrm>
                    <a:prstGeom prst="rect">
                      <a:avLst/>
                    </a:prstGeom>
                  </pic:spPr>
                </pic:pic>
              </a:graphicData>
            </a:graphic>
          </wp:inline>
        </w:drawing>
      </w:r>
    </w:p>
    <w:p w:rsidR="004B2869" w:rsidRPr="008C28DE" w:rsidRDefault="004B2869" w:rsidP="008C28DE">
      <w:pPr>
        <w:spacing w:line="480" w:lineRule="auto"/>
        <w:jc w:val="both"/>
      </w:pPr>
      <w:r w:rsidRPr="008C28DE">
        <w:t xml:space="preserve">Figure 1. </w:t>
      </w:r>
      <w:fldSimple w:instr=" SEQ Figure_1. \* ARABIC ">
        <w:r w:rsidRPr="008C28DE">
          <w:rPr>
            <w:noProof/>
          </w:rPr>
          <w:t>7</w:t>
        </w:r>
      </w:fldSimple>
      <w:r w:rsidRPr="008C28DE">
        <w:t xml:space="preserve">: The HIV replication cycle showing major stages. Viral proteins that play role in each event are colored blue. (Source: modified from Ho and </w:t>
      </w:r>
      <w:proofErr w:type="spellStart"/>
      <w:r w:rsidRPr="008C28DE">
        <w:t>Bieniasz</w:t>
      </w:r>
      <w:proofErr w:type="spellEnd"/>
      <w:r w:rsidRPr="008C28DE">
        <w:t xml:space="preserve"> 2008) </w:t>
      </w:r>
      <w:r w:rsidR="00662B8F" w:rsidRPr="008C28DE">
        <w:fldChar w:fldCharType="begin"/>
      </w:r>
      <w:r w:rsidRPr="008C28DE">
        <w:instrText xml:space="preserve"> ADDIN EN.CITE &lt;EndNote&gt;&lt;Cite&gt;&lt;Author&gt;Ho&lt;/Author&gt;&lt;Year&gt;2008&lt;/Year&gt;&lt;RecNum&gt;872&lt;/RecNum&gt;&lt;record&gt;&lt;rec-number&gt;872&lt;/rec-number&gt;&lt;foreign-keys&gt;&lt;key app="EN" db-id="fp25zzvrxrd9vke5zxqp9stbssprwstvdddz"&gt;872&lt;/key&gt;&lt;/foreign-keys&gt;&lt;ref-type name="Journal Article"&gt;17&lt;/ref-type&gt;&lt;contributors&gt;&lt;authors&gt;&lt;author&gt;Ho, D. D.&lt;/author&gt;&lt;author&gt;Bieniasz, P. D.&lt;/author&gt;&lt;/authors&gt;&lt;/contributors&gt;&lt;auth-address&gt;Aaron Diamond AIDS Research Center, The Rockefeller University, New York, NY 10016, USA. dho@adarc.org&lt;/auth-address&gt;&lt;titles&gt;&lt;title&gt;HIV-1 at 25&lt;/title&gt;&lt;secondary-title&gt;Cell&lt;/secondary-title&gt;&lt;/titles&gt;&lt;periodical&gt;&lt;full-title&gt;Cell&lt;/full-title&gt;&lt;/periodical&gt;&lt;pages&gt;561-5&lt;/pages&gt;&lt;volume&gt;133&lt;/volume&gt;&lt;number&gt;4&lt;/number&gt;&lt;edition&gt;2008/05/20&lt;/edition&gt;&lt;keywords&gt;&lt;keyword&gt;Acquired Immunodeficiency Syndrome&lt;/keyword&gt;&lt;keyword&gt;Animals&lt;/keyword&gt;&lt;keyword&gt;HIV Infections/*epidemiology/prevention &amp;amp; control/virology&lt;/keyword&gt;&lt;keyword&gt;HIV-1/classification/*physiology&lt;/keyword&gt;&lt;keyword&gt;Humans&lt;/keyword&gt;&lt;/keywords&gt;&lt;dates&gt;&lt;year&gt;2008&lt;/year&gt;&lt;pub-dates&gt;&lt;date&gt;May 16&lt;/date&gt;&lt;/pub-dates&gt;&lt;/dates&gt;&lt;isbn&gt;1097-4172 (Electronic)&amp;#xD;0092-8674 (Linking)&lt;/isbn&gt;&lt;accession-num&gt;18485860&lt;/accession-num&gt;&lt;urls&gt;&lt;related-urls&gt;&lt;url&gt;http://www.ncbi.nlm.nih.gov/entrez/query.fcgi?cmd=Retrieve&amp;amp;db=PubMed&amp;amp;dopt=Citation&amp;amp;list_uids=18485860&lt;/url&gt;&lt;/related-urls&gt;&lt;/urls&gt;&lt;electronic-resource-num&gt;S0092-8674(08)00567-9 [pii]&amp;#xD;10.1016/j.cell.2008.05.003&lt;/electronic-resource-num&gt;&lt;language&gt;eng&lt;/language&gt;&lt;/record&gt;&lt;/Cite&gt;&lt;/EndNote&gt;</w:instrText>
      </w:r>
      <w:r w:rsidR="00662B8F" w:rsidRPr="008C28DE">
        <w:fldChar w:fldCharType="separate"/>
      </w:r>
      <w:r w:rsidRPr="008C28DE">
        <w:rPr>
          <w:noProof/>
        </w:rPr>
        <w:t>(Ho and Bieniasz, 2008)</w:t>
      </w:r>
      <w:r w:rsidR="00662B8F" w:rsidRPr="008C28DE">
        <w:fldChar w:fldCharType="end"/>
      </w:r>
    </w:p>
    <w:p w:rsidR="004B2869" w:rsidRPr="008C28DE" w:rsidRDefault="004B2869" w:rsidP="008C28DE">
      <w:pPr>
        <w:pStyle w:val="Caption"/>
        <w:spacing w:line="480" w:lineRule="auto"/>
        <w:rPr>
          <w:color w:val="auto"/>
          <w:sz w:val="24"/>
        </w:rPr>
      </w:pPr>
    </w:p>
    <w:p w:rsidR="004B2869" w:rsidRPr="008C28DE" w:rsidRDefault="004B2869" w:rsidP="008C28DE">
      <w:pPr>
        <w:keepNext/>
        <w:spacing w:line="480" w:lineRule="auto"/>
      </w:pPr>
      <w:r w:rsidRPr="008C28DE">
        <w:rPr>
          <w:noProof/>
        </w:rPr>
        <w:drawing>
          <wp:inline distT="0" distB="0" distL="0" distR="0">
            <wp:extent cx="5269865" cy="2083652"/>
            <wp:effectExtent l="2540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269865" cy="2083652"/>
                    </a:xfrm>
                    <a:prstGeom prst="rect">
                      <a:avLst/>
                    </a:prstGeom>
                    <a:noFill/>
                    <a:ln w="9525">
                      <a:noFill/>
                      <a:miter lim="800000"/>
                      <a:headEnd/>
                      <a:tailEnd/>
                    </a:ln>
                  </pic:spPr>
                </pic:pic>
              </a:graphicData>
            </a:graphic>
          </wp:inline>
        </w:drawing>
      </w:r>
    </w:p>
    <w:p w:rsidR="004B2869" w:rsidRPr="00724A73" w:rsidRDefault="004B2869" w:rsidP="008C28DE">
      <w:pPr>
        <w:pStyle w:val="Caption"/>
        <w:spacing w:line="480" w:lineRule="auto"/>
        <w:rPr>
          <w:b w:val="0"/>
          <w:color w:val="auto"/>
          <w:sz w:val="24"/>
        </w:rPr>
      </w:pPr>
      <w:r w:rsidRPr="00724A73">
        <w:rPr>
          <w:b w:val="0"/>
          <w:color w:val="auto"/>
          <w:sz w:val="24"/>
        </w:rPr>
        <w:t xml:space="preserve">Figure 1. </w:t>
      </w:r>
      <w:r w:rsidR="00662B8F" w:rsidRPr="00724A73">
        <w:rPr>
          <w:b w:val="0"/>
          <w:color w:val="auto"/>
          <w:sz w:val="24"/>
        </w:rPr>
        <w:fldChar w:fldCharType="begin"/>
      </w:r>
      <w:r w:rsidRPr="00724A73">
        <w:rPr>
          <w:b w:val="0"/>
          <w:color w:val="auto"/>
          <w:sz w:val="24"/>
        </w:rPr>
        <w:instrText xml:space="preserve"> SEQ Figure_1. \* ARABIC </w:instrText>
      </w:r>
      <w:r w:rsidR="00662B8F" w:rsidRPr="00724A73">
        <w:rPr>
          <w:b w:val="0"/>
          <w:color w:val="auto"/>
          <w:sz w:val="24"/>
        </w:rPr>
        <w:fldChar w:fldCharType="separate"/>
      </w:r>
      <w:r w:rsidRPr="00724A73">
        <w:rPr>
          <w:b w:val="0"/>
          <w:noProof/>
          <w:color w:val="auto"/>
          <w:sz w:val="24"/>
        </w:rPr>
        <w:t>8</w:t>
      </w:r>
      <w:r w:rsidR="00662B8F" w:rsidRPr="00724A73">
        <w:rPr>
          <w:b w:val="0"/>
          <w:color w:val="auto"/>
          <w:sz w:val="24"/>
        </w:rPr>
        <w:fldChar w:fldCharType="end"/>
      </w:r>
      <w:r w:rsidRPr="00724A73">
        <w:rPr>
          <w:b w:val="0"/>
          <w:color w:val="auto"/>
          <w:sz w:val="24"/>
        </w:rPr>
        <w:t>: Mechanisms of NRTI drug to inhibit rever</w:t>
      </w:r>
      <w:r w:rsidR="00DA7C46">
        <w:rPr>
          <w:b w:val="0"/>
          <w:color w:val="auto"/>
          <w:sz w:val="24"/>
        </w:rPr>
        <w:t>s</w:t>
      </w:r>
      <w:r w:rsidRPr="00724A73">
        <w:rPr>
          <w:b w:val="0"/>
          <w:color w:val="auto"/>
          <w:sz w:val="24"/>
        </w:rPr>
        <w:t xml:space="preserve">e transcriptase. Nucleoside analogs lacking 3’ hydroxyl group is incorporated in growing chain of drug sensitive virus resulting in incomplete termination of viral </w:t>
      </w:r>
      <w:proofErr w:type="spellStart"/>
      <w:r w:rsidRPr="00724A73">
        <w:rPr>
          <w:b w:val="0"/>
          <w:color w:val="auto"/>
          <w:sz w:val="24"/>
        </w:rPr>
        <w:t>cDNA</w:t>
      </w:r>
      <w:proofErr w:type="spellEnd"/>
      <w:r w:rsidRPr="00724A73">
        <w:rPr>
          <w:b w:val="0"/>
          <w:color w:val="auto"/>
          <w:sz w:val="24"/>
        </w:rPr>
        <w:t xml:space="preserve">. Source: Adapted from </w:t>
      </w:r>
      <w:r w:rsidR="00662B8F" w:rsidRPr="00724A73">
        <w:rPr>
          <w:b w:val="0"/>
          <w:color w:val="auto"/>
          <w:sz w:val="24"/>
        </w:rPr>
        <w:fldChar w:fldCharType="begin"/>
      </w:r>
      <w:r w:rsidRPr="00724A73">
        <w:rPr>
          <w:b w:val="0"/>
          <w:color w:val="auto"/>
          <w:sz w:val="24"/>
        </w:rPr>
        <w:instrText xml:space="preserve"> ADDIN EN.CITE &lt;EndNote&gt;&lt;Cite&gt;&lt;Author&gt;Clavel&lt;/Author&gt;&lt;Year&gt;2004&lt;/Year&gt;&lt;RecNum&gt;314&lt;/RecNum&gt;&lt;record&gt;&lt;rec-number&gt;314&lt;/rec-number&gt;&lt;foreign-keys&gt;&lt;key app="EN" db-id="fp25zzvrxrd9vke5zxqp9stbssprwstvdddz"&gt;314&lt;/key&gt;&lt;/foreign-keys&gt;&lt;ref-type name="Journal Article"&gt;17&lt;/ref-type&gt;&lt;contributors&gt;&lt;authors&gt;&lt;author&gt;Clavel, François&lt;/author&gt;&lt;author&gt;Hance, Allan J.&lt;/author&gt;&lt;/authors&gt;&lt;/contributors&gt;&lt;auth-address&gt;http://www.nejm.org/doi/full/10.1056/NEJMra025195&lt;/auth-address&gt;&lt;titles&gt;&lt;title&gt;HIV Drug Resistance&lt;/title&gt;&lt;secondary-title&gt;New England Journal of Medicine&lt;/secondary-title&gt;&lt;/titles&gt;&lt;periodical&gt;&lt;full-title&gt;New England Journal of Medicine&lt;/full-title&gt;&lt;/periodical&gt;&lt;pages&gt;1023-1035&lt;/pages&gt;&lt;volume&gt;350&lt;/volume&gt;&lt;number&gt;10&lt;/number&gt;&lt;dates&gt;&lt;year&gt;2004&lt;/year&gt;&lt;/dates&gt;&lt;isbn&gt;0028-4793&lt;/isbn&gt;&lt;label&gt;clavel_hiv_2004&lt;/label&gt;&lt;urls&gt;&lt;related-urls&gt;&lt;url&gt;10.1056/NEJMra025195&lt;/url&gt;&lt;/related-urls&gt;&lt;/urls&gt;&lt;/record&gt;&lt;/Cite&gt;&lt;/EndNote&gt;</w:instrText>
      </w:r>
      <w:r w:rsidR="00662B8F" w:rsidRPr="00724A73">
        <w:rPr>
          <w:b w:val="0"/>
          <w:color w:val="auto"/>
          <w:sz w:val="24"/>
        </w:rPr>
        <w:fldChar w:fldCharType="separate"/>
      </w:r>
      <w:r w:rsidRPr="00724A73">
        <w:rPr>
          <w:b w:val="0"/>
          <w:noProof/>
          <w:color w:val="auto"/>
          <w:sz w:val="24"/>
        </w:rPr>
        <w:t>(Clavel and Hance, 2004)</w:t>
      </w:r>
      <w:r w:rsidR="00662B8F" w:rsidRPr="00724A73">
        <w:rPr>
          <w:b w:val="0"/>
          <w:color w:val="auto"/>
          <w:sz w:val="24"/>
        </w:rPr>
        <w:fldChar w:fldCharType="end"/>
      </w:r>
    </w:p>
    <w:p w:rsidR="004B2869" w:rsidRPr="008C28DE" w:rsidRDefault="004B2869" w:rsidP="008C28DE">
      <w:pPr>
        <w:spacing w:line="480" w:lineRule="auto"/>
      </w:pPr>
    </w:p>
    <w:p w:rsidR="004B2869" w:rsidRPr="008C28DE" w:rsidRDefault="004B2869" w:rsidP="008C28DE">
      <w:pPr>
        <w:keepNext/>
        <w:spacing w:line="480" w:lineRule="auto"/>
      </w:pPr>
      <w:r w:rsidRPr="008C28DE">
        <w:rPr>
          <w:noProof/>
        </w:rPr>
        <w:drawing>
          <wp:inline distT="0" distB="0" distL="0" distR="0">
            <wp:extent cx="5227320" cy="4139791"/>
            <wp:effectExtent l="25400" t="0" r="508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229210" cy="4141288"/>
                    </a:xfrm>
                    <a:prstGeom prst="rect">
                      <a:avLst/>
                    </a:prstGeom>
                    <a:noFill/>
                    <a:ln w="9525">
                      <a:noFill/>
                      <a:miter lim="800000"/>
                      <a:headEnd/>
                      <a:tailEnd/>
                    </a:ln>
                  </pic:spPr>
                </pic:pic>
              </a:graphicData>
            </a:graphic>
          </wp:inline>
        </w:drawing>
      </w:r>
    </w:p>
    <w:p w:rsidR="004B2869" w:rsidRPr="00724A73" w:rsidRDefault="004B2869" w:rsidP="008C28DE">
      <w:pPr>
        <w:pStyle w:val="Caption"/>
        <w:spacing w:line="480" w:lineRule="auto"/>
        <w:rPr>
          <w:b w:val="0"/>
          <w:color w:val="auto"/>
          <w:sz w:val="24"/>
        </w:rPr>
      </w:pPr>
      <w:r w:rsidRPr="00724A73">
        <w:rPr>
          <w:b w:val="0"/>
          <w:color w:val="auto"/>
          <w:sz w:val="24"/>
        </w:rPr>
        <w:t xml:space="preserve">Figure 1. </w:t>
      </w:r>
      <w:r w:rsidR="00662B8F" w:rsidRPr="00724A73">
        <w:rPr>
          <w:b w:val="0"/>
          <w:color w:val="auto"/>
          <w:sz w:val="24"/>
        </w:rPr>
        <w:fldChar w:fldCharType="begin"/>
      </w:r>
      <w:r w:rsidRPr="00724A73">
        <w:rPr>
          <w:b w:val="0"/>
          <w:color w:val="auto"/>
          <w:sz w:val="24"/>
        </w:rPr>
        <w:instrText xml:space="preserve"> SEQ Figure_1. \* ARABIC </w:instrText>
      </w:r>
      <w:r w:rsidR="00662B8F" w:rsidRPr="00724A73">
        <w:rPr>
          <w:b w:val="0"/>
          <w:color w:val="auto"/>
          <w:sz w:val="24"/>
        </w:rPr>
        <w:fldChar w:fldCharType="separate"/>
      </w:r>
      <w:r w:rsidRPr="00724A73">
        <w:rPr>
          <w:b w:val="0"/>
          <w:noProof/>
          <w:color w:val="auto"/>
          <w:sz w:val="24"/>
        </w:rPr>
        <w:t>9</w:t>
      </w:r>
      <w:r w:rsidR="00662B8F" w:rsidRPr="00724A73">
        <w:rPr>
          <w:b w:val="0"/>
          <w:color w:val="auto"/>
          <w:sz w:val="24"/>
        </w:rPr>
        <w:fldChar w:fldCharType="end"/>
      </w:r>
      <w:r w:rsidRPr="00724A73">
        <w:rPr>
          <w:b w:val="0"/>
          <w:color w:val="auto"/>
          <w:sz w:val="24"/>
        </w:rPr>
        <w:t xml:space="preserve">: Mechanism of NNRTI drugs to inhibit reverse transcriptase. The drugs bind to drug sensitive viral reverse transcriptase disabling its function. Source: Adapted from </w:t>
      </w:r>
      <w:r w:rsidR="00662B8F" w:rsidRPr="00724A73">
        <w:rPr>
          <w:b w:val="0"/>
          <w:color w:val="auto"/>
          <w:sz w:val="24"/>
        </w:rPr>
        <w:fldChar w:fldCharType="begin"/>
      </w:r>
      <w:r w:rsidRPr="00724A73">
        <w:rPr>
          <w:b w:val="0"/>
          <w:color w:val="auto"/>
          <w:sz w:val="24"/>
        </w:rPr>
        <w:instrText xml:space="preserve"> ADDIN EN.CITE &lt;EndNote&gt;&lt;Cite&gt;&lt;Author&gt;Clavel&lt;/Author&gt;&lt;Year&gt;2004&lt;/Year&gt;&lt;RecNum&gt;314&lt;/RecNum&gt;&lt;record&gt;&lt;rec-number&gt;314&lt;/rec-number&gt;&lt;foreign-keys&gt;&lt;key app="EN" db-id="fp25zzvrxrd9vke5zxqp9stbssprwstvdddz"&gt;314&lt;/key&gt;&lt;/foreign-keys&gt;&lt;ref-type name="Journal Article"&gt;17&lt;/ref-type&gt;&lt;contributors&gt;&lt;authors&gt;&lt;author&gt;Clavel, François&lt;/author&gt;&lt;author&gt;Hance, Allan J.&lt;/author&gt;&lt;/authors&gt;&lt;/contributors&gt;&lt;auth-address&gt;http://www.nejm.org/doi/full/10.1056/NEJMra025195&lt;/auth-address&gt;&lt;titles&gt;&lt;title&gt;HIV Drug Resistance&lt;/title&gt;&lt;secondary-title&gt;New England Journal of Medicine&lt;/secondary-title&gt;&lt;/titles&gt;&lt;periodical&gt;&lt;full-title&gt;New England Journal of Medicine&lt;/full-title&gt;&lt;/periodical&gt;&lt;pages&gt;1023-1035&lt;/pages&gt;&lt;volume&gt;350&lt;/volume&gt;&lt;number&gt;10&lt;/number&gt;&lt;dates&gt;&lt;year&gt;2004&lt;/year&gt;&lt;/dates&gt;&lt;isbn&gt;0028-4793&lt;/isbn&gt;&lt;label&gt;clavel_hiv_2004&lt;/label&gt;&lt;urls&gt;&lt;related-urls&gt;&lt;url&gt;10.1056/NEJMra025195&lt;/url&gt;&lt;/related-urls&gt;&lt;/urls&gt;&lt;/record&gt;&lt;/Cite&gt;&lt;/EndNote&gt;</w:instrText>
      </w:r>
      <w:r w:rsidR="00662B8F" w:rsidRPr="00724A73">
        <w:rPr>
          <w:b w:val="0"/>
          <w:color w:val="auto"/>
          <w:sz w:val="24"/>
        </w:rPr>
        <w:fldChar w:fldCharType="separate"/>
      </w:r>
      <w:r w:rsidRPr="00724A73">
        <w:rPr>
          <w:b w:val="0"/>
          <w:noProof/>
          <w:color w:val="auto"/>
          <w:sz w:val="24"/>
        </w:rPr>
        <w:t>(Clavel and Hance, 2004)</w:t>
      </w:r>
      <w:r w:rsidR="00662B8F" w:rsidRPr="00724A73">
        <w:rPr>
          <w:b w:val="0"/>
          <w:color w:val="auto"/>
          <w:sz w:val="24"/>
        </w:rPr>
        <w:fldChar w:fldCharType="end"/>
      </w:r>
    </w:p>
    <w:p w:rsidR="004B2869" w:rsidRPr="008C28DE" w:rsidRDefault="004B2869" w:rsidP="008C28DE">
      <w:pPr>
        <w:spacing w:line="480" w:lineRule="auto"/>
      </w:pPr>
      <w:r w:rsidRPr="008C28DE">
        <w:br w:type="page"/>
      </w:r>
    </w:p>
    <w:p w:rsidR="004B2869" w:rsidRPr="008C28DE" w:rsidRDefault="004B2869" w:rsidP="008C28DE">
      <w:pPr>
        <w:keepNext/>
        <w:spacing w:line="480" w:lineRule="auto"/>
      </w:pPr>
      <w:r w:rsidRPr="008C28DE">
        <w:rPr>
          <w:noProof/>
        </w:rPr>
        <w:drawing>
          <wp:inline distT="0" distB="0" distL="0" distR="0">
            <wp:extent cx="5269865" cy="2986843"/>
            <wp:effectExtent l="25400" t="0" r="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5269865" cy="2986843"/>
                    </a:xfrm>
                    <a:prstGeom prst="rect">
                      <a:avLst/>
                    </a:prstGeom>
                    <a:noFill/>
                    <a:ln w="9525">
                      <a:noFill/>
                      <a:miter lim="800000"/>
                      <a:headEnd/>
                      <a:tailEnd/>
                    </a:ln>
                  </pic:spPr>
                </pic:pic>
              </a:graphicData>
            </a:graphic>
          </wp:inline>
        </w:drawing>
      </w:r>
    </w:p>
    <w:p w:rsidR="004B2869" w:rsidRPr="008C28DE" w:rsidRDefault="004B2869" w:rsidP="008C28DE">
      <w:pPr>
        <w:spacing w:line="480" w:lineRule="auto"/>
      </w:pPr>
    </w:p>
    <w:p w:rsidR="004B2869" w:rsidRPr="008C28DE" w:rsidRDefault="004B2869" w:rsidP="008C28DE">
      <w:pPr>
        <w:spacing w:line="480" w:lineRule="auto"/>
      </w:pPr>
      <w:r w:rsidRPr="008C28DE">
        <w:t xml:space="preserve">Figure 1. </w:t>
      </w:r>
      <w:fldSimple w:instr=" SEQ Figure_1. \* ARABIC ">
        <w:r w:rsidRPr="008C28DE">
          <w:t>10</w:t>
        </w:r>
      </w:fldSimple>
      <w:r w:rsidRPr="008C28DE">
        <w:t xml:space="preserve">: The time line of approved HIV antiretroviral drugs. Source: </w:t>
      </w:r>
      <w:r w:rsidR="00662B8F" w:rsidRPr="008C28DE">
        <w:fldChar w:fldCharType="begin"/>
      </w:r>
      <w:r w:rsidRPr="008C28DE">
        <w:instrText xml:space="preserve"> ADDIN EN.CITE &lt;EndNote&gt;&lt;Cite&gt;&lt;Author&gt;Palmisano&lt;/Author&gt;&lt;Year&gt;2011&lt;/Year&gt;&lt;RecNum&gt;1303&lt;/RecNum&gt;&lt;record&gt;&lt;rec-number&gt;1303&lt;/rec-number&gt;&lt;foreign-keys&gt;&lt;key app="EN" db-id="fp25zzvrxrd9vke5zxqp9stbssprwstvdddz"&gt;1303&lt;/key&gt;&lt;/foreign-keys&gt;&lt;ref-type name="Journal Article"&gt;17&lt;/ref-type&gt;&lt;contributors&gt;&lt;authors&gt;&lt;author&gt;Palmisano, L.&lt;/author&gt;&lt;author&gt;Vella, S.&lt;/author&gt;&lt;/authors&gt;&lt;/contributors&gt;&lt;auth-address&gt;Dipartimento del Farmaco, Istituto Superiore di Sanita, Rome, Italy. lucia.palmisano@iss.it&lt;/auth-address&gt;&lt;titles&gt;&lt;title&gt;A brief history of antiretroviral therapy of HIV infection: success and challenges&lt;/title&gt;&lt;secondary-title&gt;Ann Ist Super Sanita&lt;/secondary-title&gt;&lt;/titles&gt;&lt;periodical&gt;&lt;full-title&gt;Ann Ist Super Sanita&lt;/full-title&gt;&lt;/periodical&gt;&lt;pages&gt;44-8&lt;/pages&gt;&lt;volume&gt;47&lt;/volume&gt;&lt;number&gt;1&lt;/number&gt;&lt;edition&gt;2011/03/25&lt;/edition&gt;&lt;keywords&gt;&lt;keyword&gt;Antiretroviral Therapy, Highly Active/*history&lt;/keyword&gt;&lt;keyword&gt;Drug Resistance, Viral&lt;/keyword&gt;&lt;keyword&gt;Epidemics&lt;/keyword&gt;&lt;keyword&gt;HIV Infections/*drug therapy/epidemiology/*history/*immunology/pathology&lt;/keyword&gt;&lt;keyword&gt;History, 20th Century&lt;/keyword&gt;&lt;keyword&gt;Humans&lt;/keyword&gt;&lt;keyword&gt;Translational Medical Research&lt;/keyword&gt;&lt;/keywords&gt;&lt;dates&gt;&lt;year&gt;2011&lt;/year&gt;&lt;/dates&gt;&lt;isbn&gt;0021-2571 (Print)&amp;#xD;0021-2571 (Linking)&lt;/isbn&gt;&lt;accession-num&gt;21430338&lt;/accession-num&gt;&lt;urls&gt;&lt;related-urls&gt;&lt;url&gt;http://www.ncbi.nlm.nih.gov/entrez/query.fcgi?cmd=Retrieve&amp;amp;db=PubMed&amp;amp;dopt=Citation&amp;amp;list_uids=21430338&lt;/url&gt;&lt;/related-urls&gt;&lt;/urls&gt;&lt;electronic-resource-num&gt;10.4415/ANN_11_01_10&lt;/electronic-resource-num&gt;&lt;language&gt;eng&lt;/language&gt;&lt;/record&gt;&lt;/Cite&gt;&lt;/EndNote&gt;</w:instrText>
      </w:r>
      <w:r w:rsidR="00662B8F" w:rsidRPr="008C28DE">
        <w:fldChar w:fldCharType="separate"/>
      </w:r>
      <w:r w:rsidRPr="008C28DE">
        <w:t>(Palmisano and Vella, 2011)</w:t>
      </w:r>
      <w:r w:rsidR="00662B8F" w:rsidRPr="008C28DE">
        <w:fldChar w:fldCharType="end"/>
      </w:r>
    </w:p>
    <w:p w:rsidR="004B2869" w:rsidRPr="008C28DE" w:rsidRDefault="004B2869" w:rsidP="008C28DE">
      <w:pPr>
        <w:pStyle w:val="Caption"/>
        <w:spacing w:line="480" w:lineRule="auto"/>
        <w:rPr>
          <w:b w:val="0"/>
          <w:bCs w:val="0"/>
          <w:color w:val="auto"/>
          <w:sz w:val="24"/>
          <w:szCs w:val="24"/>
        </w:rPr>
      </w:pPr>
    </w:p>
    <w:p w:rsidR="004B2869" w:rsidRPr="008C28DE" w:rsidRDefault="004B2869" w:rsidP="008C28DE">
      <w:pPr>
        <w:spacing w:line="480" w:lineRule="auto"/>
      </w:pPr>
    </w:p>
    <w:p w:rsidR="004B2869" w:rsidRPr="008C28DE" w:rsidRDefault="004B2869" w:rsidP="008C28DE">
      <w:pPr>
        <w:spacing w:line="480" w:lineRule="auto"/>
        <w:sectPr w:rsidR="004B2869" w:rsidRPr="008C28DE">
          <w:pgSz w:w="11899" w:h="16838"/>
          <w:pgMar w:top="1440" w:right="1800" w:bottom="1440" w:left="1800" w:header="708" w:footer="708" w:gutter="0"/>
          <w:cols w:space="708"/>
        </w:sectPr>
      </w:pPr>
    </w:p>
    <w:p w:rsidR="004B2869" w:rsidRPr="008C28DE" w:rsidRDefault="004B2869" w:rsidP="008C28DE">
      <w:pPr>
        <w:keepNext/>
        <w:spacing w:line="480" w:lineRule="auto"/>
      </w:pPr>
      <w:r w:rsidRPr="008C28DE">
        <w:rPr>
          <w:noProof/>
        </w:rPr>
        <w:drawing>
          <wp:inline distT="0" distB="0" distL="0" distR="0">
            <wp:extent cx="8204200" cy="3657600"/>
            <wp:effectExtent l="25400" t="0" r="0" b="0"/>
            <wp:docPr id="24" name="P 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8203212" cy="3657160"/>
                    </a:xfrm>
                    <a:prstGeom prst="rect">
                      <a:avLst/>
                    </a:prstGeom>
                    <a:noFill/>
                    <a:ln w="9525">
                      <a:noFill/>
                      <a:miter lim="800000"/>
                      <a:headEnd/>
                      <a:tailEnd/>
                    </a:ln>
                  </pic:spPr>
                </pic:pic>
              </a:graphicData>
            </a:graphic>
          </wp:inline>
        </w:drawing>
      </w:r>
    </w:p>
    <w:p w:rsidR="004B2869" w:rsidRPr="008C28DE" w:rsidRDefault="004B2869" w:rsidP="008C28DE">
      <w:pPr>
        <w:spacing w:line="480" w:lineRule="auto"/>
        <w:jc w:val="both"/>
      </w:pPr>
      <w:r w:rsidRPr="008C28DE">
        <w:t xml:space="preserve">Figure 1. </w:t>
      </w:r>
      <w:fldSimple w:instr=" SEQ Figure_1. \* ARABIC ">
        <w:r w:rsidRPr="008C28DE">
          <w:t>11</w:t>
        </w:r>
      </w:fldSimple>
      <w:r w:rsidRPr="008C28DE">
        <w:t xml:space="preserve">: Dynamics of HIV viral load within an infected patient. The viral load peaks at acute infection followed by a significant drop due to a lower CD4+ count. The introduction of highly active cocktail of anti retroviral drugs arrest the viral replication cycle and decreases the viral load to safe level. Spontaneous mutations give rise to resistant viruses that replicate with high turnover increasing the viral load and the therapy fails. The interruption of drugs contributes to a higher viral load.  The introduction of second line anti retroviral drugs suppresses the viral load back to safe levels again and the cycle of viral load repeats itself. Source: Roger </w:t>
      </w:r>
      <w:proofErr w:type="spellStart"/>
      <w:r w:rsidRPr="008C28DE">
        <w:t>Paredes</w:t>
      </w:r>
      <w:proofErr w:type="spellEnd"/>
      <w:r w:rsidRPr="008C28DE">
        <w:t xml:space="preserve"> personal communication</w:t>
      </w:r>
    </w:p>
    <w:p w:rsidR="004B2869" w:rsidRPr="008C28DE" w:rsidRDefault="004B2869" w:rsidP="008C28DE">
      <w:pPr>
        <w:spacing w:line="480" w:lineRule="auto"/>
        <w:sectPr w:rsidR="004B2869" w:rsidRPr="008C28DE">
          <w:pgSz w:w="16838" w:h="11899" w:orient="landscape"/>
          <w:pgMar w:top="1800" w:right="1440" w:bottom="1418" w:left="1440" w:header="708" w:footer="708" w:gutter="0"/>
          <w:cols w:space="708"/>
        </w:sectPr>
      </w:pPr>
    </w:p>
    <w:p w:rsidR="004B2869" w:rsidRPr="008C28DE" w:rsidRDefault="004B2869" w:rsidP="008C28DE">
      <w:pPr>
        <w:spacing w:line="480" w:lineRule="auto"/>
      </w:pPr>
    </w:p>
    <w:p w:rsidR="004B2869" w:rsidRPr="008C28DE" w:rsidRDefault="004B2869" w:rsidP="008C28DE">
      <w:pPr>
        <w:keepNext/>
        <w:spacing w:line="480" w:lineRule="auto"/>
      </w:pPr>
      <w:r w:rsidRPr="008C28DE">
        <w:rPr>
          <w:noProof/>
        </w:rPr>
        <w:drawing>
          <wp:inline distT="0" distB="0" distL="0" distR="0">
            <wp:extent cx="4959337" cy="6565900"/>
            <wp:effectExtent l="2540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l="3122" r="3122" b="20872"/>
                    <a:stretch>
                      <a:fillRect/>
                    </a:stretch>
                  </pic:blipFill>
                  <pic:spPr bwMode="auto">
                    <a:xfrm>
                      <a:off x="0" y="0"/>
                      <a:ext cx="4959337" cy="6565900"/>
                    </a:xfrm>
                    <a:prstGeom prst="rect">
                      <a:avLst/>
                    </a:prstGeom>
                    <a:noFill/>
                    <a:ln w="9525">
                      <a:noFill/>
                      <a:miter lim="800000"/>
                      <a:headEnd/>
                      <a:tailEnd/>
                    </a:ln>
                  </pic:spPr>
                </pic:pic>
              </a:graphicData>
            </a:graphic>
          </wp:inline>
        </w:drawing>
      </w:r>
    </w:p>
    <w:p w:rsidR="008C28DE" w:rsidRPr="008C28DE" w:rsidRDefault="008C28DE" w:rsidP="008C28DE">
      <w:pPr>
        <w:spacing w:line="480" w:lineRule="auto"/>
        <w:jc w:val="both"/>
      </w:pPr>
    </w:p>
    <w:p w:rsidR="004B2869" w:rsidRPr="008C28DE" w:rsidRDefault="004B2869" w:rsidP="008C28DE">
      <w:pPr>
        <w:spacing w:line="480" w:lineRule="auto"/>
        <w:jc w:val="both"/>
      </w:pPr>
      <w:r w:rsidRPr="008C28DE">
        <w:t xml:space="preserve">Figure 1. </w:t>
      </w:r>
      <w:fldSimple w:instr=" SEQ Figure_1. \* ARABIC ">
        <w:r w:rsidRPr="008C28DE">
          <w:rPr>
            <w:noProof/>
          </w:rPr>
          <w:t>12</w:t>
        </w:r>
      </w:fldSimple>
      <w:r w:rsidRPr="008C28DE">
        <w:t xml:space="preserve">: Development of HIV drug resistance against NNRTI. The accumulation of drug resistant mutations changes three-dimensional confirmation of a viral protein, disabling drug binding and carrying out its normal function. Source: </w:t>
      </w:r>
      <w:r w:rsidR="00662B8F" w:rsidRPr="008C28DE">
        <w:fldChar w:fldCharType="begin"/>
      </w:r>
      <w:r w:rsidRPr="008C28DE">
        <w:instrText xml:space="preserve"> ADDIN EN.CITE &lt;EndNote&gt;&lt;Cite&gt;&lt;Author&gt;Clavel&lt;/Author&gt;&lt;Year&gt;2004&lt;/Year&gt;&lt;RecNum&gt;314&lt;/RecNum&gt;&lt;record&gt;&lt;rec-number&gt;314&lt;/rec-number&gt;&lt;foreign-keys&gt;&lt;key app="EN" db-id="fp25zzvrxrd9vke5zxqp9stbssprwstvdddz"&gt;314&lt;/key&gt;&lt;/foreign-keys&gt;&lt;ref-type name="Journal Article"&gt;17&lt;/ref-type&gt;&lt;contributors&gt;&lt;authors&gt;&lt;author&gt;Clavel, François&lt;/author&gt;&lt;author&gt;Hance, Allan J.&lt;/author&gt;&lt;/authors&gt;&lt;/contributors&gt;&lt;auth-address&gt;http://www.nejm.org/doi/full/10.1056/NEJMra025195&lt;/auth-address&gt;&lt;titles&gt;&lt;title&gt;HIV Drug Resistance&lt;/title&gt;&lt;secondary-title&gt;New England Journal of Medicine&lt;/secondary-title&gt;&lt;/titles&gt;&lt;periodical&gt;&lt;full-title&gt;New England Journal of Medicine&lt;/full-title&gt;&lt;/periodical&gt;&lt;pages&gt;1023-1035&lt;/pages&gt;&lt;volume&gt;350&lt;/volume&gt;&lt;number&gt;10&lt;/number&gt;&lt;dates&gt;&lt;year&gt;2004&lt;/year&gt;&lt;/dates&gt;&lt;isbn&gt;0028-4793&lt;/isbn&gt;&lt;label&gt;clavel_hiv_2004&lt;/label&gt;&lt;urls&gt;&lt;related-urls&gt;&lt;url&gt;10.1056/NEJMra025195&lt;/url&gt;&lt;/related-urls&gt;&lt;/urls&gt;&lt;/record&gt;&lt;/Cite&gt;&lt;/EndNote&gt;</w:instrText>
      </w:r>
      <w:r w:rsidR="00662B8F" w:rsidRPr="008C28DE">
        <w:fldChar w:fldCharType="separate"/>
      </w:r>
      <w:r w:rsidRPr="008C28DE">
        <w:rPr>
          <w:noProof/>
        </w:rPr>
        <w:t>(Clavel and Hance, 2004)</w:t>
      </w:r>
      <w:r w:rsidR="00662B8F" w:rsidRPr="008C28DE">
        <w:fldChar w:fldCharType="end"/>
      </w:r>
    </w:p>
    <w:p w:rsidR="004B2869" w:rsidRPr="008C28DE" w:rsidRDefault="004B2869" w:rsidP="008C28DE">
      <w:pPr>
        <w:spacing w:line="480" w:lineRule="auto"/>
      </w:pPr>
    </w:p>
    <w:p w:rsidR="004B2869" w:rsidRPr="008C28DE" w:rsidRDefault="004B2869" w:rsidP="008C28DE">
      <w:pPr>
        <w:keepNext/>
        <w:spacing w:line="480" w:lineRule="auto"/>
      </w:pPr>
      <w:r w:rsidRPr="008C28DE">
        <w:rPr>
          <w:noProof/>
        </w:rPr>
        <w:drawing>
          <wp:inline distT="0" distB="0" distL="0" distR="0">
            <wp:extent cx="5269865" cy="6677103"/>
            <wp:effectExtent l="2540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5269865" cy="6677103"/>
                    </a:xfrm>
                    <a:prstGeom prst="rect">
                      <a:avLst/>
                    </a:prstGeom>
                    <a:noFill/>
                    <a:ln w="9525">
                      <a:noFill/>
                      <a:miter lim="800000"/>
                      <a:headEnd/>
                      <a:tailEnd/>
                    </a:ln>
                  </pic:spPr>
                </pic:pic>
              </a:graphicData>
            </a:graphic>
          </wp:inline>
        </w:drawing>
      </w:r>
    </w:p>
    <w:p w:rsidR="008C28DE" w:rsidRPr="008C28DE" w:rsidRDefault="008C28DE" w:rsidP="008C28DE">
      <w:pPr>
        <w:spacing w:line="480" w:lineRule="auto"/>
        <w:jc w:val="both"/>
      </w:pPr>
    </w:p>
    <w:p w:rsidR="004B2869" w:rsidRPr="008C28DE" w:rsidRDefault="004B2869" w:rsidP="008C28DE">
      <w:pPr>
        <w:spacing w:line="480" w:lineRule="auto"/>
        <w:jc w:val="both"/>
      </w:pPr>
      <w:r w:rsidRPr="008C28DE">
        <w:t xml:space="preserve">Figure 1. </w:t>
      </w:r>
      <w:fldSimple w:instr=" SEQ Figure_1. \* ARABIC ">
        <w:r w:rsidRPr="008C28DE">
          <w:rPr>
            <w:noProof/>
          </w:rPr>
          <w:t>13</w:t>
        </w:r>
      </w:fldSimple>
      <w:r w:rsidRPr="008C28DE">
        <w:t xml:space="preserve">: Mutations in HIV-1 reverse transcriptase gene by </w:t>
      </w:r>
      <w:proofErr w:type="spellStart"/>
      <w:r w:rsidRPr="008C28DE">
        <w:t>codon</w:t>
      </w:r>
      <w:proofErr w:type="spellEnd"/>
      <w:r w:rsidRPr="008C28DE">
        <w:t xml:space="preserve"> positions that is associated with resistance to reverse transcriptase inhibitors. Source: Adapted from Johnson et al 2013 </w:t>
      </w:r>
      <w:r w:rsidR="00662B8F" w:rsidRPr="008C28DE">
        <w:fldChar w:fldCharType="begin"/>
      </w:r>
      <w:r w:rsidRPr="008C28DE">
        <w:instrText xml:space="preserve"> ADDIN EN.CITE &lt;EndNote&gt;&lt;Cite&gt;&lt;Author&gt;Johnson&lt;/Author&gt;&lt;Year&gt;2013&lt;/Year&gt;&lt;RecNum&gt;1415&lt;/RecNum&gt;&lt;record&gt;&lt;rec-number&gt;1415&lt;/rec-number&gt;&lt;foreign-keys&gt;&lt;key app="EN" db-id="fp25zzvrxrd9vke5zxqp9stbssprwstvdddz"&gt;1415&lt;/key&gt;&lt;/foreign-keys&gt;&lt;ref-type name="Journal Article"&gt;17&lt;/ref-type&gt;&lt;contributors&gt;&lt;authors&gt;&lt;author&gt;Johnson, V. A.&lt;/author&gt;&lt;author&gt;Calvez, V.&lt;/author&gt;&lt;author&gt;Gunthard, H. F.&lt;/author&gt;&lt;author&gt;Paredes, R.&lt;/author&gt;&lt;author&gt;Pillay, D.&lt;/author&gt;&lt;author&gt;Shafer, R. W.&lt;/author&gt;&lt;author&gt;Wensing, A. M.&lt;/author&gt;&lt;author&gt;Richman, D. D.&lt;/author&gt;&lt;/authors&gt;&lt;/contributors&gt;&lt;auth-address&gt;Birmingham Veterans Affairs Medical Center and the University of Alabama at Birmingham School of Medicine, Birmingham, AL, USA.&lt;/auth-address&gt;&lt;titles&gt;&lt;title&gt;Update of the drug resistance mutations in HIV-1: March 2013&lt;/title&gt;&lt;secondary-title&gt;Top Antivir Med&lt;/secondary-title&gt;&lt;/titles&gt;&lt;periodical&gt;&lt;full-title&gt;Top Antivir Med&lt;/full-title&gt;&lt;/periodical&gt;&lt;pages&gt;6-14&lt;/pages&gt;&lt;volume&gt;21&lt;/volume&gt;&lt;number&gt;1&lt;/number&gt;&lt;edition&gt;2013/04/19&lt;/edition&gt;&lt;dates&gt;&lt;year&gt;2013&lt;/year&gt;&lt;pub-dates&gt;&lt;date&gt;Feb-Mar&lt;/date&gt;&lt;/pub-dates&gt;&lt;/dates&gt;&lt;isbn&gt;2161-5853 (Electronic)&amp;#xD;2161-5853 (Linking)&lt;/isbn&gt;&lt;accession-num&gt;23596273&lt;/accession-num&gt;&lt;urls&gt;&lt;related-urls&gt;&lt;url&gt;http://www.ncbi.nlm.nih.gov/entrez/query.fcgi?cmd=Retrieve&amp;amp;db=PubMed&amp;amp;dopt=Citation&amp;amp;list_uids=23596273&lt;/url&gt;&lt;/related-urls&gt;&lt;/urls&gt;&lt;language&gt;eng&lt;/language&gt;&lt;/record&gt;&lt;/Cite&gt;&lt;/EndNote&gt;</w:instrText>
      </w:r>
      <w:r w:rsidR="00662B8F" w:rsidRPr="008C28DE">
        <w:fldChar w:fldCharType="separate"/>
      </w:r>
      <w:r w:rsidRPr="008C28DE">
        <w:rPr>
          <w:noProof/>
        </w:rPr>
        <w:t>(Johnson et al., 2013)</w:t>
      </w:r>
      <w:r w:rsidR="00662B8F" w:rsidRPr="008C28DE">
        <w:fldChar w:fldCharType="end"/>
      </w:r>
      <w:r w:rsidRPr="008C28DE">
        <w:t xml:space="preserve"> </w:t>
      </w:r>
    </w:p>
    <w:p w:rsidR="004B2869" w:rsidRPr="008C28DE" w:rsidRDefault="004B2869" w:rsidP="008C28DE">
      <w:pPr>
        <w:pStyle w:val="Caption"/>
        <w:spacing w:line="480" w:lineRule="auto"/>
        <w:rPr>
          <w:color w:val="auto"/>
          <w:sz w:val="24"/>
        </w:rPr>
      </w:pPr>
    </w:p>
    <w:p w:rsidR="004B2869" w:rsidRPr="008C28DE" w:rsidRDefault="004B2869" w:rsidP="008C28DE">
      <w:pPr>
        <w:spacing w:line="480" w:lineRule="auto"/>
      </w:pPr>
    </w:p>
    <w:p w:rsidR="004B2869" w:rsidRPr="008C28DE" w:rsidRDefault="004B2869" w:rsidP="008C28DE">
      <w:pPr>
        <w:keepNext/>
        <w:spacing w:line="480" w:lineRule="auto"/>
      </w:pPr>
      <w:r w:rsidRPr="008C28DE">
        <w:rPr>
          <w:noProof/>
        </w:rPr>
        <w:drawing>
          <wp:inline distT="0" distB="0" distL="0" distR="0">
            <wp:extent cx="5269865" cy="5307961"/>
            <wp:effectExtent l="25400" t="0" r="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269865" cy="5307961"/>
                    </a:xfrm>
                    <a:prstGeom prst="rect">
                      <a:avLst/>
                    </a:prstGeom>
                    <a:noFill/>
                    <a:ln w="9525">
                      <a:noFill/>
                      <a:miter lim="800000"/>
                      <a:headEnd/>
                      <a:tailEnd/>
                    </a:ln>
                  </pic:spPr>
                </pic:pic>
              </a:graphicData>
            </a:graphic>
          </wp:inline>
        </w:drawing>
      </w:r>
    </w:p>
    <w:p w:rsidR="008C28DE" w:rsidRPr="008C28DE" w:rsidRDefault="008C28DE" w:rsidP="008C28DE">
      <w:pPr>
        <w:spacing w:line="480" w:lineRule="auto"/>
        <w:jc w:val="both"/>
      </w:pPr>
    </w:p>
    <w:p w:rsidR="004B2869" w:rsidRPr="008C28DE" w:rsidRDefault="004B2869" w:rsidP="008C28DE">
      <w:pPr>
        <w:spacing w:line="480" w:lineRule="auto"/>
        <w:jc w:val="both"/>
      </w:pPr>
      <w:r w:rsidRPr="008C28DE">
        <w:t xml:space="preserve">Figure 1. </w:t>
      </w:r>
      <w:fldSimple w:instr=" SEQ Figure_1. \* ARABIC ">
        <w:r w:rsidRPr="008C28DE">
          <w:rPr>
            <w:noProof/>
          </w:rPr>
          <w:t>14</w:t>
        </w:r>
      </w:fldSimple>
      <w:r w:rsidRPr="008C28DE">
        <w:t xml:space="preserve">: Figure 1.14: Mutations in HIV-1 protease gene by </w:t>
      </w:r>
      <w:proofErr w:type="spellStart"/>
      <w:r w:rsidRPr="008C28DE">
        <w:t>codon</w:t>
      </w:r>
      <w:proofErr w:type="spellEnd"/>
      <w:r w:rsidRPr="008C28DE">
        <w:t xml:space="preserve"> positions that is associated with resistance to protease inhibitors. Source: Adapted from Johnson et al 2013 </w:t>
      </w:r>
      <w:r w:rsidR="00662B8F" w:rsidRPr="008C28DE">
        <w:fldChar w:fldCharType="begin"/>
      </w:r>
      <w:r w:rsidRPr="008C28DE">
        <w:instrText xml:space="preserve"> ADDIN EN.CITE &lt;EndNote&gt;&lt;Cite&gt;&lt;Author&gt;Johnson&lt;/Author&gt;&lt;Year&gt;2013&lt;/Year&gt;&lt;RecNum&gt;1415&lt;/RecNum&gt;&lt;record&gt;&lt;rec-number&gt;1415&lt;/rec-number&gt;&lt;foreign-keys&gt;&lt;key app="EN" db-id="fp25zzvrxrd9vke5zxqp9stbssprwstvdddz"&gt;1415&lt;/key&gt;&lt;/foreign-keys&gt;&lt;ref-type name="Journal Article"&gt;17&lt;/ref-type&gt;&lt;contributors&gt;&lt;authors&gt;&lt;author&gt;Johnson, V. A.&lt;/author&gt;&lt;author&gt;Calvez, V.&lt;/author&gt;&lt;author&gt;Gunthard, H. F.&lt;/author&gt;&lt;author&gt;Paredes, R.&lt;/author&gt;&lt;author&gt;Pillay, D.&lt;/author&gt;&lt;author&gt;Shafer, R. W.&lt;/author&gt;&lt;author&gt;Wensing, A. M.&lt;/author&gt;&lt;author&gt;Richman, D. D.&lt;/author&gt;&lt;/authors&gt;&lt;/contributors&gt;&lt;auth-address&gt;Birmingham Veterans Affairs Medical Center and the University of Alabama at Birmingham School of Medicine, Birmingham, AL, USA.&lt;/auth-address&gt;&lt;titles&gt;&lt;title&gt;Update of the drug resistance mutations in HIV-1: March 2013&lt;/title&gt;&lt;secondary-title&gt;Top Antivir Med&lt;/secondary-title&gt;&lt;/titles&gt;&lt;periodical&gt;&lt;full-title&gt;Top Antivir Med&lt;/full-title&gt;&lt;/periodical&gt;&lt;pages&gt;6-14&lt;/pages&gt;&lt;volume&gt;21&lt;/volume&gt;&lt;number&gt;1&lt;/number&gt;&lt;edition&gt;2013/04/19&lt;/edition&gt;&lt;dates&gt;&lt;year&gt;2013&lt;/year&gt;&lt;pub-dates&gt;&lt;date&gt;Feb-Mar&lt;/date&gt;&lt;/pub-dates&gt;&lt;/dates&gt;&lt;isbn&gt;2161-5853 (Electronic)&amp;#xD;2161-5853 (Linking)&lt;/isbn&gt;&lt;accession-num&gt;23596273&lt;/accession-num&gt;&lt;urls&gt;&lt;related-urls&gt;&lt;url&gt;http://www.ncbi.nlm.nih.gov/entrez/query.fcgi?cmd=Retrieve&amp;amp;db=PubMed&amp;amp;dopt=Citation&amp;amp;list_uids=23596273&lt;/url&gt;&lt;/related-urls&gt;&lt;/urls&gt;&lt;language&gt;eng&lt;/language&gt;&lt;/record&gt;&lt;/Cite&gt;&lt;/EndNote&gt;</w:instrText>
      </w:r>
      <w:r w:rsidR="00662B8F" w:rsidRPr="008C28DE">
        <w:fldChar w:fldCharType="separate"/>
      </w:r>
      <w:r w:rsidRPr="008C28DE">
        <w:rPr>
          <w:noProof/>
        </w:rPr>
        <w:t>(Johnson et al., 2013)</w:t>
      </w:r>
      <w:r w:rsidR="00662B8F" w:rsidRPr="008C28DE">
        <w:fldChar w:fldCharType="end"/>
      </w:r>
    </w:p>
    <w:p w:rsidR="004B2869" w:rsidRPr="008C28DE" w:rsidRDefault="004B2869" w:rsidP="008C28DE">
      <w:pPr>
        <w:pStyle w:val="Caption"/>
        <w:spacing w:line="480" w:lineRule="auto"/>
        <w:rPr>
          <w:color w:val="auto"/>
          <w:sz w:val="24"/>
        </w:rPr>
      </w:pPr>
      <w:r w:rsidRPr="008C28DE">
        <w:rPr>
          <w:color w:val="auto"/>
          <w:sz w:val="24"/>
        </w:rPr>
        <w:br w:type="page"/>
      </w:r>
    </w:p>
    <w:p w:rsidR="004B2869" w:rsidRPr="008C28DE" w:rsidRDefault="004B2869" w:rsidP="008C28DE">
      <w:pPr>
        <w:keepNext/>
        <w:spacing w:line="480" w:lineRule="auto"/>
      </w:pPr>
      <w:r w:rsidRPr="008C28DE">
        <w:rPr>
          <w:noProof/>
        </w:rPr>
        <w:drawing>
          <wp:inline distT="0" distB="0" distL="0" distR="0">
            <wp:extent cx="4775200" cy="5373012"/>
            <wp:effectExtent l="25400" t="0" r="0" b="0"/>
            <wp:docPr id="28" name="Picture 8" descr="drms_at_homopoly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ms_at_homopolymer.png"/>
                    <pic:cNvPicPr/>
                  </pic:nvPicPr>
                  <pic:blipFill>
                    <a:blip r:embed="rId19" cstate="print"/>
                    <a:stretch>
                      <a:fillRect/>
                    </a:stretch>
                  </pic:blipFill>
                  <pic:spPr>
                    <a:xfrm>
                      <a:off x="0" y="0"/>
                      <a:ext cx="4781046" cy="5379590"/>
                    </a:xfrm>
                    <a:prstGeom prst="rect">
                      <a:avLst/>
                    </a:prstGeom>
                  </pic:spPr>
                </pic:pic>
              </a:graphicData>
            </a:graphic>
          </wp:inline>
        </w:drawing>
      </w:r>
    </w:p>
    <w:p w:rsidR="008C28DE" w:rsidRPr="008C28DE" w:rsidRDefault="008C28DE" w:rsidP="008C28DE">
      <w:pPr>
        <w:spacing w:line="480" w:lineRule="auto"/>
        <w:jc w:val="both"/>
      </w:pPr>
    </w:p>
    <w:p w:rsidR="004B2869" w:rsidRPr="008C28DE" w:rsidRDefault="004B2869" w:rsidP="008C28DE">
      <w:pPr>
        <w:spacing w:line="480" w:lineRule="auto"/>
        <w:jc w:val="both"/>
      </w:pPr>
      <w:r w:rsidRPr="008C28DE">
        <w:t xml:space="preserve">Figure 1. </w:t>
      </w:r>
      <w:fldSimple w:instr=" SEQ Figure_1. \* ARABIC ">
        <w:r w:rsidRPr="008C28DE">
          <w:rPr>
            <w:noProof/>
          </w:rPr>
          <w:t>15</w:t>
        </w:r>
      </w:fldSimple>
      <w:r w:rsidRPr="008C28DE">
        <w:t xml:space="preserve">:  HIV-1 drug resistant positions at </w:t>
      </w:r>
      <w:proofErr w:type="spellStart"/>
      <w:r w:rsidRPr="008C28DE">
        <w:t>homopolymer</w:t>
      </w:r>
      <w:proofErr w:type="spellEnd"/>
      <w:r w:rsidRPr="008C28DE">
        <w:t xml:space="preserve"> regions. Source: Dudley et al 2012 </w:t>
      </w:r>
      <w:r w:rsidR="00662B8F" w:rsidRPr="008C28DE">
        <w:fldChar w:fldCharType="begin"/>
      </w:r>
      <w:r w:rsidRPr="008C28DE">
        <w:instrText xml:space="preserve"> ADDIN EN.CITE &lt;EndNote&gt;&lt;Cite&gt;&lt;Author&gt;Dudley&lt;/Author&gt;&lt;Year&gt;2012&lt;/Year&gt;&lt;RecNum&gt;1209&lt;/RecNum&gt;&lt;record&gt;&lt;rec-number&gt;1209&lt;/rec-number&gt;&lt;foreign-keys&gt;&lt;key app="EN" db-id="fp25zzvrxrd9vke5zxqp9stbssprwstvdddz"&gt;1209&lt;/key&gt;&lt;/foreign-keys&gt;&lt;ref-type name="Journal Article"&gt;17&lt;/ref-type&gt;&lt;contributors&gt;&lt;authors&gt;&lt;author&gt;Dudley, D. M.&lt;/author&gt;&lt;author&gt;Chin, E. N.&lt;/author&gt;&lt;author&gt;Bimber, B. N.&lt;/author&gt;&lt;author&gt;Sanabani, S. S.&lt;/author&gt;&lt;author&gt;Tarosso, L. F.&lt;/author&gt;&lt;author&gt;Costa, P. R.&lt;/author&gt;&lt;author&gt;Sauer, M. M.&lt;/author&gt;&lt;author&gt;Kallas, E. G.&lt;/author&gt;&lt;author&gt;O&amp;apos;Connor, D. H.&lt;/author&gt;&lt;/authors&gt;&lt;/contributors&gt;&lt;auth-address&gt;Department of Pathology and Laboratory Medicine, University of Wisconsin-Madison, Madison, Wisconsin, United States of America.&lt;/auth-address&gt;&lt;titles&gt;&lt;title&gt;Low-cost ultra-wide genotyping using Roche/454 pyrosequencing for surveillance of HIV drug resistance&lt;/title&gt;&lt;secondary-title&gt;PLoS One&lt;/secondary-title&gt;&lt;/titles&gt;&lt;periodical&gt;&lt;full-title&gt;PLoS One&lt;/full-title&gt;&lt;/periodical&gt;&lt;pages&gt;e36494&lt;/pages&gt;&lt;volume&gt;7&lt;/volume&gt;&lt;number&gt;5&lt;/number&gt;&lt;edition&gt;2012/05/11&lt;/edition&gt;&lt;keywords&gt;&lt;keyword&gt;Drug Resistance, Viral/*genetics&lt;/keyword&gt;&lt;keyword&gt;Feasibility Studies&lt;/keyword&gt;&lt;keyword&gt;Genotyping Techniques/*economics&lt;/keyword&gt;&lt;keyword&gt;HIV/*drug effects/*genetics&lt;/keyword&gt;&lt;keyword&gt;Humans&lt;/keyword&gt;&lt;keyword&gt;Mutation&lt;/keyword&gt;&lt;keyword&gt;Polymerase Chain Reaction&lt;/keyword&gt;&lt;keyword&gt;RNA, Viral/blood/genetics&lt;/keyword&gt;&lt;keyword&gt;Sequence Analysis, RNA/*economics&lt;/keyword&gt;&lt;/keywords&gt;&lt;dates&gt;&lt;year&gt;2012&lt;/year&gt;&lt;/dates&gt;&lt;isbn&gt;1932-6203 (Electronic)&amp;#xD;1932-6203 (Linking)&lt;/isbn&gt;&lt;accession-num&gt;22574170&lt;/accession-num&gt;&lt;urls&gt;&lt;related-urls&gt;&lt;url&gt;http://www.ncbi.nlm.nih.gov/entrez/query.fcgi?cmd=Retrieve&amp;amp;db=PubMed&amp;amp;dopt=Citation&amp;amp;list_uids=22574170&lt;/url&gt;&lt;/related-urls&gt;&lt;/urls&gt;&lt;custom2&gt;3344889&lt;/custom2&gt;&lt;electronic-resource-num&gt;10.1371/journal.pone.0036494&amp;#xD;PONE-D-12-09010 [pii]&lt;/electronic-resource-num&gt;&lt;language&gt;eng&lt;/language&gt;&lt;/record&gt;&lt;/Cite&gt;&lt;/EndNote&gt;</w:instrText>
      </w:r>
      <w:r w:rsidR="00662B8F" w:rsidRPr="008C28DE">
        <w:fldChar w:fldCharType="separate"/>
      </w:r>
      <w:r w:rsidRPr="008C28DE">
        <w:rPr>
          <w:noProof/>
        </w:rPr>
        <w:t>(Dudley et al., 2012)</w:t>
      </w:r>
      <w:r w:rsidR="00662B8F" w:rsidRPr="008C28DE">
        <w:fldChar w:fldCharType="end"/>
      </w:r>
    </w:p>
    <w:p w:rsidR="004B2869" w:rsidRPr="008C28DE" w:rsidRDefault="004B2869" w:rsidP="008C28DE">
      <w:pPr>
        <w:pStyle w:val="Caption"/>
        <w:spacing w:line="480" w:lineRule="auto"/>
        <w:rPr>
          <w:color w:val="auto"/>
          <w:sz w:val="24"/>
        </w:rPr>
      </w:pPr>
    </w:p>
    <w:p w:rsidR="004B2869" w:rsidRPr="008C28DE" w:rsidRDefault="004B2869" w:rsidP="008C28DE">
      <w:pPr>
        <w:spacing w:line="480" w:lineRule="auto"/>
      </w:pPr>
    </w:p>
    <w:p w:rsidR="004B2869" w:rsidRPr="008C28DE" w:rsidRDefault="004B2869" w:rsidP="008C28DE">
      <w:pPr>
        <w:spacing w:line="480" w:lineRule="auto"/>
      </w:pPr>
    </w:p>
    <w:p w:rsidR="004B2869" w:rsidRPr="008C28DE" w:rsidRDefault="004B2869" w:rsidP="008C28DE">
      <w:pPr>
        <w:spacing w:line="480" w:lineRule="auto"/>
      </w:pPr>
    </w:p>
    <w:p w:rsidR="004F78E8" w:rsidRPr="008C28DE" w:rsidRDefault="004F78E8" w:rsidP="008C28DE">
      <w:pPr>
        <w:spacing w:line="480" w:lineRule="auto"/>
      </w:pPr>
    </w:p>
    <w:sectPr w:rsidR="004F78E8" w:rsidRPr="008C28DE" w:rsidSect="004B2869">
      <w:pgSz w:w="11899" w:h="16838"/>
      <w:pgMar w:top="1440" w:right="1800" w:bottom="1440" w:left="1800" w:header="708" w:footer="708" w:gutter="0"/>
      <w:cols w:space="708"/>
    </w:sectPr>
  </w:body>
</w:document>
</file>

<file path=word/fontTable.xml><?xml version="1.0" encoding="utf-8"?>
<w:fonts xmlns:r="http://schemas.openxmlformats.org/officeDocument/2006/relationships" xmlns:w="http://schemas.openxmlformats.org/wordprocessingml/2006/main">
  <w:font w:name="Cambria">
    <w:altName w:val="Times New Roman"/>
    <w:panose1 w:val="00000000000000000000"/>
    <w:charset w:val="4D"/>
    <w:family w:val="roman"/>
    <w:notTrueType/>
    <w:pitch w:val="default"/>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altName w:val="Arial"/>
    <w:panose1 w:val="00000000000000000000"/>
    <w:charset w:val="4D"/>
    <w:family w:val="roman"/>
    <w:notTrueType/>
    <w:pitch w:val="default"/>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compat>
    <w:doNotAutofitConstrainedTables/>
    <w:doNotVertAlignCellWithSp/>
    <w:doNotBreakConstrainedForcedTable/>
    <w:useAnsiKerningPairs/>
    <w:cachedColBalance/>
    <w:splitPgBreakAndParaMark/>
  </w:compat>
  <w:rsids>
    <w:rsidRoot w:val="004F78E8"/>
    <w:rsid w:val="000305E4"/>
    <w:rsid w:val="0029229B"/>
    <w:rsid w:val="004B2869"/>
    <w:rsid w:val="004F78E8"/>
    <w:rsid w:val="00662B8F"/>
    <w:rsid w:val="00724A73"/>
    <w:rsid w:val="00872BBA"/>
    <w:rsid w:val="008C28DE"/>
    <w:rsid w:val="00954EDA"/>
    <w:rsid w:val="00DA7C46"/>
    <w:rsid w:val="00E11AAE"/>
    <w:rsid w:val="00E372AF"/>
  </w:rsids>
  <m:mathPr>
    <m:mathFont m:val="Lucida Grande"/>
    <m:brkBin m:val="before"/>
    <m:brkBinSub m:val="--"/>
    <m:smallFrac m:val="off"/>
    <m:dispDef m:val="of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760B"/>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Caption">
    <w:name w:val="caption"/>
    <w:basedOn w:val="Normal"/>
    <w:next w:val="Normal"/>
    <w:uiPriority w:val="35"/>
    <w:semiHidden/>
    <w:unhideWhenUsed/>
    <w:qFormat/>
    <w:rsid w:val="004F78E8"/>
    <w:pPr>
      <w:spacing w:after="200"/>
    </w:pPr>
    <w:rPr>
      <w:b/>
      <w:bCs/>
      <w:color w:val="4F81BD" w:themeColor="accent1"/>
      <w:sz w:val="18"/>
      <w:szCs w:val="18"/>
    </w:rPr>
  </w:style>
  <w:style w:type="character" w:styleId="Hyperlink">
    <w:name w:val="Hyperlink"/>
    <w:basedOn w:val="DefaultParagraphFont"/>
    <w:uiPriority w:val="99"/>
    <w:semiHidden/>
    <w:unhideWhenUsed/>
    <w:rsid w:val="004F78E8"/>
    <w:rPr>
      <w:color w:val="0000FF" w:themeColor="hyperlink"/>
      <w:u w:val="single"/>
    </w:rPr>
  </w:style>
  <w:style w:type="paragraph" w:styleId="BalloonText">
    <w:name w:val="Balloon Text"/>
    <w:basedOn w:val="Normal"/>
    <w:link w:val="BalloonTextChar"/>
    <w:uiPriority w:val="99"/>
    <w:semiHidden/>
    <w:unhideWhenUsed/>
    <w:rsid w:val="00DA7C46"/>
    <w:rPr>
      <w:rFonts w:ascii="Tahoma" w:hAnsi="Tahoma" w:cs="Tahoma"/>
      <w:sz w:val="16"/>
      <w:szCs w:val="16"/>
    </w:rPr>
  </w:style>
  <w:style w:type="character" w:customStyle="1" w:styleId="BalloonTextChar">
    <w:name w:val="Balloon Text Char"/>
    <w:basedOn w:val="DefaultParagraphFont"/>
    <w:link w:val="BalloonText"/>
    <w:uiPriority w:val="99"/>
    <w:semiHidden/>
    <w:rsid w:val="00DA7C4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gif"/><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6.jpe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emf"/><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emf"/><Relationship Id="rId18" Type="http://schemas.openxmlformats.org/officeDocument/2006/relationships/image" Target="media/image14.emf"/><Relationship Id="rId19" Type="http://schemas.openxmlformats.org/officeDocument/2006/relationships/image" Target="media/image15.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hyperlink" Target="http://www.unadis.org/en/dataanalysis/datatools/aidsinfo/" TargetMode="External"/><Relationship Id="rId6" Type="http://schemas.openxmlformats.org/officeDocument/2006/relationships/image" Target="media/image2.emf"/><Relationship Id="rId7" Type="http://schemas.openxmlformats.org/officeDocument/2006/relationships/image" Target="media/image3.emf"/><Relationship Id="rId8"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15</Pages>
  <Words>2675</Words>
  <Characters>15252</Characters>
  <Application>Microsoft Macintosh Word</Application>
  <DocSecurity>0</DocSecurity>
  <Lines>127</Lines>
  <Paragraphs>30</Paragraphs>
  <ScaleCrop>false</ScaleCrop>
  <HeadingPairs>
    <vt:vector size="2" baseType="variant">
      <vt:variant>
        <vt:lpstr>Title</vt:lpstr>
      </vt:variant>
      <vt:variant>
        <vt:i4>1</vt:i4>
      </vt:variant>
    </vt:vector>
  </HeadingPairs>
  <TitlesOfParts>
    <vt:vector size="1" baseType="lpstr">
      <vt:lpstr/>
    </vt:vector>
  </TitlesOfParts>
  <Company>SANBI</Company>
  <LinksUpToDate>false</LinksUpToDate>
  <CharactersWithSpaces>18730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Shrestha</dc:creator>
  <cp:keywords/>
  <cp:lastModifiedBy>Ram Shrestha</cp:lastModifiedBy>
  <cp:revision>4</cp:revision>
  <dcterms:created xsi:type="dcterms:W3CDTF">2013-11-10T17:15:00Z</dcterms:created>
  <dcterms:modified xsi:type="dcterms:W3CDTF">2014-05-04T13:35:00Z</dcterms:modified>
</cp:coreProperties>
</file>